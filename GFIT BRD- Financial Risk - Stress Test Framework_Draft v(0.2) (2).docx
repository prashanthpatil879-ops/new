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F593E" w:rsidR="00541420" w:rsidP="00541420" w:rsidRDefault="00541420" w14:paraId="5EC6C25F" w14:textId="77777777">
      <w:pPr>
        <w:pStyle w:val="Title"/>
        <w:rPr>
          <w:rFonts w:cstheme="majorHAnsi"/>
        </w:rPr>
      </w:pPr>
      <w:bookmarkStart w:name="_Hlk199851567" w:id="0"/>
      <w:bookmarkEnd w:id="0"/>
    </w:p>
    <w:p w:rsidRPr="005F593E" w:rsidR="00541420" w:rsidP="00541420" w:rsidRDefault="00541420" w14:paraId="0A1BB1B3" w14:textId="77777777">
      <w:pPr>
        <w:pStyle w:val="Title"/>
        <w:rPr>
          <w:rFonts w:cstheme="majorHAnsi"/>
        </w:rPr>
      </w:pPr>
    </w:p>
    <w:p w:rsidRPr="005F593E" w:rsidR="00541420" w:rsidP="00541420" w:rsidRDefault="00541420" w14:paraId="637CC4D1" w14:textId="77777777">
      <w:pPr>
        <w:pStyle w:val="Title"/>
        <w:rPr>
          <w:rFonts w:cstheme="majorHAnsi"/>
        </w:rPr>
      </w:pPr>
    </w:p>
    <w:p w:rsidRPr="005F593E" w:rsidR="00541420" w:rsidP="00541420" w:rsidRDefault="00541420" w14:paraId="449766E2" w14:textId="77777777">
      <w:pPr>
        <w:pStyle w:val="Title"/>
        <w:rPr>
          <w:rFonts w:cstheme="majorHAnsi"/>
        </w:rPr>
      </w:pPr>
    </w:p>
    <w:p w:rsidRPr="005F593E" w:rsidR="00541420" w:rsidP="00541420" w:rsidRDefault="00541420" w14:paraId="7F52C796" w14:textId="77777777">
      <w:pPr>
        <w:pStyle w:val="Title"/>
        <w:rPr>
          <w:rFonts w:cstheme="majorHAnsi"/>
        </w:rPr>
      </w:pPr>
    </w:p>
    <w:p w:rsidRPr="005F593E" w:rsidR="00541420" w:rsidP="00541420" w:rsidRDefault="00541420" w14:paraId="25BFBD61" w14:textId="77777777">
      <w:pPr>
        <w:pStyle w:val="Title"/>
        <w:rPr>
          <w:rFonts w:cstheme="majorHAnsi"/>
        </w:rPr>
      </w:pPr>
    </w:p>
    <w:p w:rsidRPr="005F593E" w:rsidR="00541420" w:rsidP="00541420" w:rsidRDefault="00541420" w14:paraId="47D0FDB1" w14:textId="77777777">
      <w:pPr>
        <w:jc w:val="center"/>
        <w:rPr>
          <w:rFonts w:asciiTheme="majorHAnsi" w:hAnsiTheme="majorHAnsi" w:cstheme="majorHAnsi"/>
          <w:b/>
          <w:sz w:val="48"/>
          <w:szCs w:val="48"/>
        </w:rPr>
      </w:pPr>
      <w:r w:rsidRPr="005F593E">
        <w:rPr>
          <w:rFonts w:asciiTheme="majorHAnsi" w:hAnsiTheme="majorHAnsi" w:cstheme="majorHAnsi"/>
          <w:b/>
          <w:sz w:val="48"/>
          <w:szCs w:val="48"/>
        </w:rPr>
        <w:t>BUSINESS REQUIREMENT</w:t>
      </w:r>
      <w:r>
        <w:rPr>
          <w:rFonts w:asciiTheme="majorHAnsi" w:hAnsiTheme="majorHAnsi" w:cstheme="majorHAnsi"/>
          <w:b/>
          <w:sz w:val="48"/>
          <w:szCs w:val="48"/>
        </w:rPr>
        <w:t xml:space="preserve">S </w:t>
      </w:r>
      <w:r w:rsidRPr="005F593E">
        <w:rPr>
          <w:rFonts w:asciiTheme="majorHAnsi" w:hAnsiTheme="majorHAnsi" w:cstheme="majorHAnsi"/>
          <w:b/>
          <w:sz w:val="48"/>
          <w:szCs w:val="48"/>
        </w:rPr>
        <w:t>DOCUMENT</w:t>
      </w:r>
    </w:p>
    <w:p w:rsidRPr="005F593E" w:rsidR="00541420" w:rsidP="00541420" w:rsidRDefault="00541420" w14:paraId="37A145C5" w14:textId="77777777">
      <w:pPr>
        <w:pStyle w:val="Title"/>
        <w:jc w:val="center"/>
        <w:rPr>
          <w:rFonts w:cstheme="majorHAnsi"/>
        </w:rPr>
      </w:pPr>
    </w:p>
    <w:p w:rsidRPr="003A2A3B" w:rsidR="00541420" w:rsidP="003A2A3B" w:rsidRDefault="00450493" w14:paraId="40FE6192" w14:textId="53692601">
      <w:pPr>
        <w:jc w:val="center"/>
        <w:rPr>
          <w:rFonts w:asciiTheme="majorHAnsi" w:hAnsiTheme="majorHAnsi" w:cstheme="majorHAnsi"/>
          <w:b/>
          <w:sz w:val="48"/>
          <w:szCs w:val="48"/>
        </w:rPr>
      </w:pPr>
      <w:r>
        <w:rPr>
          <w:rFonts w:asciiTheme="majorHAnsi" w:hAnsiTheme="majorHAnsi" w:cstheme="majorHAnsi"/>
          <w:b/>
          <w:sz w:val="48"/>
          <w:szCs w:val="48"/>
        </w:rPr>
        <w:t>Financial Risk Stress Test Framework</w:t>
      </w:r>
    </w:p>
    <w:p w:rsidRPr="005F593E" w:rsidR="00541420" w:rsidP="00541420" w:rsidRDefault="00541420" w14:paraId="79F1F10E" w14:textId="77777777">
      <w:pPr>
        <w:rPr>
          <w:rFonts w:asciiTheme="majorHAnsi" w:hAnsiTheme="majorHAnsi" w:cstheme="majorHAnsi"/>
        </w:rPr>
      </w:pPr>
    </w:p>
    <w:p w:rsidRPr="005F593E" w:rsidR="00541420" w:rsidP="00541420" w:rsidRDefault="00541420" w14:paraId="51B9B02E" w14:textId="77777777">
      <w:pPr>
        <w:rPr>
          <w:rFonts w:asciiTheme="majorHAnsi" w:hAnsiTheme="majorHAnsi" w:cstheme="majorHAnsi"/>
        </w:rPr>
      </w:pPr>
    </w:p>
    <w:p w:rsidRPr="005F593E" w:rsidR="00541420" w:rsidP="00541420" w:rsidRDefault="00541420" w14:paraId="5BA8A58F" w14:textId="77777777">
      <w:pPr>
        <w:rPr>
          <w:rFonts w:asciiTheme="majorHAnsi" w:hAnsiTheme="majorHAnsi" w:cstheme="majorHAnsi"/>
        </w:rPr>
      </w:pPr>
    </w:p>
    <w:p w:rsidRPr="005F593E" w:rsidR="00541420" w:rsidP="00541420" w:rsidRDefault="00541420" w14:paraId="6FE43869" w14:textId="77777777">
      <w:pPr>
        <w:rPr>
          <w:rFonts w:asciiTheme="majorHAnsi" w:hAnsiTheme="majorHAnsi" w:cstheme="majorHAnsi"/>
        </w:rPr>
      </w:pPr>
    </w:p>
    <w:p w:rsidRPr="005F593E" w:rsidR="00541420" w:rsidP="00541420" w:rsidRDefault="00541420" w14:paraId="21550FB4" w14:textId="77777777">
      <w:pPr>
        <w:rPr>
          <w:rFonts w:asciiTheme="majorHAnsi" w:hAnsiTheme="majorHAnsi" w:cstheme="majorHAnsi"/>
        </w:rPr>
      </w:pPr>
    </w:p>
    <w:p w:rsidRPr="005F593E" w:rsidR="00541420" w:rsidP="00541420" w:rsidRDefault="00541420" w14:paraId="57483419" w14:textId="77777777">
      <w:pPr>
        <w:rPr>
          <w:rFonts w:asciiTheme="majorHAnsi" w:hAnsiTheme="majorHAnsi" w:cstheme="majorHAnsi"/>
        </w:rPr>
      </w:pPr>
    </w:p>
    <w:p w:rsidRPr="005F593E" w:rsidR="00541420" w:rsidP="00541420" w:rsidRDefault="00541420" w14:paraId="08037668" w14:textId="77777777">
      <w:pPr>
        <w:rPr>
          <w:rFonts w:asciiTheme="majorHAnsi" w:hAnsiTheme="majorHAnsi" w:cstheme="majorHAnsi"/>
        </w:rPr>
      </w:pPr>
    </w:p>
    <w:p w:rsidRPr="005F593E" w:rsidR="00541420" w:rsidP="00541420" w:rsidRDefault="00541420" w14:paraId="07E226A9" w14:textId="77777777">
      <w:pPr>
        <w:rPr>
          <w:rFonts w:asciiTheme="majorHAnsi" w:hAnsiTheme="majorHAnsi" w:cstheme="majorHAnsi"/>
        </w:rPr>
      </w:pPr>
    </w:p>
    <w:p w:rsidRPr="005F593E" w:rsidR="00541420" w:rsidP="00541420" w:rsidRDefault="00541420" w14:paraId="09F1E1B0" w14:textId="77777777">
      <w:pPr>
        <w:rPr>
          <w:rFonts w:asciiTheme="majorHAnsi" w:hAnsiTheme="majorHAnsi" w:cstheme="majorHAnsi"/>
        </w:rPr>
      </w:pPr>
    </w:p>
    <w:p w:rsidRPr="005F593E" w:rsidR="00541420" w:rsidP="00541420" w:rsidRDefault="00541420" w14:paraId="1F6BCA92" w14:textId="77777777">
      <w:pPr>
        <w:rPr>
          <w:rFonts w:asciiTheme="majorHAnsi" w:hAnsiTheme="majorHAnsi" w:cstheme="majorHAnsi"/>
        </w:rPr>
      </w:pPr>
    </w:p>
    <w:p w:rsidRPr="005F593E" w:rsidR="00541420" w:rsidP="00541420" w:rsidRDefault="00541420" w14:paraId="05470E45" w14:textId="77777777">
      <w:pPr>
        <w:rPr>
          <w:rFonts w:asciiTheme="majorHAnsi" w:hAnsiTheme="majorHAnsi" w:cstheme="majorHAnsi"/>
        </w:rPr>
      </w:pPr>
    </w:p>
    <w:p w:rsidRPr="005F593E" w:rsidR="00541420" w:rsidP="2EBDFC38" w:rsidRDefault="00541420" w14:paraId="11FB2EA2" w14:textId="77777777">
      <w:pPr>
        <w:pStyle w:val="Heading1"/>
        <w:rPr>
          <w:color w:val="auto"/>
          <w:sz w:val="22"/>
          <w:szCs w:val="22"/>
        </w:rPr>
      </w:pPr>
      <w:bookmarkStart w:name="_Toc398308071" w:id="1"/>
      <w:r w:rsidRPr="2EBDFC38">
        <w:rPr>
          <w:color w:val="auto"/>
          <w:sz w:val="22"/>
          <w:szCs w:val="22"/>
        </w:rPr>
        <w:t>1. Document Revisions</w:t>
      </w:r>
      <w:bookmarkEnd w:id="1"/>
    </w:p>
    <w:p w:rsidRPr="005F593E" w:rsidR="00541420" w:rsidP="00541420" w:rsidRDefault="00541420" w14:paraId="6C38ADDA" w14:textId="77777777">
      <w:pPr>
        <w:jc w:val="both"/>
        <w:rPr>
          <w:rFonts w:asciiTheme="majorHAnsi" w:hAnsiTheme="majorHAnsi" w:cstheme="majorHAnsi"/>
          <w:spacing w:val="-5"/>
          <w:sz w:val="20"/>
          <w:szCs w:val="20"/>
        </w:rPr>
      </w:pPr>
      <w:r w:rsidRPr="005F593E">
        <w:rPr>
          <w:rFonts w:asciiTheme="majorHAnsi" w:hAnsiTheme="majorHAnsi" w:cstheme="majorHAnsi"/>
          <w:sz w:val="20"/>
          <w:szCs w:val="20"/>
        </w:rPr>
        <w:t xml:space="preserve">Completing the following table makes it easy to come back later and track what </w:t>
      </w:r>
      <w:r w:rsidRPr="005F593E">
        <w:rPr>
          <w:rFonts w:asciiTheme="majorHAnsi" w:hAnsiTheme="majorHAnsi" w:cstheme="majorHAnsi"/>
          <w:spacing w:val="1"/>
          <w:sz w:val="20"/>
          <w:szCs w:val="20"/>
        </w:rPr>
        <w:t xml:space="preserve">changes were made to the requirements at each point in the project, who made </w:t>
      </w:r>
      <w:r w:rsidRPr="005F593E">
        <w:rPr>
          <w:rFonts w:asciiTheme="majorHAnsi" w:hAnsiTheme="majorHAnsi" w:cstheme="majorHAnsi"/>
          <w:spacing w:val="-3"/>
          <w:sz w:val="20"/>
          <w:szCs w:val="20"/>
        </w:rPr>
        <w:t xml:space="preserve">them, and why they were made. This is a way of implementing change control on </w:t>
      </w:r>
      <w:r w:rsidRPr="005F593E">
        <w:rPr>
          <w:rFonts w:asciiTheme="majorHAnsi" w:hAnsiTheme="majorHAnsi" w:cstheme="majorHAnsi"/>
          <w:spacing w:val="-5"/>
          <w:sz w:val="20"/>
          <w:szCs w:val="20"/>
        </w:rPr>
        <w:t>the BRD.</w:t>
      </w:r>
    </w:p>
    <w:tbl>
      <w:tblPr>
        <w:tblStyle w:val="TableGridLight"/>
        <w:tblpPr w:leftFromText="180" w:rightFromText="180" w:bottomFromText="200" w:vertAnchor="page" w:horzAnchor="margin" w:tblpY="3616"/>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Look w:val="00A0" w:firstRow="1" w:lastRow="0" w:firstColumn="1" w:lastColumn="0" w:noHBand="0" w:noVBand="0"/>
      </w:tblPr>
      <w:tblGrid>
        <w:gridCol w:w="1539"/>
        <w:gridCol w:w="1616"/>
        <w:gridCol w:w="6195"/>
      </w:tblGrid>
      <w:tr w:rsidRPr="005F593E" w:rsidR="003A2A3B" w:rsidTr="003A2A3B" w14:paraId="1E8FE1B9" w14:textId="77777777">
        <w:trPr>
          <w:trHeight w:val="144"/>
        </w:trPr>
        <w:tc>
          <w:tcPr>
            <w:tcW w:w="823" w:type="pct"/>
            <w:vAlign w:val="center"/>
            <w:hideMark/>
          </w:tcPr>
          <w:p w:rsidRPr="005F593E" w:rsidR="003A2A3B" w:rsidP="003A2A3B" w:rsidRDefault="003A2A3B" w14:paraId="2C704096" w14:textId="77777777">
            <w:pPr>
              <w:pStyle w:val="ChartHeaderInformation"/>
              <w:framePr w:hSpace="0" w:wrap="auto" w:hAnchor="text" w:vAnchor="margin" w:yAlign="inline"/>
              <w:spacing w:line="276" w:lineRule="auto"/>
              <w:rPr>
                <w:rFonts w:asciiTheme="majorHAnsi" w:hAnsiTheme="majorHAnsi" w:cstheme="majorHAnsi"/>
                <w:color w:val="auto"/>
              </w:rPr>
            </w:pPr>
            <w:r w:rsidRPr="005F593E">
              <w:rPr>
                <w:rFonts w:asciiTheme="majorHAnsi" w:hAnsiTheme="majorHAnsi" w:cstheme="majorHAnsi"/>
                <w:color w:val="auto"/>
              </w:rPr>
              <w:t>Date</w:t>
            </w:r>
          </w:p>
        </w:tc>
        <w:tc>
          <w:tcPr>
            <w:tcW w:w="864" w:type="pct"/>
            <w:vAlign w:val="center"/>
            <w:hideMark/>
          </w:tcPr>
          <w:p w:rsidRPr="005F593E" w:rsidR="003A2A3B" w:rsidP="003A2A3B" w:rsidRDefault="003A2A3B" w14:paraId="696A8F75" w14:textId="77777777">
            <w:pPr>
              <w:pStyle w:val="ChartHeaderInformation"/>
              <w:framePr w:hSpace="0" w:wrap="auto" w:hAnchor="text" w:vAnchor="margin" w:yAlign="inline"/>
              <w:spacing w:line="276" w:lineRule="auto"/>
              <w:rPr>
                <w:rFonts w:asciiTheme="majorHAnsi" w:hAnsiTheme="majorHAnsi" w:cstheme="majorHAnsi"/>
                <w:color w:val="auto"/>
              </w:rPr>
            </w:pPr>
            <w:r w:rsidRPr="005F593E">
              <w:rPr>
                <w:rFonts w:asciiTheme="majorHAnsi" w:hAnsiTheme="majorHAnsi" w:cstheme="majorHAnsi"/>
                <w:color w:val="auto"/>
              </w:rPr>
              <w:t>Version Number</w:t>
            </w:r>
          </w:p>
        </w:tc>
        <w:tc>
          <w:tcPr>
            <w:tcW w:w="3313" w:type="pct"/>
            <w:vAlign w:val="center"/>
            <w:hideMark/>
          </w:tcPr>
          <w:p w:rsidRPr="005F593E" w:rsidR="003A2A3B" w:rsidP="003A2A3B" w:rsidRDefault="003A2A3B" w14:paraId="380E7AF5" w14:textId="77777777">
            <w:pPr>
              <w:pStyle w:val="ChartHeaderInformation"/>
              <w:framePr w:hSpace="0" w:wrap="auto" w:hAnchor="text" w:vAnchor="margin" w:yAlign="inline"/>
              <w:spacing w:line="276" w:lineRule="auto"/>
              <w:rPr>
                <w:rFonts w:asciiTheme="majorHAnsi" w:hAnsiTheme="majorHAnsi" w:cstheme="majorHAnsi"/>
                <w:color w:val="auto"/>
              </w:rPr>
            </w:pPr>
            <w:r w:rsidRPr="005F593E">
              <w:rPr>
                <w:rFonts w:asciiTheme="majorHAnsi" w:hAnsiTheme="majorHAnsi" w:cstheme="majorHAnsi"/>
                <w:color w:val="auto"/>
              </w:rPr>
              <w:t>Document Changes</w:t>
            </w:r>
          </w:p>
        </w:tc>
      </w:tr>
      <w:tr w:rsidRPr="005F593E" w:rsidR="003A2A3B" w:rsidTr="003A2A3B" w14:paraId="1BA4CA82" w14:textId="77777777">
        <w:trPr>
          <w:trHeight w:val="288"/>
        </w:trPr>
        <w:tc>
          <w:tcPr>
            <w:tcW w:w="823" w:type="pct"/>
          </w:tcPr>
          <w:p w:rsidRPr="005F593E" w:rsidR="003A2A3B" w:rsidP="003A2A3B" w:rsidRDefault="003A2A3B" w14:paraId="10D32C15" w14:textId="77777777">
            <w:pPr>
              <w:jc w:val="both"/>
              <w:rPr>
                <w:rFonts w:asciiTheme="majorHAnsi" w:hAnsiTheme="majorHAnsi" w:cstheme="majorHAnsi"/>
                <w:sz w:val="20"/>
                <w:szCs w:val="20"/>
              </w:rPr>
            </w:pPr>
          </w:p>
        </w:tc>
        <w:tc>
          <w:tcPr>
            <w:tcW w:w="864" w:type="pct"/>
          </w:tcPr>
          <w:p w:rsidRPr="005F593E" w:rsidR="003A2A3B" w:rsidP="003A2A3B" w:rsidRDefault="003A2A3B" w14:paraId="104EEC1C" w14:textId="77777777">
            <w:pPr>
              <w:jc w:val="both"/>
              <w:rPr>
                <w:rFonts w:asciiTheme="majorHAnsi" w:hAnsiTheme="majorHAnsi" w:cstheme="majorHAnsi"/>
                <w:sz w:val="20"/>
                <w:szCs w:val="20"/>
              </w:rPr>
            </w:pPr>
          </w:p>
        </w:tc>
        <w:tc>
          <w:tcPr>
            <w:tcW w:w="3313" w:type="pct"/>
          </w:tcPr>
          <w:p w:rsidRPr="005F593E" w:rsidR="003A2A3B" w:rsidP="003A2A3B" w:rsidRDefault="003A2A3B" w14:paraId="3EC4B6C7" w14:textId="77777777">
            <w:pPr>
              <w:jc w:val="both"/>
              <w:rPr>
                <w:rFonts w:asciiTheme="majorHAnsi" w:hAnsiTheme="majorHAnsi" w:cstheme="majorHAnsi"/>
                <w:sz w:val="20"/>
                <w:szCs w:val="20"/>
              </w:rPr>
            </w:pPr>
          </w:p>
        </w:tc>
      </w:tr>
      <w:tr w:rsidRPr="005F593E" w:rsidR="003A2A3B" w:rsidTr="003A2A3B" w14:paraId="2595374D" w14:textId="77777777">
        <w:trPr>
          <w:trHeight w:val="288"/>
        </w:trPr>
        <w:tc>
          <w:tcPr>
            <w:tcW w:w="823" w:type="pct"/>
          </w:tcPr>
          <w:p w:rsidRPr="005F593E" w:rsidR="003A2A3B" w:rsidP="003A2A3B" w:rsidRDefault="003A2A3B" w14:paraId="1BF9AB61" w14:textId="77777777">
            <w:pPr>
              <w:jc w:val="both"/>
              <w:rPr>
                <w:rFonts w:asciiTheme="majorHAnsi" w:hAnsiTheme="majorHAnsi" w:cstheme="majorHAnsi"/>
                <w:sz w:val="20"/>
                <w:szCs w:val="20"/>
              </w:rPr>
            </w:pPr>
          </w:p>
        </w:tc>
        <w:tc>
          <w:tcPr>
            <w:tcW w:w="864" w:type="pct"/>
          </w:tcPr>
          <w:p w:rsidRPr="005F593E" w:rsidR="003A2A3B" w:rsidP="003A2A3B" w:rsidRDefault="003A2A3B" w14:paraId="54306D06" w14:textId="77777777">
            <w:pPr>
              <w:jc w:val="both"/>
              <w:rPr>
                <w:rFonts w:asciiTheme="majorHAnsi" w:hAnsiTheme="majorHAnsi" w:cstheme="majorHAnsi"/>
                <w:sz w:val="20"/>
                <w:szCs w:val="20"/>
              </w:rPr>
            </w:pPr>
          </w:p>
        </w:tc>
        <w:tc>
          <w:tcPr>
            <w:tcW w:w="3313" w:type="pct"/>
          </w:tcPr>
          <w:p w:rsidRPr="005F593E" w:rsidR="003A2A3B" w:rsidP="003A2A3B" w:rsidRDefault="003A2A3B" w14:paraId="60D34F47" w14:textId="77777777">
            <w:pPr>
              <w:jc w:val="both"/>
              <w:rPr>
                <w:rFonts w:asciiTheme="majorHAnsi" w:hAnsiTheme="majorHAnsi" w:cstheme="majorHAnsi"/>
                <w:sz w:val="20"/>
                <w:szCs w:val="20"/>
              </w:rPr>
            </w:pPr>
          </w:p>
        </w:tc>
      </w:tr>
      <w:tr w:rsidRPr="005F593E" w:rsidR="003A2A3B" w:rsidTr="003A2A3B" w14:paraId="38DD10CC" w14:textId="77777777">
        <w:trPr>
          <w:trHeight w:val="288"/>
        </w:trPr>
        <w:tc>
          <w:tcPr>
            <w:tcW w:w="823" w:type="pct"/>
          </w:tcPr>
          <w:p w:rsidRPr="005F593E" w:rsidR="003A2A3B" w:rsidP="003A2A3B" w:rsidRDefault="003A2A3B" w14:paraId="68775D03" w14:textId="77777777">
            <w:pPr>
              <w:pStyle w:val="ChartBodyCopy"/>
              <w:jc w:val="both"/>
              <w:rPr>
                <w:rFonts w:asciiTheme="majorHAnsi" w:hAnsiTheme="majorHAnsi" w:cstheme="majorHAnsi"/>
                <w:color w:val="auto"/>
              </w:rPr>
            </w:pPr>
          </w:p>
        </w:tc>
        <w:tc>
          <w:tcPr>
            <w:tcW w:w="864" w:type="pct"/>
          </w:tcPr>
          <w:p w:rsidRPr="005F593E" w:rsidR="003A2A3B" w:rsidP="003A2A3B" w:rsidRDefault="003A2A3B" w14:paraId="46382657" w14:textId="77777777">
            <w:pPr>
              <w:pStyle w:val="ChartBodyCopy"/>
              <w:jc w:val="both"/>
              <w:rPr>
                <w:rFonts w:asciiTheme="majorHAnsi" w:hAnsiTheme="majorHAnsi" w:cstheme="majorHAnsi"/>
                <w:color w:val="auto"/>
              </w:rPr>
            </w:pPr>
          </w:p>
        </w:tc>
        <w:tc>
          <w:tcPr>
            <w:tcW w:w="3313" w:type="pct"/>
          </w:tcPr>
          <w:p w:rsidRPr="005F593E" w:rsidR="003A2A3B" w:rsidP="003A2A3B" w:rsidRDefault="003A2A3B" w14:paraId="7323A0CF" w14:textId="77777777">
            <w:pPr>
              <w:pStyle w:val="ChartBodyCopy"/>
              <w:jc w:val="both"/>
              <w:rPr>
                <w:rFonts w:asciiTheme="majorHAnsi" w:hAnsiTheme="majorHAnsi" w:cstheme="majorHAnsi"/>
                <w:color w:val="auto"/>
              </w:rPr>
            </w:pPr>
          </w:p>
        </w:tc>
      </w:tr>
      <w:tr w:rsidRPr="005F593E" w:rsidR="003A2A3B" w:rsidTr="003A2A3B" w14:paraId="7084EE50" w14:textId="77777777">
        <w:trPr>
          <w:trHeight w:val="301"/>
        </w:trPr>
        <w:tc>
          <w:tcPr>
            <w:tcW w:w="823" w:type="pct"/>
          </w:tcPr>
          <w:p w:rsidRPr="005F593E" w:rsidR="003A2A3B" w:rsidP="003A2A3B" w:rsidRDefault="003A2A3B" w14:paraId="13DA35A8" w14:textId="77777777">
            <w:pPr>
              <w:pStyle w:val="ChartBodyCopy"/>
              <w:jc w:val="both"/>
              <w:rPr>
                <w:rFonts w:asciiTheme="majorHAnsi" w:hAnsiTheme="majorHAnsi" w:cstheme="majorHAnsi"/>
                <w:color w:val="auto"/>
              </w:rPr>
            </w:pPr>
          </w:p>
        </w:tc>
        <w:tc>
          <w:tcPr>
            <w:tcW w:w="864" w:type="pct"/>
          </w:tcPr>
          <w:p w:rsidRPr="005F593E" w:rsidR="003A2A3B" w:rsidP="003A2A3B" w:rsidRDefault="003A2A3B" w14:paraId="354935D0" w14:textId="77777777">
            <w:pPr>
              <w:pStyle w:val="ChartBodyCopy"/>
              <w:jc w:val="both"/>
              <w:rPr>
                <w:rFonts w:asciiTheme="majorHAnsi" w:hAnsiTheme="majorHAnsi" w:cstheme="majorHAnsi"/>
                <w:color w:val="auto"/>
              </w:rPr>
            </w:pPr>
          </w:p>
        </w:tc>
        <w:tc>
          <w:tcPr>
            <w:tcW w:w="3313" w:type="pct"/>
          </w:tcPr>
          <w:p w:rsidRPr="005F593E" w:rsidR="003A2A3B" w:rsidP="003A2A3B" w:rsidRDefault="003A2A3B" w14:paraId="54A246DA" w14:textId="77777777">
            <w:pPr>
              <w:pStyle w:val="ChartBodyCopy"/>
              <w:jc w:val="both"/>
              <w:rPr>
                <w:rFonts w:asciiTheme="majorHAnsi" w:hAnsiTheme="majorHAnsi" w:cstheme="majorHAnsi"/>
                <w:color w:val="auto"/>
              </w:rPr>
            </w:pPr>
          </w:p>
        </w:tc>
      </w:tr>
      <w:tr w:rsidRPr="005F593E" w:rsidR="003A2A3B" w:rsidTr="003A2A3B" w14:paraId="04F8C1B1" w14:textId="77777777">
        <w:trPr>
          <w:trHeight w:val="288"/>
        </w:trPr>
        <w:tc>
          <w:tcPr>
            <w:tcW w:w="823" w:type="pct"/>
          </w:tcPr>
          <w:p w:rsidRPr="005F593E" w:rsidR="003A2A3B" w:rsidP="003A2A3B" w:rsidRDefault="003A2A3B" w14:paraId="36B75A17" w14:textId="77777777">
            <w:pPr>
              <w:pStyle w:val="ChartBodyCopy"/>
              <w:jc w:val="both"/>
              <w:rPr>
                <w:rFonts w:asciiTheme="majorHAnsi" w:hAnsiTheme="majorHAnsi" w:cstheme="majorHAnsi"/>
                <w:color w:val="auto"/>
              </w:rPr>
            </w:pPr>
          </w:p>
        </w:tc>
        <w:tc>
          <w:tcPr>
            <w:tcW w:w="864" w:type="pct"/>
          </w:tcPr>
          <w:p w:rsidRPr="005F593E" w:rsidR="003A2A3B" w:rsidP="003A2A3B" w:rsidRDefault="003A2A3B" w14:paraId="3307F4E8" w14:textId="77777777">
            <w:pPr>
              <w:pStyle w:val="ChartBodyCopy"/>
              <w:jc w:val="both"/>
              <w:rPr>
                <w:rFonts w:asciiTheme="majorHAnsi" w:hAnsiTheme="majorHAnsi" w:cstheme="majorHAnsi"/>
                <w:color w:val="auto"/>
              </w:rPr>
            </w:pPr>
          </w:p>
        </w:tc>
        <w:tc>
          <w:tcPr>
            <w:tcW w:w="3313" w:type="pct"/>
          </w:tcPr>
          <w:p w:rsidRPr="005F593E" w:rsidR="003A2A3B" w:rsidP="003A2A3B" w:rsidRDefault="003A2A3B" w14:paraId="534B25DF" w14:textId="77777777">
            <w:pPr>
              <w:pStyle w:val="ChartBodyCopy"/>
              <w:jc w:val="both"/>
              <w:rPr>
                <w:rFonts w:asciiTheme="majorHAnsi" w:hAnsiTheme="majorHAnsi" w:cstheme="majorHAnsi"/>
                <w:color w:val="auto"/>
              </w:rPr>
            </w:pPr>
          </w:p>
        </w:tc>
      </w:tr>
      <w:tr w:rsidRPr="005F593E" w:rsidR="003A2A3B" w:rsidTr="003A2A3B" w14:paraId="701067F9" w14:textId="77777777">
        <w:trPr>
          <w:trHeight w:val="288"/>
        </w:trPr>
        <w:tc>
          <w:tcPr>
            <w:tcW w:w="823" w:type="pct"/>
          </w:tcPr>
          <w:p w:rsidRPr="005F593E" w:rsidR="003A2A3B" w:rsidP="003A2A3B" w:rsidRDefault="003A2A3B" w14:paraId="562B696F" w14:textId="77777777">
            <w:pPr>
              <w:pStyle w:val="ChartBodyCopy"/>
              <w:jc w:val="both"/>
              <w:rPr>
                <w:rFonts w:asciiTheme="majorHAnsi" w:hAnsiTheme="majorHAnsi" w:cstheme="majorHAnsi"/>
                <w:color w:val="auto"/>
              </w:rPr>
            </w:pPr>
          </w:p>
        </w:tc>
        <w:tc>
          <w:tcPr>
            <w:tcW w:w="864" w:type="pct"/>
          </w:tcPr>
          <w:p w:rsidRPr="005F593E" w:rsidR="003A2A3B" w:rsidP="003A2A3B" w:rsidRDefault="003A2A3B" w14:paraId="5A78A1C3" w14:textId="77777777">
            <w:pPr>
              <w:pStyle w:val="ChartBodyCopy"/>
              <w:jc w:val="both"/>
              <w:rPr>
                <w:rFonts w:asciiTheme="majorHAnsi" w:hAnsiTheme="majorHAnsi" w:cstheme="majorHAnsi"/>
                <w:color w:val="auto"/>
              </w:rPr>
            </w:pPr>
          </w:p>
        </w:tc>
        <w:tc>
          <w:tcPr>
            <w:tcW w:w="3313" w:type="pct"/>
          </w:tcPr>
          <w:p w:rsidRPr="005F593E" w:rsidR="003A2A3B" w:rsidP="003A2A3B" w:rsidRDefault="003A2A3B" w14:paraId="60E298E5" w14:textId="77777777">
            <w:pPr>
              <w:pStyle w:val="ChartBodyCopy"/>
              <w:jc w:val="both"/>
              <w:rPr>
                <w:rFonts w:asciiTheme="majorHAnsi" w:hAnsiTheme="majorHAnsi" w:cstheme="majorHAnsi"/>
                <w:color w:val="auto"/>
              </w:rPr>
            </w:pPr>
          </w:p>
        </w:tc>
      </w:tr>
      <w:tr w:rsidRPr="005F593E" w:rsidR="003A2A3B" w:rsidTr="003A2A3B" w14:paraId="1004E696" w14:textId="77777777">
        <w:trPr>
          <w:trHeight w:val="288"/>
        </w:trPr>
        <w:tc>
          <w:tcPr>
            <w:tcW w:w="823" w:type="pct"/>
          </w:tcPr>
          <w:p w:rsidRPr="005F593E" w:rsidR="003A2A3B" w:rsidP="003A2A3B" w:rsidRDefault="003A2A3B" w14:paraId="4071B30B" w14:textId="77777777">
            <w:pPr>
              <w:pStyle w:val="ChartBodyCopy"/>
              <w:jc w:val="both"/>
              <w:rPr>
                <w:rFonts w:asciiTheme="majorHAnsi" w:hAnsiTheme="majorHAnsi" w:cstheme="majorHAnsi"/>
                <w:color w:val="auto"/>
              </w:rPr>
            </w:pPr>
          </w:p>
        </w:tc>
        <w:tc>
          <w:tcPr>
            <w:tcW w:w="864" w:type="pct"/>
          </w:tcPr>
          <w:p w:rsidRPr="005F593E" w:rsidR="003A2A3B" w:rsidP="003A2A3B" w:rsidRDefault="003A2A3B" w14:paraId="64EE82F0" w14:textId="77777777">
            <w:pPr>
              <w:pStyle w:val="ChartBodyCopy"/>
              <w:jc w:val="both"/>
              <w:rPr>
                <w:rFonts w:asciiTheme="majorHAnsi" w:hAnsiTheme="majorHAnsi" w:cstheme="majorHAnsi"/>
                <w:color w:val="auto"/>
              </w:rPr>
            </w:pPr>
          </w:p>
        </w:tc>
        <w:tc>
          <w:tcPr>
            <w:tcW w:w="3313" w:type="pct"/>
          </w:tcPr>
          <w:p w:rsidRPr="005F593E" w:rsidR="003A2A3B" w:rsidP="003A2A3B" w:rsidRDefault="003A2A3B" w14:paraId="2D221824" w14:textId="77777777">
            <w:pPr>
              <w:pStyle w:val="ChartBodyCopy"/>
              <w:jc w:val="both"/>
              <w:rPr>
                <w:rFonts w:asciiTheme="majorHAnsi" w:hAnsiTheme="majorHAnsi" w:cstheme="majorHAnsi"/>
                <w:color w:val="auto"/>
              </w:rPr>
            </w:pPr>
          </w:p>
        </w:tc>
      </w:tr>
      <w:tr w:rsidRPr="005F593E" w:rsidR="003A2A3B" w:rsidTr="003A2A3B" w14:paraId="69A30B43" w14:textId="77777777">
        <w:trPr>
          <w:trHeight w:val="288"/>
        </w:trPr>
        <w:tc>
          <w:tcPr>
            <w:tcW w:w="823" w:type="pct"/>
          </w:tcPr>
          <w:p w:rsidRPr="005F593E" w:rsidR="003A2A3B" w:rsidP="003A2A3B" w:rsidRDefault="003A2A3B" w14:paraId="270EC33D" w14:textId="77777777">
            <w:pPr>
              <w:pStyle w:val="ChartBodyCopy"/>
              <w:jc w:val="both"/>
              <w:rPr>
                <w:rFonts w:asciiTheme="majorHAnsi" w:hAnsiTheme="majorHAnsi" w:cstheme="majorHAnsi"/>
                <w:color w:val="auto"/>
              </w:rPr>
            </w:pPr>
          </w:p>
        </w:tc>
        <w:tc>
          <w:tcPr>
            <w:tcW w:w="864" w:type="pct"/>
          </w:tcPr>
          <w:p w:rsidRPr="005F593E" w:rsidR="003A2A3B" w:rsidP="003A2A3B" w:rsidRDefault="003A2A3B" w14:paraId="7C64BE38" w14:textId="77777777">
            <w:pPr>
              <w:pStyle w:val="ChartBodyCopy"/>
              <w:jc w:val="both"/>
              <w:rPr>
                <w:rFonts w:asciiTheme="majorHAnsi" w:hAnsiTheme="majorHAnsi" w:cstheme="majorHAnsi"/>
                <w:color w:val="auto"/>
              </w:rPr>
            </w:pPr>
          </w:p>
        </w:tc>
        <w:tc>
          <w:tcPr>
            <w:tcW w:w="3313" w:type="pct"/>
          </w:tcPr>
          <w:p w:rsidRPr="005F593E" w:rsidR="003A2A3B" w:rsidP="003A2A3B" w:rsidRDefault="003A2A3B" w14:paraId="3FE259FD" w14:textId="77777777">
            <w:pPr>
              <w:pStyle w:val="ChartBodyCopy"/>
              <w:jc w:val="both"/>
              <w:rPr>
                <w:rFonts w:asciiTheme="majorHAnsi" w:hAnsiTheme="majorHAnsi" w:cstheme="majorHAnsi"/>
                <w:color w:val="auto"/>
              </w:rPr>
            </w:pPr>
          </w:p>
        </w:tc>
      </w:tr>
      <w:tr w:rsidRPr="005F593E" w:rsidR="003A2A3B" w:rsidTr="003A2A3B" w14:paraId="4C595507" w14:textId="77777777">
        <w:trPr>
          <w:trHeight w:val="288"/>
        </w:trPr>
        <w:tc>
          <w:tcPr>
            <w:tcW w:w="823" w:type="pct"/>
          </w:tcPr>
          <w:p w:rsidRPr="005F593E" w:rsidR="003A2A3B" w:rsidP="003A2A3B" w:rsidRDefault="003A2A3B" w14:paraId="2EF3E6B4" w14:textId="77777777">
            <w:pPr>
              <w:pStyle w:val="ChartBodyCopy"/>
              <w:jc w:val="both"/>
              <w:rPr>
                <w:rFonts w:asciiTheme="majorHAnsi" w:hAnsiTheme="majorHAnsi" w:cstheme="majorHAnsi"/>
                <w:color w:val="auto"/>
              </w:rPr>
            </w:pPr>
          </w:p>
        </w:tc>
        <w:tc>
          <w:tcPr>
            <w:tcW w:w="864" w:type="pct"/>
          </w:tcPr>
          <w:p w:rsidRPr="005F593E" w:rsidR="003A2A3B" w:rsidP="003A2A3B" w:rsidRDefault="003A2A3B" w14:paraId="5DE6474E" w14:textId="77777777">
            <w:pPr>
              <w:pStyle w:val="ChartBodyCopy"/>
              <w:jc w:val="both"/>
              <w:rPr>
                <w:rFonts w:asciiTheme="majorHAnsi" w:hAnsiTheme="majorHAnsi" w:cstheme="majorHAnsi"/>
                <w:color w:val="auto"/>
              </w:rPr>
            </w:pPr>
          </w:p>
        </w:tc>
        <w:tc>
          <w:tcPr>
            <w:tcW w:w="3313" w:type="pct"/>
          </w:tcPr>
          <w:p w:rsidRPr="005F593E" w:rsidR="003A2A3B" w:rsidP="003A2A3B" w:rsidRDefault="003A2A3B" w14:paraId="664A52DA" w14:textId="77777777">
            <w:pPr>
              <w:pStyle w:val="ChartBodyCopy"/>
              <w:jc w:val="both"/>
              <w:rPr>
                <w:rFonts w:asciiTheme="majorHAnsi" w:hAnsiTheme="majorHAnsi" w:cstheme="majorHAnsi"/>
                <w:color w:val="auto"/>
              </w:rPr>
            </w:pPr>
          </w:p>
        </w:tc>
      </w:tr>
      <w:tr w:rsidRPr="005F593E" w:rsidR="003A2A3B" w:rsidTr="003A2A3B" w14:paraId="33EDC191" w14:textId="77777777">
        <w:trPr>
          <w:trHeight w:val="288"/>
        </w:trPr>
        <w:tc>
          <w:tcPr>
            <w:tcW w:w="823" w:type="pct"/>
          </w:tcPr>
          <w:p w:rsidRPr="005F593E" w:rsidR="003A2A3B" w:rsidP="003A2A3B" w:rsidRDefault="003A2A3B" w14:paraId="1A1FD399" w14:textId="77777777">
            <w:pPr>
              <w:pStyle w:val="ChartBodyCopy"/>
              <w:jc w:val="both"/>
              <w:rPr>
                <w:rFonts w:asciiTheme="majorHAnsi" w:hAnsiTheme="majorHAnsi" w:cstheme="majorHAnsi"/>
                <w:color w:val="auto"/>
              </w:rPr>
            </w:pPr>
          </w:p>
        </w:tc>
        <w:tc>
          <w:tcPr>
            <w:tcW w:w="864" w:type="pct"/>
          </w:tcPr>
          <w:p w:rsidRPr="005F593E" w:rsidR="003A2A3B" w:rsidP="003A2A3B" w:rsidRDefault="003A2A3B" w14:paraId="52055731" w14:textId="77777777">
            <w:pPr>
              <w:pStyle w:val="ChartBodyCopy"/>
              <w:jc w:val="both"/>
              <w:rPr>
                <w:rFonts w:asciiTheme="majorHAnsi" w:hAnsiTheme="majorHAnsi" w:cstheme="majorHAnsi"/>
                <w:color w:val="auto"/>
              </w:rPr>
            </w:pPr>
          </w:p>
        </w:tc>
        <w:tc>
          <w:tcPr>
            <w:tcW w:w="3313" w:type="pct"/>
          </w:tcPr>
          <w:p w:rsidRPr="005F593E" w:rsidR="003A2A3B" w:rsidP="003A2A3B" w:rsidRDefault="003A2A3B" w14:paraId="31EEDF00" w14:textId="77777777">
            <w:pPr>
              <w:pStyle w:val="ChartBodyCopy"/>
              <w:jc w:val="both"/>
              <w:rPr>
                <w:rFonts w:asciiTheme="majorHAnsi" w:hAnsiTheme="majorHAnsi" w:cstheme="majorHAnsi"/>
                <w:color w:val="auto"/>
              </w:rPr>
            </w:pPr>
          </w:p>
        </w:tc>
      </w:tr>
      <w:tr w:rsidRPr="005F593E" w:rsidR="003A2A3B" w:rsidTr="003A2A3B" w14:paraId="7B0DE0E8" w14:textId="77777777">
        <w:trPr>
          <w:trHeight w:val="288"/>
        </w:trPr>
        <w:tc>
          <w:tcPr>
            <w:tcW w:w="823" w:type="pct"/>
          </w:tcPr>
          <w:p w:rsidRPr="005F593E" w:rsidR="003A2A3B" w:rsidP="003A2A3B" w:rsidRDefault="003A2A3B" w14:paraId="4327A4DA" w14:textId="77777777">
            <w:pPr>
              <w:pStyle w:val="ChartBodyCopy"/>
              <w:jc w:val="both"/>
              <w:rPr>
                <w:rFonts w:asciiTheme="majorHAnsi" w:hAnsiTheme="majorHAnsi" w:cstheme="majorHAnsi"/>
                <w:color w:val="auto"/>
              </w:rPr>
            </w:pPr>
          </w:p>
        </w:tc>
        <w:tc>
          <w:tcPr>
            <w:tcW w:w="864" w:type="pct"/>
          </w:tcPr>
          <w:p w:rsidRPr="005F593E" w:rsidR="003A2A3B" w:rsidP="003A2A3B" w:rsidRDefault="003A2A3B" w14:paraId="62EC1C7B" w14:textId="77777777">
            <w:pPr>
              <w:pStyle w:val="ChartBodyCopy"/>
              <w:jc w:val="both"/>
              <w:rPr>
                <w:rFonts w:asciiTheme="majorHAnsi" w:hAnsiTheme="majorHAnsi" w:cstheme="majorHAnsi"/>
                <w:color w:val="auto"/>
              </w:rPr>
            </w:pPr>
          </w:p>
        </w:tc>
        <w:tc>
          <w:tcPr>
            <w:tcW w:w="3313" w:type="pct"/>
          </w:tcPr>
          <w:p w:rsidRPr="005F593E" w:rsidR="003A2A3B" w:rsidP="003A2A3B" w:rsidRDefault="003A2A3B" w14:paraId="170D79FF" w14:textId="77777777">
            <w:pPr>
              <w:pStyle w:val="ChartBodyCopy"/>
              <w:jc w:val="both"/>
              <w:rPr>
                <w:rFonts w:asciiTheme="majorHAnsi" w:hAnsiTheme="majorHAnsi" w:cstheme="majorHAnsi"/>
                <w:color w:val="auto"/>
              </w:rPr>
            </w:pPr>
          </w:p>
        </w:tc>
      </w:tr>
      <w:tr w:rsidRPr="005F593E" w:rsidR="003A2A3B" w:rsidTr="003A2A3B" w14:paraId="512D2503" w14:textId="77777777">
        <w:trPr>
          <w:trHeight w:val="288"/>
        </w:trPr>
        <w:tc>
          <w:tcPr>
            <w:tcW w:w="823" w:type="pct"/>
          </w:tcPr>
          <w:p w:rsidRPr="005F593E" w:rsidR="003A2A3B" w:rsidP="003A2A3B" w:rsidRDefault="003A2A3B" w14:paraId="5E7A2A1A" w14:textId="77777777">
            <w:pPr>
              <w:pStyle w:val="ChartBodyCopy"/>
              <w:jc w:val="both"/>
              <w:rPr>
                <w:rFonts w:asciiTheme="majorHAnsi" w:hAnsiTheme="majorHAnsi" w:cstheme="majorHAnsi"/>
                <w:color w:val="auto"/>
              </w:rPr>
            </w:pPr>
          </w:p>
        </w:tc>
        <w:tc>
          <w:tcPr>
            <w:tcW w:w="864" w:type="pct"/>
          </w:tcPr>
          <w:p w:rsidRPr="005F593E" w:rsidR="003A2A3B" w:rsidP="003A2A3B" w:rsidRDefault="003A2A3B" w14:paraId="0FAE112C" w14:textId="77777777">
            <w:pPr>
              <w:pStyle w:val="ChartBodyCopy"/>
              <w:jc w:val="both"/>
              <w:rPr>
                <w:rFonts w:asciiTheme="majorHAnsi" w:hAnsiTheme="majorHAnsi" w:cstheme="majorHAnsi"/>
                <w:color w:val="auto"/>
              </w:rPr>
            </w:pPr>
          </w:p>
        </w:tc>
        <w:tc>
          <w:tcPr>
            <w:tcW w:w="3313" w:type="pct"/>
          </w:tcPr>
          <w:p w:rsidRPr="005F593E" w:rsidR="003A2A3B" w:rsidP="003A2A3B" w:rsidRDefault="003A2A3B" w14:paraId="23D583C7" w14:textId="77777777">
            <w:pPr>
              <w:pStyle w:val="ChartBodyCopy"/>
              <w:jc w:val="both"/>
              <w:rPr>
                <w:rFonts w:asciiTheme="majorHAnsi" w:hAnsiTheme="majorHAnsi" w:cstheme="majorHAnsi"/>
                <w:color w:val="auto"/>
              </w:rPr>
            </w:pPr>
          </w:p>
        </w:tc>
      </w:tr>
    </w:tbl>
    <w:p w:rsidRPr="005F593E" w:rsidR="00541420" w:rsidP="00541420" w:rsidRDefault="00541420" w14:paraId="4A961ED4" w14:textId="77777777">
      <w:pPr>
        <w:jc w:val="both"/>
        <w:rPr>
          <w:rFonts w:asciiTheme="majorHAnsi" w:hAnsiTheme="majorHAnsi" w:cstheme="majorHAnsi"/>
          <w:spacing w:val="-5"/>
        </w:rPr>
      </w:pPr>
    </w:p>
    <w:p w:rsidRPr="005F593E" w:rsidR="00541420" w:rsidP="00541420" w:rsidRDefault="00541420" w14:paraId="7C297BA3" w14:textId="77777777">
      <w:pPr>
        <w:jc w:val="both"/>
        <w:rPr>
          <w:rFonts w:asciiTheme="majorHAnsi" w:hAnsiTheme="majorHAnsi" w:cstheme="majorHAnsi"/>
          <w:spacing w:val="-5"/>
        </w:rPr>
      </w:pPr>
    </w:p>
    <w:p w:rsidRPr="005F593E" w:rsidR="00541420" w:rsidP="00541420" w:rsidRDefault="00541420" w14:paraId="5E790723" w14:textId="77777777">
      <w:pPr>
        <w:rPr>
          <w:rFonts w:asciiTheme="majorHAnsi" w:hAnsiTheme="majorHAnsi" w:cstheme="majorHAnsi"/>
        </w:rPr>
      </w:pPr>
    </w:p>
    <w:p w:rsidRPr="005F593E" w:rsidR="00541420" w:rsidP="00541420" w:rsidRDefault="00541420" w14:paraId="6413AB58" w14:textId="77777777">
      <w:pPr>
        <w:jc w:val="both"/>
        <w:rPr>
          <w:rFonts w:asciiTheme="majorHAnsi" w:hAnsiTheme="majorHAnsi" w:cstheme="majorHAnsi"/>
          <w:b/>
          <w:sz w:val="32"/>
        </w:rPr>
      </w:pPr>
    </w:p>
    <w:p w:rsidRPr="005F593E" w:rsidR="00541420" w:rsidP="00541420" w:rsidRDefault="00541420" w14:paraId="61A142CE" w14:textId="77777777">
      <w:pPr>
        <w:jc w:val="both"/>
        <w:rPr>
          <w:rFonts w:asciiTheme="majorHAnsi" w:hAnsiTheme="majorHAnsi" w:cstheme="majorHAnsi"/>
        </w:rPr>
      </w:pPr>
    </w:p>
    <w:p w:rsidRPr="005F593E" w:rsidR="00541420" w:rsidP="44737C04" w:rsidRDefault="00541420" w14:paraId="028CD200" w14:textId="77777777">
      <w:pPr>
        <w:jc w:val="both"/>
        <w:rPr>
          <w:rFonts w:asciiTheme="majorHAnsi" w:hAnsiTheme="majorHAnsi" w:cstheme="majorBidi"/>
        </w:rPr>
      </w:pPr>
    </w:p>
    <w:p w:rsidR="44737C04" w:rsidP="44737C04" w:rsidRDefault="44737C04" w14:paraId="17CBEFA6" w14:textId="3906E6F6">
      <w:pPr>
        <w:jc w:val="both"/>
        <w:rPr>
          <w:rFonts w:asciiTheme="majorHAnsi" w:hAnsiTheme="majorHAnsi" w:cstheme="majorBidi"/>
        </w:rPr>
      </w:pPr>
    </w:p>
    <w:p w:rsidR="44737C04" w:rsidP="44737C04" w:rsidRDefault="44737C04" w14:paraId="66026A4B" w14:textId="0B0028A3">
      <w:pPr>
        <w:jc w:val="both"/>
        <w:rPr>
          <w:rFonts w:asciiTheme="majorHAnsi" w:hAnsiTheme="majorHAnsi" w:cstheme="majorBidi"/>
        </w:rPr>
      </w:pPr>
    </w:p>
    <w:p w:rsidR="00541420" w:rsidP="00541420" w:rsidRDefault="00541420" w14:paraId="35B6E04B" w14:textId="77777777">
      <w:pPr>
        <w:jc w:val="both"/>
        <w:rPr>
          <w:rFonts w:asciiTheme="majorHAnsi" w:hAnsiTheme="majorHAnsi" w:cstheme="majorHAnsi"/>
        </w:rPr>
      </w:pPr>
    </w:p>
    <w:p w:rsidR="001D48E3" w:rsidP="00541420" w:rsidRDefault="001D48E3" w14:paraId="76CCA125" w14:textId="77777777">
      <w:pPr>
        <w:jc w:val="both"/>
        <w:rPr>
          <w:rFonts w:asciiTheme="majorHAnsi" w:hAnsiTheme="majorHAnsi" w:cstheme="majorHAnsi"/>
        </w:rPr>
      </w:pPr>
    </w:p>
    <w:p w:rsidRPr="005F593E" w:rsidR="001D48E3" w:rsidP="00541420" w:rsidRDefault="001D48E3" w14:paraId="2828896B" w14:textId="77777777">
      <w:pPr>
        <w:jc w:val="both"/>
        <w:rPr>
          <w:rFonts w:asciiTheme="majorHAnsi" w:hAnsiTheme="majorHAnsi" w:cstheme="majorHAnsi"/>
        </w:rPr>
      </w:pPr>
    </w:p>
    <w:sdt>
      <w:sdtPr>
        <w:rPr>
          <w:rFonts w:ascii="Times New Roman" w:hAnsi="Times New Roman" w:eastAsia="Calibri" w:cs="Times New Roman"/>
          <w:b w:val="0"/>
          <w:bCs w:val="0"/>
          <w:color w:val="auto"/>
          <w:sz w:val="20"/>
          <w:szCs w:val="20"/>
        </w:rPr>
        <w:id w:val="60894439"/>
        <w:docPartObj>
          <w:docPartGallery w:val="Table of Contents"/>
          <w:docPartUnique/>
        </w:docPartObj>
      </w:sdtPr>
      <w:sdtContent>
        <w:p w:rsidRPr="005F593E" w:rsidR="00541420" w:rsidP="2EBDFC38" w:rsidRDefault="00541420" w14:paraId="43C771FD" w14:textId="77777777">
          <w:pPr>
            <w:pStyle w:val="TOCHeading"/>
            <w:rPr>
              <w:color w:val="auto"/>
              <w:sz w:val="20"/>
              <w:szCs w:val="20"/>
            </w:rPr>
          </w:pPr>
          <w:r w:rsidRPr="2EBDFC38">
            <w:rPr>
              <w:color w:val="auto"/>
              <w:sz w:val="20"/>
              <w:szCs w:val="20"/>
            </w:rPr>
            <w:t>Table of Contents</w:t>
          </w:r>
        </w:p>
        <w:p w:rsidR="00A31143" w:rsidP="2EBDFC38" w:rsidRDefault="00A31143" w14:paraId="596B1892" w14:textId="4CE00D29">
          <w:pPr>
            <w:pStyle w:val="TOC1"/>
            <w:tabs>
              <w:tab w:val="right" w:leader="dot" w:pos="9345"/>
            </w:tabs>
            <w:rPr>
              <w:rStyle w:val="Hyperlink"/>
              <w:noProof/>
              <w:kern w:val="2"/>
              <w14:ligatures w14:val="standardContextual"/>
            </w:rPr>
          </w:pPr>
          <w:r>
            <w:fldChar w:fldCharType="begin"/>
          </w:r>
          <w:r w:rsidR="00541420">
            <w:instrText>TOC \o "1-3" \z \u \h</w:instrText>
          </w:r>
          <w:r>
            <w:fldChar w:fldCharType="separate"/>
          </w:r>
          <w:hyperlink w:anchor="_Toc398308071">
            <w:r w:rsidRPr="2EBDFC38" w:rsidR="2EBDFC38">
              <w:rPr>
                <w:rStyle w:val="Hyperlink"/>
              </w:rPr>
              <w:t>1. Document Revisions</w:t>
            </w:r>
            <w:r w:rsidR="00541420">
              <w:tab/>
            </w:r>
            <w:r w:rsidR="00541420">
              <w:fldChar w:fldCharType="begin"/>
            </w:r>
            <w:r w:rsidR="00541420">
              <w:instrText>PAGEREF _Toc398308071 \h</w:instrText>
            </w:r>
            <w:r w:rsidR="00541420">
              <w:fldChar w:fldCharType="separate"/>
            </w:r>
            <w:r w:rsidRPr="2EBDFC38" w:rsidR="2EBDFC38">
              <w:rPr>
                <w:rStyle w:val="Hyperlink"/>
              </w:rPr>
              <w:t>1</w:t>
            </w:r>
            <w:r w:rsidR="00541420">
              <w:fldChar w:fldCharType="end"/>
            </w:r>
          </w:hyperlink>
        </w:p>
        <w:p w:rsidR="00A31143" w:rsidP="2EBDFC38" w:rsidRDefault="2EBDFC38" w14:paraId="7C9A8BFA" w14:textId="3477DC27">
          <w:pPr>
            <w:pStyle w:val="TOC1"/>
            <w:tabs>
              <w:tab w:val="right" w:leader="dot" w:pos="9345"/>
            </w:tabs>
            <w:rPr>
              <w:rStyle w:val="Hyperlink"/>
              <w:noProof/>
              <w:kern w:val="2"/>
              <w14:ligatures w14:val="standardContextual"/>
            </w:rPr>
          </w:pPr>
          <w:hyperlink w:anchor="_Toc412032279">
            <w:r w:rsidRPr="2EBDFC38">
              <w:rPr>
                <w:rStyle w:val="Hyperlink"/>
              </w:rPr>
              <w:t>2. Introduction</w:t>
            </w:r>
            <w:r w:rsidR="00A31143">
              <w:tab/>
            </w:r>
            <w:r w:rsidR="00A31143">
              <w:fldChar w:fldCharType="begin"/>
            </w:r>
            <w:r w:rsidR="00A31143">
              <w:instrText>PAGEREF _Toc412032279 \h</w:instrText>
            </w:r>
            <w:r w:rsidR="00A31143">
              <w:fldChar w:fldCharType="separate"/>
            </w:r>
            <w:r w:rsidRPr="2EBDFC38">
              <w:rPr>
                <w:rStyle w:val="Hyperlink"/>
              </w:rPr>
              <w:t>3</w:t>
            </w:r>
            <w:r w:rsidR="00A31143">
              <w:fldChar w:fldCharType="end"/>
            </w:r>
          </w:hyperlink>
        </w:p>
        <w:p w:rsidR="00A31143" w:rsidP="2EBDFC38" w:rsidRDefault="2EBDFC38" w14:paraId="4FF8E816" w14:textId="02DFAA71">
          <w:pPr>
            <w:pStyle w:val="TOC2"/>
            <w:tabs>
              <w:tab w:val="right" w:leader="dot" w:pos="9345"/>
            </w:tabs>
            <w:rPr>
              <w:rStyle w:val="Hyperlink"/>
              <w:noProof/>
              <w:kern w:val="2"/>
              <w14:ligatures w14:val="standardContextual"/>
            </w:rPr>
          </w:pPr>
          <w:hyperlink w:anchor="_Toc1824704807">
            <w:r w:rsidRPr="2EBDFC38">
              <w:rPr>
                <w:rStyle w:val="Hyperlink"/>
              </w:rPr>
              <w:t>2.1 Project Summary</w:t>
            </w:r>
            <w:r w:rsidR="00A31143">
              <w:tab/>
            </w:r>
            <w:r w:rsidR="00A31143">
              <w:fldChar w:fldCharType="begin"/>
            </w:r>
            <w:r w:rsidR="00A31143">
              <w:instrText>PAGEREF _Toc1824704807 \h</w:instrText>
            </w:r>
            <w:r w:rsidR="00A31143">
              <w:fldChar w:fldCharType="separate"/>
            </w:r>
            <w:r w:rsidRPr="2EBDFC38">
              <w:rPr>
                <w:rStyle w:val="Hyperlink"/>
              </w:rPr>
              <w:t>3</w:t>
            </w:r>
            <w:r w:rsidR="00A31143">
              <w:fldChar w:fldCharType="end"/>
            </w:r>
          </w:hyperlink>
        </w:p>
        <w:p w:rsidR="00A31143" w:rsidP="2EBDFC38" w:rsidRDefault="2EBDFC38" w14:paraId="1AEC6DFC" w14:textId="25D47C8C">
          <w:pPr>
            <w:pStyle w:val="TOC3"/>
            <w:tabs>
              <w:tab w:val="right" w:leader="dot" w:pos="9345"/>
            </w:tabs>
            <w:rPr>
              <w:rStyle w:val="Hyperlink"/>
              <w:noProof/>
              <w:kern w:val="2"/>
              <w14:ligatures w14:val="standardContextual"/>
            </w:rPr>
          </w:pPr>
          <w:hyperlink w:anchor="_Toc2024222159">
            <w:r w:rsidRPr="2EBDFC38">
              <w:rPr>
                <w:rStyle w:val="Hyperlink"/>
              </w:rPr>
              <w:t>2.1.1 Background &amp; Overview:</w:t>
            </w:r>
            <w:r w:rsidR="00A31143">
              <w:tab/>
            </w:r>
            <w:r w:rsidR="00A31143">
              <w:fldChar w:fldCharType="begin"/>
            </w:r>
            <w:r w:rsidR="00A31143">
              <w:instrText>PAGEREF _Toc2024222159 \h</w:instrText>
            </w:r>
            <w:r w:rsidR="00A31143">
              <w:fldChar w:fldCharType="separate"/>
            </w:r>
            <w:r w:rsidRPr="2EBDFC38">
              <w:rPr>
                <w:rStyle w:val="Hyperlink"/>
              </w:rPr>
              <w:t>3</w:t>
            </w:r>
            <w:r w:rsidR="00A31143">
              <w:fldChar w:fldCharType="end"/>
            </w:r>
          </w:hyperlink>
        </w:p>
        <w:p w:rsidR="00A31143" w:rsidP="2EBDFC38" w:rsidRDefault="2EBDFC38" w14:paraId="7B4415CA" w14:textId="1F4532CB">
          <w:pPr>
            <w:pStyle w:val="TOC2"/>
            <w:tabs>
              <w:tab w:val="right" w:leader="dot" w:pos="9345"/>
            </w:tabs>
            <w:rPr>
              <w:rStyle w:val="Hyperlink"/>
              <w:noProof/>
              <w:kern w:val="2"/>
              <w14:ligatures w14:val="standardContextual"/>
            </w:rPr>
          </w:pPr>
          <w:hyperlink w:anchor="_Toc232025795">
            <w:r w:rsidRPr="2EBDFC38">
              <w:rPr>
                <w:rStyle w:val="Hyperlink"/>
              </w:rPr>
              <w:t>2.2 BRD Scope:</w:t>
            </w:r>
            <w:r w:rsidR="00A31143">
              <w:tab/>
            </w:r>
            <w:r w:rsidR="00A31143">
              <w:fldChar w:fldCharType="begin"/>
            </w:r>
            <w:r w:rsidR="00A31143">
              <w:instrText>PAGEREF _Toc232025795 \h</w:instrText>
            </w:r>
            <w:r w:rsidR="00A31143">
              <w:fldChar w:fldCharType="separate"/>
            </w:r>
            <w:r w:rsidRPr="2EBDFC38">
              <w:rPr>
                <w:rStyle w:val="Hyperlink"/>
              </w:rPr>
              <w:t>5</w:t>
            </w:r>
            <w:r w:rsidR="00A31143">
              <w:fldChar w:fldCharType="end"/>
            </w:r>
          </w:hyperlink>
        </w:p>
        <w:p w:rsidR="00A31143" w:rsidP="2EBDFC38" w:rsidRDefault="2EBDFC38" w14:paraId="7E04DDE4" w14:textId="7F43193D">
          <w:pPr>
            <w:pStyle w:val="TOC3"/>
            <w:tabs>
              <w:tab w:val="right" w:leader="dot" w:pos="9345"/>
            </w:tabs>
            <w:rPr>
              <w:rStyle w:val="Hyperlink"/>
              <w:noProof/>
              <w:kern w:val="2"/>
              <w14:ligatures w14:val="standardContextual"/>
            </w:rPr>
          </w:pPr>
          <w:hyperlink w:anchor="_Toc1064565812">
            <w:r w:rsidRPr="2EBDFC38">
              <w:rPr>
                <w:rStyle w:val="Hyperlink"/>
              </w:rPr>
              <w:t>2.2.1   In Scope</w:t>
            </w:r>
            <w:r w:rsidR="00A31143">
              <w:tab/>
            </w:r>
            <w:r w:rsidR="00A31143">
              <w:fldChar w:fldCharType="begin"/>
            </w:r>
            <w:r w:rsidR="00A31143">
              <w:instrText>PAGEREF _Toc1064565812 \h</w:instrText>
            </w:r>
            <w:r w:rsidR="00A31143">
              <w:fldChar w:fldCharType="separate"/>
            </w:r>
            <w:r w:rsidRPr="2EBDFC38">
              <w:rPr>
                <w:rStyle w:val="Hyperlink"/>
              </w:rPr>
              <w:t>5</w:t>
            </w:r>
            <w:r w:rsidR="00A31143">
              <w:fldChar w:fldCharType="end"/>
            </w:r>
          </w:hyperlink>
        </w:p>
        <w:p w:rsidR="00A31143" w:rsidP="2EBDFC38" w:rsidRDefault="2EBDFC38" w14:paraId="1BC1693E" w14:textId="10BF7C11">
          <w:pPr>
            <w:pStyle w:val="TOC3"/>
            <w:tabs>
              <w:tab w:val="right" w:leader="dot" w:pos="9345"/>
            </w:tabs>
            <w:rPr>
              <w:rStyle w:val="Hyperlink"/>
              <w:noProof/>
              <w:kern w:val="2"/>
              <w14:ligatures w14:val="standardContextual"/>
            </w:rPr>
          </w:pPr>
          <w:hyperlink w:anchor="_Toc1146311157">
            <w:r w:rsidRPr="2EBDFC38">
              <w:rPr>
                <w:rStyle w:val="Hyperlink"/>
              </w:rPr>
              <w:t>2.2.2   Out Scope</w:t>
            </w:r>
            <w:r w:rsidR="00A31143">
              <w:tab/>
            </w:r>
            <w:r w:rsidR="00A31143">
              <w:fldChar w:fldCharType="begin"/>
            </w:r>
            <w:r w:rsidR="00A31143">
              <w:instrText>PAGEREF _Toc1146311157 \h</w:instrText>
            </w:r>
            <w:r w:rsidR="00A31143">
              <w:fldChar w:fldCharType="separate"/>
            </w:r>
            <w:r w:rsidRPr="2EBDFC38">
              <w:rPr>
                <w:rStyle w:val="Hyperlink"/>
              </w:rPr>
              <w:t>5</w:t>
            </w:r>
            <w:r w:rsidR="00A31143">
              <w:fldChar w:fldCharType="end"/>
            </w:r>
          </w:hyperlink>
        </w:p>
        <w:p w:rsidR="00A31143" w:rsidP="2EBDFC38" w:rsidRDefault="2EBDFC38" w14:paraId="65EF3B46" w14:textId="5797C7F2">
          <w:pPr>
            <w:pStyle w:val="TOC3"/>
            <w:tabs>
              <w:tab w:val="right" w:leader="dot" w:pos="9345"/>
            </w:tabs>
            <w:rPr>
              <w:rStyle w:val="Hyperlink"/>
              <w:noProof/>
              <w:kern w:val="2"/>
              <w14:ligatures w14:val="standardContextual"/>
            </w:rPr>
          </w:pPr>
          <w:hyperlink w:anchor="_Toc1308482242">
            <w:r w:rsidRPr="2EBDFC38">
              <w:rPr>
                <w:rStyle w:val="Hyperlink"/>
              </w:rPr>
              <w:t>2.2.3   Benefits</w:t>
            </w:r>
            <w:r w:rsidR="00A31143">
              <w:tab/>
            </w:r>
            <w:r w:rsidR="00A31143">
              <w:fldChar w:fldCharType="begin"/>
            </w:r>
            <w:r w:rsidR="00A31143">
              <w:instrText>PAGEREF _Toc1308482242 \h</w:instrText>
            </w:r>
            <w:r w:rsidR="00A31143">
              <w:fldChar w:fldCharType="separate"/>
            </w:r>
            <w:r w:rsidRPr="2EBDFC38">
              <w:rPr>
                <w:rStyle w:val="Hyperlink"/>
              </w:rPr>
              <w:t>5</w:t>
            </w:r>
            <w:r w:rsidR="00A31143">
              <w:fldChar w:fldCharType="end"/>
            </w:r>
          </w:hyperlink>
        </w:p>
        <w:p w:rsidR="00A31143" w:rsidP="2EBDFC38" w:rsidRDefault="2EBDFC38" w14:paraId="25C1DEC6" w14:textId="2170F923">
          <w:pPr>
            <w:pStyle w:val="TOC3"/>
            <w:tabs>
              <w:tab w:val="left" w:pos="990"/>
              <w:tab w:val="right" w:leader="dot" w:pos="9345"/>
            </w:tabs>
            <w:rPr>
              <w:rStyle w:val="Hyperlink"/>
              <w:noProof/>
              <w:kern w:val="2"/>
              <w14:ligatures w14:val="standardContextual"/>
            </w:rPr>
          </w:pPr>
          <w:hyperlink w:anchor="_Toc1987597733">
            <w:r w:rsidRPr="2EBDFC38">
              <w:rPr>
                <w:rStyle w:val="Hyperlink"/>
              </w:rPr>
              <w:t>2.2.4</w:t>
            </w:r>
            <w:r w:rsidR="00A31143">
              <w:tab/>
            </w:r>
            <w:r w:rsidRPr="2EBDFC38">
              <w:rPr>
                <w:rStyle w:val="Hyperlink"/>
              </w:rPr>
              <w:t>Assumptions</w:t>
            </w:r>
            <w:r w:rsidR="00A31143">
              <w:tab/>
            </w:r>
            <w:r w:rsidR="00A31143">
              <w:fldChar w:fldCharType="begin"/>
            </w:r>
            <w:r w:rsidR="00A31143">
              <w:instrText>PAGEREF _Toc1987597733 \h</w:instrText>
            </w:r>
            <w:r w:rsidR="00A31143">
              <w:fldChar w:fldCharType="separate"/>
            </w:r>
            <w:r w:rsidRPr="2EBDFC38">
              <w:rPr>
                <w:rStyle w:val="Hyperlink"/>
              </w:rPr>
              <w:t>5</w:t>
            </w:r>
            <w:r w:rsidR="00A31143">
              <w:fldChar w:fldCharType="end"/>
            </w:r>
          </w:hyperlink>
        </w:p>
        <w:p w:rsidR="00A31143" w:rsidP="2EBDFC38" w:rsidRDefault="2EBDFC38" w14:paraId="198C0C74" w14:textId="4870578B">
          <w:pPr>
            <w:pStyle w:val="TOC3"/>
            <w:tabs>
              <w:tab w:val="left" w:pos="990"/>
              <w:tab w:val="right" w:leader="dot" w:pos="9345"/>
            </w:tabs>
            <w:rPr>
              <w:rStyle w:val="Hyperlink"/>
              <w:noProof/>
              <w:kern w:val="2"/>
              <w14:ligatures w14:val="standardContextual"/>
            </w:rPr>
          </w:pPr>
          <w:hyperlink w:anchor="_Toc791177058">
            <w:r w:rsidRPr="2EBDFC38">
              <w:rPr>
                <w:rStyle w:val="Hyperlink"/>
              </w:rPr>
              <w:t>2.2.5</w:t>
            </w:r>
            <w:r w:rsidR="00A31143">
              <w:tab/>
            </w:r>
            <w:r w:rsidRPr="2EBDFC38">
              <w:rPr>
                <w:rStyle w:val="Hyperlink"/>
              </w:rPr>
              <w:t>Dependencies &amp; Constraints</w:t>
            </w:r>
            <w:r w:rsidR="00A31143">
              <w:tab/>
            </w:r>
            <w:r w:rsidR="00A31143">
              <w:fldChar w:fldCharType="begin"/>
            </w:r>
            <w:r w:rsidR="00A31143">
              <w:instrText>PAGEREF _Toc791177058 \h</w:instrText>
            </w:r>
            <w:r w:rsidR="00A31143">
              <w:fldChar w:fldCharType="separate"/>
            </w:r>
            <w:r w:rsidRPr="2EBDFC38">
              <w:rPr>
                <w:rStyle w:val="Hyperlink"/>
              </w:rPr>
              <w:t>5</w:t>
            </w:r>
            <w:r w:rsidR="00A31143">
              <w:fldChar w:fldCharType="end"/>
            </w:r>
          </w:hyperlink>
        </w:p>
        <w:p w:rsidR="00A31143" w:rsidP="2EBDFC38" w:rsidRDefault="2EBDFC38" w14:paraId="2CC66C4C" w14:textId="6BD7810C">
          <w:pPr>
            <w:pStyle w:val="TOC3"/>
            <w:tabs>
              <w:tab w:val="left" w:pos="990"/>
              <w:tab w:val="right" w:leader="dot" w:pos="9345"/>
            </w:tabs>
            <w:rPr>
              <w:rStyle w:val="Hyperlink"/>
              <w:noProof/>
              <w:kern w:val="2"/>
              <w14:ligatures w14:val="standardContextual"/>
            </w:rPr>
          </w:pPr>
          <w:hyperlink w:anchor="_Toc1896487598">
            <w:r w:rsidRPr="2EBDFC38">
              <w:rPr>
                <w:rStyle w:val="Hyperlink"/>
              </w:rPr>
              <w:t>2.2.6</w:t>
            </w:r>
            <w:r w:rsidR="00A31143">
              <w:tab/>
            </w:r>
            <w:r w:rsidRPr="2EBDFC38">
              <w:rPr>
                <w:rStyle w:val="Hyperlink"/>
              </w:rPr>
              <w:t>Risks</w:t>
            </w:r>
            <w:r w:rsidR="00A31143">
              <w:tab/>
            </w:r>
            <w:r w:rsidR="00A31143">
              <w:fldChar w:fldCharType="begin"/>
            </w:r>
            <w:r w:rsidR="00A31143">
              <w:instrText>PAGEREF _Toc1896487598 \h</w:instrText>
            </w:r>
            <w:r w:rsidR="00A31143">
              <w:fldChar w:fldCharType="separate"/>
            </w:r>
            <w:r w:rsidRPr="2EBDFC38">
              <w:rPr>
                <w:rStyle w:val="Hyperlink"/>
              </w:rPr>
              <w:t>5</w:t>
            </w:r>
            <w:r w:rsidR="00A31143">
              <w:fldChar w:fldCharType="end"/>
            </w:r>
          </w:hyperlink>
        </w:p>
        <w:p w:rsidR="00A31143" w:rsidP="2EBDFC38" w:rsidRDefault="2EBDFC38" w14:paraId="53357540" w14:textId="1C8C8354">
          <w:pPr>
            <w:pStyle w:val="TOC1"/>
            <w:tabs>
              <w:tab w:val="right" w:leader="dot" w:pos="9345"/>
            </w:tabs>
            <w:rPr>
              <w:rStyle w:val="Hyperlink"/>
              <w:noProof/>
              <w:kern w:val="2"/>
              <w14:ligatures w14:val="standardContextual"/>
            </w:rPr>
          </w:pPr>
          <w:hyperlink w:anchor="_Toc616183207">
            <w:r w:rsidRPr="2EBDFC38">
              <w:rPr>
                <w:rStyle w:val="Hyperlink"/>
              </w:rPr>
              <w:t xml:space="preserve">3. Business Process diagram: </w:t>
            </w:r>
            <w:r w:rsidR="00A31143">
              <w:tab/>
            </w:r>
            <w:r w:rsidR="00A31143">
              <w:fldChar w:fldCharType="begin"/>
            </w:r>
            <w:r w:rsidR="00A31143">
              <w:instrText>PAGEREF _Toc616183207 \h</w:instrText>
            </w:r>
            <w:r w:rsidR="00A31143">
              <w:fldChar w:fldCharType="separate"/>
            </w:r>
            <w:r w:rsidRPr="2EBDFC38">
              <w:rPr>
                <w:rStyle w:val="Hyperlink"/>
              </w:rPr>
              <w:t>6</w:t>
            </w:r>
            <w:r w:rsidR="00A31143">
              <w:fldChar w:fldCharType="end"/>
            </w:r>
          </w:hyperlink>
        </w:p>
        <w:p w:rsidR="00A31143" w:rsidP="2EBDFC38" w:rsidRDefault="2EBDFC38" w14:paraId="44E009B1" w14:textId="1D59CBE9">
          <w:pPr>
            <w:pStyle w:val="TOC2"/>
            <w:tabs>
              <w:tab w:val="right" w:leader="dot" w:pos="9345"/>
            </w:tabs>
            <w:rPr>
              <w:rStyle w:val="Hyperlink"/>
              <w:noProof/>
              <w:kern w:val="2"/>
              <w14:ligatures w14:val="standardContextual"/>
            </w:rPr>
          </w:pPr>
          <w:hyperlink w:anchor="_Toc437651042">
            <w:r w:rsidRPr="2EBDFC38">
              <w:rPr>
                <w:rStyle w:val="Hyperlink"/>
              </w:rPr>
              <w:t>3.1 Proposed Business Process (To Be) - WIP</w:t>
            </w:r>
            <w:r w:rsidR="00A31143">
              <w:tab/>
            </w:r>
            <w:r w:rsidR="00A31143">
              <w:fldChar w:fldCharType="begin"/>
            </w:r>
            <w:r w:rsidR="00A31143">
              <w:instrText>PAGEREF _Toc437651042 \h</w:instrText>
            </w:r>
            <w:r w:rsidR="00A31143">
              <w:fldChar w:fldCharType="separate"/>
            </w:r>
            <w:r w:rsidRPr="2EBDFC38">
              <w:rPr>
                <w:rStyle w:val="Hyperlink"/>
              </w:rPr>
              <w:t>6</w:t>
            </w:r>
            <w:r w:rsidR="00A31143">
              <w:fldChar w:fldCharType="end"/>
            </w:r>
          </w:hyperlink>
        </w:p>
        <w:p w:rsidR="00A31143" w:rsidP="2EBDFC38" w:rsidRDefault="2EBDFC38" w14:paraId="61E0A54A" w14:textId="3C31527C">
          <w:pPr>
            <w:pStyle w:val="TOC1"/>
            <w:tabs>
              <w:tab w:val="right" w:leader="dot" w:pos="9345"/>
            </w:tabs>
            <w:rPr>
              <w:rStyle w:val="Hyperlink"/>
              <w:noProof/>
              <w:kern w:val="2"/>
              <w14:ligatures w14:val="standardContextual"/>
            </w:rPr>
          </w:pPr>
          <w:hyperlink w:anchor="_Toc1147582741">
            <w:r w:rsidRPr="2EBDFC38">
              <w:rPr>
                <w:rStyle w:val="Hyperlink"/>
              </w:rPr>
              <w:t>4. Business Requirements</w:t>
            </w:r>
            <w:r w:rsidR="00A31143">
              <w:tab/>
            </w:r>
            <w:r w:rsidR="00A31143">
              <w:fldChar w:fldCharType="begin"/>
            </w:r>
            <w:r w:rsidR="00A31143">
              <w:instrText>PAGEREF _Toc1147582741 \h</w:instrText>
            </w:r>
            <w:r w:rsidR="00A31143">
              <w:fldChar w:fldCharType="separate"/>
            </w:r>
            <w:r w:rsidRPr="2EBDFC38">
              <w:rPr>
                <w:rStyle w:val="Hyperlink"/>
              </w:rPr>
              <w:t>7</w:t>
            </w:r>
            <w:r w:rsidR="00A31143">
              <w:fldChar w:fldCharType="end"/>
            </w:r>
          </w:hyperlink>
        </w:p>
        <w:p w:rsidR="00A31143" w:rsidP="2EBDFC38" w:rsidRDefault="2EBDFC38" w14:paraId="0231E77F" w14:textId="4353A831">
          <w:pPr>
            <w:pStyle w:val="TOC2"/>
            <w:tabs>
              <w:tab w:val="right" w:leader="dot" w:pos="9345"/>
            </w:tabs>
            <w:rPr>
              <w:rStyle w:val="Hyperlink"/>
              <w:noProof/>
              <w:kern w:val="2"/>
              <w14:ligatures w14:val="standardContextual"/>
            </w:rPr>
          </w:pPr>
          <w:hyperlink w:anchor="_Toc852451112">
            <w:r w:rsidRPr="2EBDFC38">
              <w:rPr>
                <w:rStyle w:val="Hyperlink"/>
              </w:rPr>
              <w:t>4.1 Business Requirement – BarraOne Asset Impact</w:t>
            </w:r>
            <w:r w:rsidR="00A31143">
              <w:tab/>
            </w:r>
            <w:r w:rsidR="00A31143">
              <w:fldChar w:fldCharType="begin"/>
            </w:r>
            <w:r w:rsidR="00A31143">
              <w:instrText>PAGEREF _Toc852451112 \h</w:instrText>
            </w:r>
            <w:r w:rsidR="00A31143">
              <w:fldChar w:fldCharType="separate"/>
            </w:r>
            <w:r w:rsidRPr="2EBDFC38">
              <w:rPr>
                <w:rStyle w:val="Hyperlink"/>
              </w:rPr>
              <w:t>7</w:t>
            </w:r>
            <w:r w:rsidR="00A31143">
              <w:fldChar w:fldCharType="end"/>
            </w:r>
          </w:hyperlink>
        </w:p>
        <w:p w:rsidR="00A31143" w:rsidP="2EBDFC38" w:rsidRDefault="2EBDFC38" w14:paraId="4F8A9DEC" w14:textId="40BD3210">
          <w:pPr>
            <w:pStyle w:val="TOC3"/>
            <w:tabs>
              <w:tab w:val="right" w:leader="dot" w:pos="9345"/>
            </w:tabs>
            <w:rPr>
              <w:rStyle w:val="Hyperlink"/>
              <w:noProof/>
              <w:kern w:val="2"/>
              <w14:ligatures w14:val="standardContextual"/>
            </w:rPr>
          </w:pPr>
          <w:hyperlink w:anchor="_Toc1353191873">
            <w:r w:rsidRPr="2EBDFC38">
              <w:rPr>
                <w:rStyle w:val="Hyperlink"/>
              </w:rPr>
              <w:t>4.1.1 Objective</w:t>
            </w:r>
            <w:r w:rsidR="00A31143">
              <w:tab/>
            </w:r>
            <w:r w:rsidR="00A31143">
              <w:fldChar w:fldCharType="begin"/>
            </w:r>
            <w:r w:rsidR="00A31143">
              <w:instrText>PAGEREF _Toc1353191873 \h</w:instrText>
            </w:r>
            <w:r w:rsidR="00A31143">
              <w:fldChar w:fldCharType="separate"/>
            </w:r>
            <w:r w:rsidRPr="2EBDFC38">
              <w:rPr>
                <w:rStyle w:val="Hyperlink"/>
              </w:rPr>
              <w:t>7</w:t>
            </w:r>
            <w:r w:rsidR="00A31143">
              <w:fldChar w:fldCharType="end"/>
            </w:r>
          </w:hyperlink>
        </w:p>
        <w:p w:rsidR="00A31143" w:rsidP="2EBDFC38" w:rsidRDefault="2EBDFC38" w14:paraId="13D935B7" w14:textId="0FDCDD10">
          <w:pPr>
            <w:pStyle w:val="TOC3"/>
            <w:tabs>
              <w:tab w:val="right" w:leader="dot" w:pos="9345"/>
            </w:tabs>
            <w:rPr>
              <w:rStyle w:val="Hyperlink"/>
              <w:noProof/>
              <w:kern w:val="2"/>
              <w14:ligatures w14:val="standardContextual"/>
            </w:rPr>
          </w:pPr>
          <w:hyperlink w:anchor="_Toc2113488745">
            <w:r w:rsidRPr="2EBDFC38">
              <w:rPr>
                <w:rStyle w:val="Hyperlink"/>
              </w:rPr>
              <w:t>4.1.2 Input Requirements</w:t>
            </w:r>
            <w:r w:rsidR="00A31143">
              <w:tab/>
            </w:r>
            <w:r w:rsidR="00A31143">
              <w:fldChar w:fldCharType="begin"/>
            </w:r>
            <w:r w:rsidR="00A31143">
              <w:instrText>PAGEREF _Toc2113488745 \h</w:instrText>
            </w:r>
            <w:r w:rsidR="00A31143">
              <w:fldChar w:fldCharType="separate"/>
            </w:r>
            <w:r w:rsidRPr="2EBDFC38">
              <w:rPr>
                <w:rStyle w:val="Hyperlink"/>
              </w:rPr>
              <w:t>7</w:t>
            </w:r>
            <w:r w:rsidR="00A31143">
              <w:fldChar w:fldCharType="end"/>
            </w:r>
          </w:hyperlink>
        </w:p>
        <w:p w:rsidR="00A31143" w:rsidP="2EBDFC38" w:rsidRDefault="2EBDFC38" w14:paraId="0EEE62D5" w14:textId="33F6BC91">
          <w:pPr>
            <w:pStyle w:val="TOC3"/>
            <w:tabs>
              <w:tab w:val="right" w:leader="dot" w:pos="9345"/>
            </w:tabs>
            <w:rPr>
              <w:rStyle w:val="Hyperlink"/>
              <w:noProof/>
              <w:kern w:val="2"/>
              <w14:ligatures w14:val="standardContextual"/>
            </w:rPr>
          </w:pPr>
          <w:hyperlink w:anchor="_Toc1945776531">
            <w:r w:rsidRPr="2EBDFC38">
              <w:rPr>
                <w:rStyle w:val="Hyperlink"/>
              </w:rPr>
              <w:t>4.1.3 Output Requirements</w:t>
            </w:r>
            <w:r w:rsidR="00A31143">
              <w:tab/>
            </w:r>
            <w:r w:rsidR="00A31143">
              <w:fldChar w:fldCharType="begin"/>
            </w:r>
            <w:r w:rsidR="00A31143">
              <w:instrText>PAGEREF _Toc1945776531 \h</w:instrText>
            </w:r>
            <w:r w:rsidR="00A31143">
              <w:fldChar w:fldCharType="separate"/>
            </w:r>
            <w:r w:rsidRPr="2EBDFC38">
              <w:rPr>
                <w:rStyle w:val="Hyperlink"/>
              </w:rPr>
              <w:t>7</w:t>
            </w:r>
            <w:r w:rsidR="00A31143">
              <w:fldChar w:fldCharType="end"/>
            </w:r>
          </w:hyperlink>
        </w:p>
        <w:p w:rsidR="00A31143" w:rsidP="2EBDFC38" w:rsidRDefault="2EBDFC38" w14:paraId="6A524571" w14:textId="54276919">
          <w:pPr>
            <w:pStyle w:val="TOC3"/>
            <w:tabs>
              <w:tab w:val="right" w:leader="dot" w:pos="9345"/>
            </w:tabs>
            <w:rPr>
              <w:rStyle w:val="Hyperlink"/>
              <w:noProof/>
              <w:kern w:val="2"/>
              <w14:ligatures w14:val="standardContextual"/>
            </w:rPr>
          </w:pPr>
          <w:hyperlink w:anchor="_Toc1506387428">
            <w:r w:rsidRPr="2EBDFC38">
              <w:rPr>
                <w:rStyle w:val="Hyperlink"/>
              </w:rPr>
              <w:t>4.1.4 Data Requirements:</w:t>
            </w:r>
            <w:r w:rsidR="00A31143">
              <w:tab/>
            </w:r>
            <w:r w:rsidR="00A31143">
              <w:fldChar w:fldCharType="begin"/>
            </w:r>
            <w:r w:rsidR="00A31143">
              <w:instrText>PAGEREF _Toc1506387428 \h</w:instrText>
            </w:r>
            <w:r w:rsidR="00A31143">
              <w:fldChar w:fldCharType="separate"/>
            </w:r>
            <w:r w:rsidRPr="2EBDFC38">
              <w:rPr>
                <w:rStyle w:val="Hyperlink"/>
              </w:rPr>
              <w:t>8</w:t>
            </w:r>
            <w:r w:rsidR="00A31143">
              <w:fldChar w:fldCharType="end"/>
            </w:r>
          </w:hyperlink>
        </w:p>
        <w:p w:rsidR="00A31143" w:rsidP="2EBDFC38" w:rsidRDefault="2EBDFC38" w14:paraId="713EE580" w14:textId="09FE2AC5">
          <w:pPr>
            <w:pStyle w:val="TOC2"/>
            <w:tabs>
              <w:tab w:val="right" w:leader="dot" w:pos="9345"/>
            </w:tabs>
            <w:rPr>
              <w:rStyle w:val="Hyperlink"/>
              <w:noProof/>
              <w:kern w:val="2"/>
              <w14:ligatures w14:val="standardContextual"/>
            </w:rPr>
          </w:pPr>
          <w:hyperlink w:anchor="_Toc1402571602">
            <w:r w:rsidRPr="2EBDFC38">
              <w:rPr>
                <w:rStyle w:val="Hyperlink"/>
              </w:rPr>
              <w:t>4.2 Business Requirement – Shock Conversion Automation</w:t>
            </w:r>
            <w:r w:rsidR="00A31143">
              <w:tab/>
            </w:r>
            <w:r w:rsidR="00A31143">
              <w:fldChar w:fldCharType="begin"/>
            </w:r>
            <w:r w:rsidR="00A31143">
              <w:instrText>PAGEREF _Toc1402571602 \h</w:instrText>
            </w:r>
            <w:r w:rsidR="00A31143">
              <w:fldChar w:fldCharType="separate"/>
            </w:r>
            <w:r w:rsidRPr="2EBDFC38">
              <w:rPr>
                <w:rStyle w:val="Hyperlink"/>
              </w:rPr>
              <w:t>8</w:t>
            </w:r>
            <w:r w:rsidR="00A31143">
              <w:fldChar w:fldCharType="end"/>
            </w:r>
          </w:hyperlink>
        </w:p>
        <w:p w:rsidR="00A31143" w:rsidP="2EBDFC38" w:rsidRDefault="2EBDFC38" w14:paraId="14F75D75" w14:textId="21C0ED41">
          <w:pPr>
            <w:pStyle w:val="TOC3"/>
            <w:tabs>
              <w:tab w:val="right" w:leader="dot" w:pos="9345"/>
            </w:tabs>
            <w:rPr>
              <w:rStyle w:val="Hyperlink"/>
              <w:noProof/>
              <w:kern w:val="2"/>
              <w14:ligatures w14:val="standardContextual"/>
            </w:rPr>
          </w:pPr>
          <w:hyperlink w:anchor="_Toc753946589">
            <w:r w:rsidRPr="2EBDFC38">
              <w:rPr>
                <w:rStyle w:val="Hyperlink"/>
              </w:rPr>
              <w:t>4.2.1 Objective</w:t>
            </w:r>
            <w:r w:rsidR="00A31143">
              <w:tab/>
            </w:r>
            <w:r w:rsidR="00A31143">
              <w:fldChar w:fldCharType="begin"/>
            </w:r>
            <w:r w:rsidR="00A31143">
              <w:instrText>PAGEREF _Toc753946589 \h</w:instrText>
            </w:r>
            <w:r w:rsidR="00A31143">
              <w:fldChar w:fldCharType="separate"/>
            </w:r>
            <w:r w:rsidRPr="2EBDFC38">
              <w:rPr>
                <w:rStyle w:val="Hyperlink"/>
              </w:rPr>
              <w:t>8</w:t>
            </w:r>
            <w:r w:rsidR="00A31143">
              <w:fldChar w:fldCharType="end"/>
            </w:r>
          </w:hyperlink>
        </w:p>
        <w:p w:rsidR="00A31143" w:rsidP="2EBDFC38" w:rsidRDefault="2EBDFC38" w14:paraId="70C91204" w14:textId="451216CD">
          <w:pPr>
            <w:pStyle w:val="TOC2"/>
            <w:tabs>
              <w:tab w:val="right" w:leader="dot" w:pos="9345"/>
            </w:tabs>
            <w:rPr>
              <w:rStyle w:val="Hyperlink"/>
              <w:noProof/>
              <w:kern w:val="2"/>
              <w14:ligatures w14:val="standardContextual"/>
            </w:rPr>
          </w:pPr>
          <w:hyperlink w:anchor="_Toc170748778">
            <w:r w:rsidRPr="2EBDFC38">
              <w:rPr>
                <w:rStyle w:val="Hyperlink"/>
              </w:rPr>
              <w:t>4.3 Business Requirement – ES Based Liability / Net Impact</w:t>
            </w:r>
            <w:r w:rsidR="00A31143">
              <w:tab/>
            </w:r>
            <w:r w:rsidR="00A31143">
              <w:fldChar w:fldCharType="begin"/>
            </w:r>
            <w:r w:rsidR="00A31143">
              <w:instrText>PAGEREF _Toc170748778 \h</w:instrText>
            </w:r>
            <w:r w:rsidR="00A31143">
              <w:fldChar w:fldCharType="separate"/>
            </w:r>
            <w:r w:rsidRPr="2EBDFC38">
              <w:rPr>
                <w:rStyle w:val="Hyperlink"/>
              </w:rPr>
              <w:t>8</w:t>
            </w:r>
            <w:r w:rsidR="00A31143">
              <w:fldChar w:fldCharType="end"/>
            </w:r>
          </w:hyperlink>
        </w:p>
        <w:p w:rsidR="00A31143" w:rsidP="2EBDFC38" w:rsidRDefault="2EBDFC38" w14:paraId="6CC50C5A" w14:textId="4E12F57A">
          <w:pPr>
            <w:pStyle w:val="TOC3"/>
            <w:tabs>
              <w:tab w:val="right" w:leader="dot" w:pos="9345"/>
            </w:tabs>
            <w:rPr>
              <w:rStyle w:val="Hyperlink"/>
              <w:noProof/>
              <w:kern w:val="2"/>
              <w14:ligatures w14:val="standardContextual"/>
            </w:rPr>
          </w:pPr>
          <w:hyperlink w:anchor="_Toc1241315941">
            <w:r w:rsidRPr="2EBDFC38">
              <w:rPr>
                <w:rStyle w:val="Hyperlink"/>
              </w:rPr>
              <w:t>4.3.1 Objective</w:t>
            </w:r>
            <w:r w:rsidR="00A31143">
              <w:tab/>
            </w:r>
            <w:r w:rsidR="00A31143">
              <w:fldChar w:fldCharType="begin"/>
            </w:r>
            <w:r w:rsidR="00A31143">
              <w:instrText>PAGEREF _Toc1241315941 \h</w:instrText>
            </w:r>
            <w:r w:rsidR="00A31143">
              <w:fldChar w:fldCharType="separate"/>
            </w:r>
            <w:r w:rsidRPr="2EBDFC38">
              <w:rPr>
                <w:rStyle w:val="Hyperlink"/>
              </w:rPr>
              <w:t>8</w:t>
            </w:r>
            <w:r w:rsidR="00A31143">
              <w:fldChar w:fldCharType="end"/>
            </w:r>
          </w:hyperlink>
        </w:p>
        <w:p w:rsidR="00A31143" w:rsidP="2EBDFC38" w:rsidRDefault="2EBDFC38" w14:paraId="5E77BDEC" w14:textId="24018F9A">
          <w:pPr>
            <w:pStyle w:val="TOC2"/>
            <w:tabs>
              <w:tab w:val="right" w:leader="dot" w:pos="9345"/>
            </w:tabs>
            <w:rPr>
              <w:rStyle w:val="Hyperlink"/>
              <w:noProof/>
              <w:kern w:val="2"/>
              <w14:ligatures w14:val="standardContextual"/>
            </w:rPr>
          </w:pPr>
          <w:hyperlink w:anchor="_Toc558529391">
            <w:r w:rsidRPr="2EBDFC38">
              <w:rPr>
                <w:rStyle w:val="Hyperlink"/>
              </w:rPr>
              <w:t>4.4 Business Requirement –Net Impact Summary</w:t>
            </w:r>
            <w:r w:rsidR="00A31143">
              <w:tab/>
            </w:r>
            <w:r w:rsidR="00A31143">
              <w:fldChar w:fldCharType="begin"/>
            </w:r>
            <w:r w:rsidR="00A31143">
              <w:instrText>PAGEREF _Toc558529391 \h</w:instrText>
            </w:r>
            <w:r w:rsidR="00A31143">
              <w:fldChar w:fldCharType="separate"/>
            </w:r>
            <w:r w:rsidRPr="2EBDFC38">
              <w:rPr>
                <w:rStyle w:val="Hyperlink"/>
              </w:rPr>
              <w:t>8</w:t>
            </w:r>
            <w:r w:rsidR="00A31143">
              <w:fldChar w:fldCharType="end"/>
            </w:r>
          </w:hyperlink>
        </w:p>
        <w:p w:rsidR="00A31143" w:rsidP="2EBDFC38" w:rsidRDefault="2EBDFC38" w14:paraId="32BDEFDC" w14:textId="424E67FE">
          <w:pPr>
            <w:pStyle w:val="TOC3"/>
            <w:tabs>
              <w:tab w:val="right" w:leader="dot" w:pos="9345"/>
            </w:tabs>
            <w:rPr>
              <w:rStyle w:val="Hyperlink"/>
              <w:noProof/>
              <w:kern w:val="2"/>
              <w14:ligatures w14:val="standardContextual"/>
            </w:rPr>
          </w:pPr>
          <w:hyperlink w:anchor="_Toc1358906285">
            <w:r w:rsidRPr="2EBDFC38">
              <w:rPr>
                <w:rStyle w:val="Hyperlink"/>
              </w:rPr>
              <w:t>4.4.1 Objective</w:t>
            </w:r>
            <w:r w:rsidR="00A31143">
              <w:tab/>
            </w:r>
            <w:r w:rsidR="00A31143">
              <w:fldChar w:fldCharType="begin"/>
            </w:r>
            <w:r w:rsidR="00A31143">
              <w:instrText>PAGEREF _Toc1358906285 \h</w:instrText>
            </w:r>
            <w:r w:rsidR="00A31143">
              <w:fldChar w:fldCharType="separate"/>
            </w:r>
            <w:r w:rsidRPr="2EBDFC38">
              <w:rPr>
                <w:rStyle w:val="Hyperlink"/>
              </w:rPr>
              <w:t>8</w:t>
            </w:r>
            <w:r w:rsidR="00A31143">
              <w:fldChar w:fldCharType="end"/>
            </w:r>
          </w:hyperlink>
        </w:p>
        <w:p w:rsidR="00A31143" w:rsidP="2EBDFC38" w:rsidRDefault="2EBDFC38" w14:paraId="3BA79EB1" w14:textId="7737D24D">
          <w:pPr>
            <w:pStyle w:val="TOC1"/>
            <w:tabs>
              <w:tab w:val="right" w:leader="dot" w:pos="9345"/>
            </w:tabs>
            <w:rPr>
              <w:rStyle w:val="Hyperlink"/>
              <w:noProof/>
              <w:kern w:val="2"/>
              <w14:ligatures w14:val="standardContextual"/>
            </w:rPr>
          </w:pPr>
          <w:hyperlink w:anchor="_Toc341758887">
            <w:r w:rsidRPr="2EBDFC38">
              <w:rPr>
                <w:rStyle w:val="Hyperlink"/>
              </w:rPr>
              <w:t>5. Non-Functional Requirements.</w:t>
            </w:r>
            <w:r w:rsidR="00A31143">
              <w:tab/>
            </w:r>
            <w:r w:rsidR="00A31143">
              <w:fldChar w:fldCharType="begin"/>
            </w:r>
            <w:r w:rsidR="00A31143">
              <w:instrText>PAGEREF _Toc341758887 \h</w:instrText>
            </w:r>
            <w:r w:rsidR="00A31143">
              <w:fldChar w:fldCharType="separate"/>
            </w:r>
            <w:r w:rsidRPr="2EBDFC38">
              <w:rPr>
                <w:rStyle w:val="Hyperlink"/>
              </w:rPr>
              <w:t>9</w:t>
            </w:r>
            <w:r w:rsidR="00A31143">
              <w:fldChar w:fldCharType="end"/>
            </w:r>
          </w:hyperlink>
        </w:p>
        <w:p w:rsidR="00A31143" w:rsidP="2EBDFC38" w:rsidRDefault="2EBDFC38" w14:paraId="287FC8FD" w14:textId="32681745">
          <w:pPr>
            <w:pStyle w:val="TOC3"/>
            <w:tabs>
              <w:tab w:val="right" w:leader="dot" w:pos="9345"/>
            </w:tabs>
            <w:rPr>
              <w:rStyle w:val="Hyperlink"/>
              <w:noProof/>
              <w:kern w:val="2"/>
              <w14:ligatures w14:val="standardContextual"/>
            </w:rPr>
          </w:pPr>
          <w:hyperlink w:anchor="_Toc1921338120">
            <w:r w:rsidRPr="2EBDFC38">
              <w:rPr>
                <w:rStyle w:val="Hyperlink"/>
              </w:rPr>
              <w:t>5.2.1 Specifications for Project</w:t>
            </w:r>
            <w:r w:rsidR="00A31143">
              <w:tab/>
            </w:r>
            <w:r w:rsidR="00A31143">
              <w:fldChar w:fldCharType="begin"/>
            </w:r>
            <w:r w:rsidR="00A31143">
              <w:instrText>PAGEREF _Toc1921338120 \h</w:instrText>
            </w:r>
            <w:r w:rsidR="00A31143">
              <w:fldChar w:fldCharType="separate"/>
            </w:r>
            <w:r w:rsidRPr="2EBDFC38">
              <w:rPr>
                <w:rStyle w:val="Hyperlink"/>
              </w:rPr>
              <w:t>9</w:t>
            </w:r>
            <w:r w:rsidR="00A31143">
              <w:fldChar w:fldCharType="end"/>
            </w:r>
          </w:hyperlink>
        </w:p>
        <w:p w:rsidR="00A31143" w:rsidP="2EBDFC38" w:rsidRDefault="2EBDFC38" w14:paraId="494E5FD6" w14:textId="1E6E55F9">
          <w:pPr>
            <w:pStyle w:val="TOC1"/>
            <w:tabs>
              <w:tab w:val="right" w:leader="dot" w:pos="9345"/>
            </w:tabs>
            <w:rPr>
              <w:rStyle w:val="Hyperlink"/>
              <w:noProof/>
              <w:kern w:val="2"/>
              <w14:ligatures w14:val="standardContextual"/>
            </w:rPr>
          </w:pPr>
          <w:hyperlink w:anchor="_Toc1683556159">
            <w:r w:rsidRPr="2EBDFC38">
              <w:rPr>
                <w:rStyle w:val="Hyperlink"/>
              </w:rPr>
              <w:t>6. Timeline</w:t>
            </w:r>
            <w:r w:rsidR="00A31143">
              <w:tab/>
            </w:r>
            <w:r w:rsidR="00A31143">
              <w:fldChar w:fldCharType="begin"/>
            </w:r>
            <w:r w:rsidR="00A31143">
              <w:instrText>PAGEREF _Toc1683556159 \h</w:instrText>
            </w:r>
            <w:r w:rsidR="00A31143">
              <w:fldChar w:fldCharType="separate"/>
            </w:r>
            <w:r w:rsidRPr="2EBDFC38">
              <w:rPr>
                <w:rStyle w:val="Hyperlink"/>
              </w:rPr>
              <w:t>10</w:t>
            </w:r>
            <w:r w:rsidR="00A31143">
              <w:fldChar w:fldCharType="end"/>
            </w:r>
          </w:hyperlink>
        </w:p>
        <w:p w:rsidR="00A31143" w:rsidP="2EBDFC38" w:rsidRDefault="2EBDFC38" w14:paraId="5EBF6AFC" w14:textId="259DD89C">
          <w:pPr>
            <w:pStyle w:val="TOC1"/>
            <w:tabs>
              <w:tab w:val="right" w:leader="dot" w:pos="9345"/>
            </w:tabs>
            <w:rPr>
              <w:rStyle w:val="Hyperlink"/>
              <w:noProof/>
              <w:kern w:val="2"/>
              <w14:ligatures w14:val="standardContextual"/>
            </w:rPr>
          </w:pPr>
          <w:hyperlink w:anchor="_Toc819553914">
            <w:r w:rsidRPr="2EBDFC38">
              <w:rPr>
                <w:rStyle w:val="Hyperlink"/>
              </w:rPr>
              <w:t>7. Approval</w:t>
            </w:r>
            <w:r w:rsidR="00A31143">
              <w:tab/>
            </w:r>
            <w:r w:rsidR="00A31143">
              <w:fldChar w:fldCharType="begin"/>
            </w:r>
            <w:r w:rsidR="00A31143">
              <w:instrText>PAGEREF _Toc819553914 \h</w:instrText>
            </w:r>
            <w:r w:rsidR="00A31143">
              <w:fldChar w:fldCharType="separate"/>
            </w:r>
            <w:r w:rsidRPr="2EBDFC38">
              <w:rPr>
                <w:rStyle w:val="Hyperlink"/>
              </w:rPr>
              <w:t>11</w:t>
            </w:r>
            <w:r w:rsidR="00A31143">
              <w:fldChar w:fldCharType="end"/>
            </w:r>
          </w:hyperlink>
        </w:p>
        <w:p w:rsidR="00A31143" w:rsidP="2EBDFC38" w:rsidRDefault="2EBDFC38" w14:paraId="70782201" w14:textId="5B45C419">
          <w:pPr>
            <w:pStyle w:val="TOC1"/>
            <w:tabs>
              <w:tab w:val="right" w:leader="dot" w:pos="9345"/>
            </w:tabs>
            <w:rPr>
              <w:rStyle w:val="Hyperlink"/>
              <w:noProof/>
              <w:kern w:val="2"/>
              <w14:ligatures w14:val="standardContextual"/>
            </w:rPr>
          </w:pPr>
          <w:hyperlink w:anchor="_Toc837284391">
            <w:r w:rsidRPr="2EBDFC38">
              <w:rPr>
                <w:rStyle w:val="Hyperlink"/>
              </w:rPr>
              <w:t>8. Appendices</w:t>
            </w:r>
            <w:r w:rsidR="00A31143">
              <w:tab/>
            </w:r>
            <w:r w:rsidR="00A31143">
              <w:fldChar w:fldCharType="begin"/>
            </w:r>
            <w:r w:rsidR="00A31143">
              <w:instrText>PAGEREF _Toc837284391 \h</w:instrText>
            </w:r>
            <w:r w:rsidR="00A31143">
              <w:fldChar w:fldCharType="separate"/>
            </w:r>
            <w:r w:rsidRPr="2EBDFC38">
              <w:rPr>
                <w:rStyle w:val="Hyperlink"/>
              </w:rPr>
              <w:t>12</w:t>
            </w:r>
            <w:r w:rsidR="00A31143">
              <w:fldChar w:fldCharType="end"/>
            </w:r>
          </w:hyperlink>
        </w:p>
        <w:p w:rsidR="00A31143" w:rsidP="2EBDFC38" w:rsidRDefault="2EBDFC38" w14:paraId="4BBD861C" w14:textId="5E6C0641">
          <w:pPr>
            <w:pStyle w:val="TOC2"/>
            <w:tabs>
              <w:tab w:val="right" w:leader="dot" w:pos="9345"/>
            </w:tabs>
            <w:rPr>
              <w:rStyle w:val="Hyperlink"/>
              <w:noProof/>
              <w:kern w:val="2"/>
              <w14:ligatures w14:val="standardContextual"/>
            </w:rPr>
          </w:pPr>
          <w:hyperlink w:anchor="_Toc237513014">
            <w:r w:rsidRPr="2EBDFC38">
              <w:rPr>
                <w:rStyle w:val="Hyperlink"/>
              </w:rPr>
              <w:t>8.1 Appendix A: Glossary of Terms</w:t>
            </w:r>
            <w:r w:rsidR="00A31143">
              <w:tab/>
            </w:r>
            <w:r w:rsidR="00A31143">
              <w:fldChar w:fldCharType="begin"/>
            </w:r>
            <w:r w:rsidR="00A31143">
              <w:instrText>PAGEREF _Toc237513014 \h</w:instrText>
            </w:r>
            <w:r w:rsidR="00A31143">
              <w:fldChar w:fldCharType="separate"/>
            </w:r>
            <w:r w:rsidRPr="2EBDFC38">
              <w:rPr>
                <w:rStyle w:val="Hyperlink"/>
              </w:rPr>
              <w:t>12</w:t>
            </w:r>
            <w:r w:rsidR="00A31143">
              <w:fldChar w:fldCharType="end"/>
            </w:r>
          </w:hyperlink>
          <w:r w:rsidR="00A31143">
            <w:fldChar w:fldCharType="end"/>
          </w:r>
        </w:p>
      </w:sdtContent>
      <w:sdtEndPr>
        <w:rPr>
          <w:rFonts w:ascii="Times New Roman" w:hAnsi="Times New Roman" w:eastAsia="Calibri" w:cs="Times New Roman"/>
          <w:b w:val="0"/>
          <w:bCs w:val="0"/>
          <w:color w:val="auto"/>
          <w:sz w:val="20"/>
          <w:szCs w:val="20"/>
        </w:rPr>
      </w:sdtEndPr>
    </w:sdt>
    <w:p w:rsidRPr="005F593E" w:rsidR="00541420" w:rsidP="2EBDFC38" w:rsidRDefault="00541420" w14:paraId="4C155E43" w14:textId="37147686">
      <w:pPr>
        <w:rPr>
          <w:rFonts w:asciiTheme="majorHAnsi" w:hAnsiTheme="majorHAnsi" w:cstheme="majorBidi"/>
        </w:rPr>
      </w:pPr>
    </w:p>
    <w:p w:rsidR="00932D09" w:rsidP="2EBDFC38" w:rsidRDefault="00932D09" w14:paraId="3EE90A7C" w14:textId="7AD6E6DF">
      <w:pPr>
        <w:rPr>
          <w:rFonts w:asciiTheme="majorHAnsi" w:hAnsiTheme="majorHAnsi" w:cstheme="majorBidi"/>
        </w:rPr>
      </w:pPr>
    </w:p>
    <w:p w:rsidRPr="00962286" w:rsidR="00541420" w:rsidP="425AF438" w:rsidRDefault="00541420" w14:paraId="6510020D" w14:textId="67EDFA32">
      <w:pPr>
        <w:pStyle w:val="Heading1"/>
        <w:rPr>
          <w:rFonts w:ascii="Calibri Light" w:hAnsi="Calibri Light" w:eastAsia="Calibri Light" w:cs="Calibri Light"/>
          <w:b/>
          <w:bCs/>
          <w:color w:val="auto"/>
          <w:sz w:val="22"/>
          <w:szCs w:val="22"/>
        </w:rPr>
      </w:pPr>
      <w:bookmarkStart w:name="_Toc412032279" w:id="2"/>
      <w:r w:rsidRPr="2EBDFC38">
        <w:rPr>
          <w:rFonts w:ascii="Calibri Light" w:hAnsi="Calibri Light" w:eastAsia="Calibri Light" w:cs="Calibri Light"/>
          <w:b/>
          <w:bCs/>
          <w:color w:val="auto"/>
          <w:sz w:val="22"/>
          <w:szCs w:val="22"/>
        </w:rPr>
        <w:t>2. Introduction</w:t>
      </w:r>
      <w:bookmarkStart w:name="_Toc182888881" w:id="3"/>
      <w:bookmarkStart w:name="_Toc163449926" w:id="4"/>
      <w:bookmarkStart w:name="_Toc436221586" w:id="5"/>
      <w:bookmarkStart w:name="_Toc440007349" w:id="6"/>
      <w:bookmarkStart w:name="_Toc440007997" w:id="7"/>
      <w:bookmarkEnd w:id="2"/>
    </w:p>
    <w:p w:rsidRPr="00BF6BC8" w:rsidR="00541420" w:rsidP="425AF438" w:rsidRDefault="00541420" w14:paraId="322B8A62" w14:textId="77777777">
      <w:pPr>
        <w:pStyle w:val="Heading2"/>
        <w:rPr>
          <w:rFonts w:ascii="Calibri Light" w:hAnsi="Calibri Light" w:eastAsia="Calibri Light" w:cs="Calibri Light"/>
          <w:b/>
          <w:bCs/>
          <w:color w:val="auto"/>
          <w:sz w:val="22"/>
          <w:szCs w:val="22"/>
        </w:rPr>
      </w:pPr>
      <w:bookmarkStart w:name="_Toc1824704807" w:id="8"/>
      <w:r w:rsidRPr="2EBDFC38">
        <w:rPr>
          <w:rFonts w:ascii="Calibri Light" w:hAnsi="Calibri Light" w:eastAsia="Calibri Light" w:cs="Calibri Light"/>
          <w:b/>
          <w:bCs/>
          <w:color w:val="auto"/>
          <w:sz w:val="22"/>
          <w:szCs w:val="22"/>
        </w:rPr>
        <w:t>2.1 Project Summary</w:t>
      </w:r>
      <w:bookmarkEnd w:id="3"/>
      <w:bookmarkEnd w:id="4"/>
      <w:bookmarkEnd w:id="5"/>
      <w:bookmarkEnd w:id="6"/>
      <w:bookmarkEnd w:id="7"/>
      <w:bookmarkEnd w:id="8"/>
    </w:p>
    <w:p w:rsidRPr="00136297" w:rsidR="00541420" w:rsidP="425AF438" w:rsidRDefault="00541420" w14:paraId="4B68AD63" w14:textId="77777777">
      <w:pPr>
        <w:pStyle w:val="Heading3"/>
        <w:rPr>
          <w:rFonts w:ascii="Calibri Light" w:hAnsi="Calibri Light" w:eastAsia="Calibri Light" w:cs="Calibri Light"/>
          <w:b/>
          <w:bCs/>
          <w:color w:val="auto"/>
          <w:sz w:val="22"/>
          <w:szCs w:val="22"/>
        </w:rPr>
      </w:pPr>
      <w:bookmarkStart w:name="_Toc182888883" w:id="9"/>
      <w:bookmarkStart w:name="_Toc436221588" w:id="10"/>
      <w:bookmarkStart w:name="_Toc440007351" w:id="11"/>
      <w:bookmarkStart w:name="_Toc2024222159" w:id="12"/>
      <w:r w:rsidRPr="2EBDFC38">
        <w:rPr>
          <w:rFonts w:ascii="Calibri Light" w:hAnsi="Calibri Light" w:eastAsia="Calibri Light" w:cs="Calibri Light"/>
          <w:b/>
          <w:bCs/>
          <w:color w:val="auto"/>
          <w:sz w:val="22"/>
          <w:szCs w:val="22"/>
        </w:rPr>
        <w:t>2.1.1 Background</w:t>
      </w:r>
      <w:bookmarkEnd w:id="9"/>
      <w:bookmarkEnd w:id="10"/>
      <w:bookmarkEnd w:id="11"/>
      <w:r w:rsidRPr="2EBDFC38">
        <w:rPr>
          <w:rFonts w:ascii="Calibri Light" w:hAnsi="Calibri Light" w:eastAsia="Calibri Light" w:cs="Calibri Light"/>
          <w:b/>
          <w:bCs/>
          <w:color w:val="auto"/>
          <w:sz w:val="22"/>
          <w:szCs w:val="22"/>
        </w:rPr>
        <w:t xml:space="preserve"> &amp; Overview:</w:t>
      </w:r>
      <w:bookmarkEnd w:id="12"/>
    </w:p>
    <w:p w:rsidRPr="00E44F43" w:rsidR="00E44F43" w:rsidP="2EBDFC38" w:rsidRDefault="5C74C064" w14:paraId="38CB49EC" w14:textId="64CB7ADF">
      <w:pPr>
        <w:spacing w:before="210" w:after="21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Financial risk stress testing </w:t>
      </w:r>
      <w:commentRangeStart w:id="13"/>
      <w:commentRangeStart w:id="14"/>
      <w:r w:rsidRPr="2EBDFC38">
        <w:rPr>
          <w:rFonts w:ascii="Calibri Light" w:hAnsi="Calibri Light" w:eastAsia="Calibri Light" w:cs="Calibri Light"/>
          <w:sz w:val="20"/>
          <w:szCs w:val="20"/>
        </w:rPr>
        <w:t xml:space="preserve">is performed to assess how an institution’s </w:t>
      </w:r>
      <w:r w:rsidRPr="2EBDFC38" w:rsidR="00CD3615">
        <w:rPr>
          <w:rFonts w:ascii="Calibri Light" w:hAnsi="Calibri Light" w:eastAsia="Calibri Light" w:cs="Calibri Light"/>
          <w:sz w:val="20"/>
          <w:szCs w:val="20"/>
        </w:rPr>
        <w:t>assets</w:t>
      </w:r>
      <w:r w:rsidRPr="2EBDFC38">
        <w:rPr>
          <w:rFonts w:ascii="Calibri Light" w:hAnsi="Calibri Light" w:eastAsia="Calibri Light" w:cs="Calibri Light"/>
          <w:sz w:val="20"/>
          <w:szCs w:val="20"/>
        </w:rPr>
        <w:t xml:space="preserve"> </w:t>
      </w:r>
      <w:r w:rsidR="002B71ED">
        <w:rPr>
          <w:rFonts w:ascii="Calibri Light" w:hAnsi="Calibri Light" w:eastAsia="Calibri Light" w:cs="Calibri Light"/>
          <w:sz w:val="20"/>
          <w:szCs w:val="20"/>
        </w:rPr>
        <w:t>and liabilities</w:t>
      </w:r>
      <w:r w:rsidRPr="2EBDFC38">
        <w:rPr>
          <w:rFonts w:ascii="Calibri Light" w:hAnsi="Calibri Light" w:eastAsia="Calibri Light" w:cs="Calibri Light"/>
          <w:sz w:val="20"/>
          <w:szCs w:val="20"/>
        </w:rPr>
        <w:t xml:space="preserve"> would respond under severe but plausible adverse conditions. For Manulife, this process is especially critical because the company operates in a highly regulated insurance and wealth management environment, where long‑duration liabilities, actuarial models, and capital adequacy requirements must remain resilient in stressed scenarios.</w:t>
      </w:r>
      <w:commentRangeEnd w:id="13"/>
      <w:r w:rsidRPr="00E44F43" w:rsidR="00E44F43">
        <w:rPr>
          <w:rStyle w:val="CommentReference"/>
          <w:rFonts w:ascii="Calibri Light" w:hAnsi="Calibri Light" w:eastAsia="Calibri Light" w:cs="Calibri Light"/>
          <w:sz w:val="20"/>
          <w:szCs w:val="20"/>
        </w:rPr>
        <w:commentReference w:id="13"/>
      </w:r>
      <w:commentRangeEnd w:id="14"/>
      <w:r>
        <w:rPr>
          <w:rStyle w:val="CommentReference"/>
        </w:rPr>
        <w:commentReference w:id="14"/>
      </w:r>
    </w:p>
    <w:p w:rsidRPr="00C04435" w:rsidR="00E44F43" w:rsidP="00C04435" w:rsidRDefault="5C74C064" w14:paraId="6A35A49F" w14:textId="55E827E0">
      <w:pPr>
        <w:pStyle w:val="ListParagraph"/>
        <w:numPr>
          <w:ilvl w:val="0"/>
          <w:numId w:val="110"/>
        </w:numPr>
        <w:rPr>
          <w:rFonts w:ascii="Calibri Light" w:hAnsi="Calibri Light" w:eastAsia="Calibri Light" w:cs="Calibri Light"/>
          <w:b/>
          <w:bCs/>
        </w:rPr>
      </w:pPr>
      <w:r w:rsidRPr="00C04435">
        <w:rPr>
          <w:rFonts w:ascii="Calibri Light" w:hAnsi="Calibri Light" w:eastAsia="Calibri Light" w:cs="Calibri Light"/>
          <w:b/>
          <w:bCs/>
        </w:rPr>
        <w:t>Complex Asset and Liability Profiles</w:t>
      </w:r>
    </w:p>
    <w:p w:rsidRPr="00E44F43" w:rsidR="00E44F43" w:rsidP="2EBDFC38" w:rsidRDefault="5C74C064" w14:paraId="7EFCDB87" w14:textId="671F5036">
      <w:pPr>
        <w:spacing w:before="210" w:after="21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Manulife manages large, diversified investment portfolios and insurance liabilities that span decades. Stress testing helps validate that:</w:t>
      </w:r>
    </w:p>
    <w:p w:rsidR="4DFEE532" w:rsidP="2EBDFC38" w:rsidRDefault="4DFEE532" w14:paraId="5B6E9E3E" w14:textId="68B03559">
      <w:pPr>
        <w:pStyle w:val="ListParagraph"/>
        <w:numPr>
          <w:ilvl w:val="0"/>
          <w:numId w:val="30"/>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color w:val="333333"/>
          <w:sz w:val="20"/>
          <w:szCs w:val="20"/>
        </w:rPr>
        <w:t>Stress testing helps identify how much asset valuations will have an impact if a particular scenario happens</w:t>
      </w:r>
      <w:r w:rsidRPr="2EBDFC38" w:rsidR="4BFBF2FA">
        <w:rPr>
          <w:rFonts w:ascii="Calibri Light" w:hAnsi="Calibri Light" w:eastAsia="Calibri Light" w:cs="Calibri Light"/>
          <w:color w:val="333333"/>
          <w:sz w:val="20"/>
          <w:szCs w:val="20"/>
        </w:rPr>
        <w:t>.</w:t>
      </w:r>
    </w:p>
    <w:p w:rsidRPr="00E44F43" w:rsidR="00E44F43" w:rsidP="2EBDFC38" w:rsidRDefault="5C74C064" w14:paraId="49E6927B" w14:textId="78076C87">
      <w:pPr>
        <w:pStyle w:val="ListParagraph"/>
        <w:numPr>
          <w:ilvl w:val="0"/>
          <w:numId w:val="30"/>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Long-term liabilities (e.g., life insurance, annuities) can still be honored under adverse interest rate, credit, or equity market environments.</w:t>
      </w:r>
    </w:p>
    <w:p w:rsidRPr="00E44F43" w:rsidR="00E44F43" w:rsidP="2EBDFC38" w:rsidRDefault="5C74C064" w14:paraId="581E2EB7" w14:textId="0740AE53">
      <w:pPr>
        <w:spacing w:before="210" w:after="210" w:line="300" w:lineRule="auto"/>
        <w:rPr>
          <w:rFonts w:ascii="Calibri Light" w:hAnsi="Calibri Light" w:eastAsia="Calibri Light" w:cs="Calibri Light"/>
          <w:color w:val="464FEB"/>
          <w:sz w:val="20"/>
          <w:szCs w:val="20"/>
        </w:rPr>
      </w:pPr>
      <w:r w:rsidRPr="2EBDFC38">
        <w:rPr>
          <w:rFonts w:ascii="Calibri Light" w:hAnsi="Calibri Light" w:eastAsia="Calibri Light" w:cs="Calibri Light"/>
          <w:sz w:val="20"/>
          <w:szCs w:val="20"/>
        </w:rPr>
        <w:t>Manulife’s actuarial valuation models rely on extensive “what‑if” scenario modeling to ensure the company maintains enough capital to meet future claims obligations. These models are used to forecast outcomes and assess whether the organization can pay claims reliably under stress.</w:t>
      </w:r>
    </w:p>
    <w:p w:rsidRPr="00210944" w:rsidR="00E44F43" w:rsidP="00210944" w:rsidRDefault="5C74C064" w14:paraId="0B0C452C" w14:textId="320216F0">
      <w:pPr>
        <w:pStyle w:val="ListParagraph"/>
        <w:numPr>
          <w:ilvl w:val="0"/>
          <w:numId w:val="110"/>
        </w:numPr>
        <w:rPr>
          <w:rFonts w:ascii="Calibri Light" w:hAnsi="Calibri Light" w:eastAsia="Calibri Light" w:cs="Calibri Light"/>
          <w:b/>
          <w:bCs/>
        </w:rPr>
      </w:pPr>
      <w:commentRangeStart w:id="16"/>
      <w:r w:rsidRPr="00210944">
        <w:rPr>
          <w:rFonts w:ascii="Calibri Light" w:hAnsi="Calibri Light" w:eastAsia="Calibri Light" w:cs="Calibri Light"/>
          <w:b/>
          <w:bCs/>
        </w:rPr>
        <w:t>Regulatory Requirements and Capital Adequacy</w:t>
      </w:r>
    </w:p>
    <w:p w:rsidRPr="00E44F43" w:rsidR="00E44F43" w:rsidP="70D61B0E" w:rsidRDefault="5C74C064" w14:paraId="4D83652B" w14:textId="01B0D98B">
      <w:pPr>
        <w:spacing w:before="210" w:after="210" w:line="300" w:lineRule="auto"/>
        <w:rPr>
          <w:rFonts w:ascii="Calibri Light" w:hAnsi="Calibri Light" w:eastAsia="Calibri Light" w:cs="Calibri Light"/>
          <w:sz w:val="20"/>
          <w:szCs w:val="20"/>
        </w:rPr>
      </w:pPr>
      <w:r w:rsidRPr="70D61B0E">
        <w:rPr>
          <w:rFonts w:ascii="Calibri Light" w:hAnsi="Calibri Light" w:eastAsia="Calibri Light" w:cs="Calibri Light"/>
          <w:sz w:val="20"/>
          <w:szCs w:val="20"/>
        </w:rPr>
        <w:t>As a global insurer operating across multiple jurisdictions, Manulife must comply with stringent regulatory frameworks, including:</w:t>
      </w:r>
    </w:p>
    <w:p w:rsidRPr="00E44F43" w:rsidR="00E44F43" w:rsidP="2EBDFC38" w:rsidRDefault="5C74C064" w14:paraId="171728C4" w14:textId="52E4FB54">
      <w:pPr>
        <w:pStyle w:val="ListParagraph"/>
        <w:numPr>
          <w:ilvl w:val="0"/>
          <w:numId w:val="29"/>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Canadian LICAT capital requirements</w:t>
      </w:r>
    </w:p>
    <w:p w:rsidRPr="00E44F43" w:rsidR="00E44F43" w:rsidP="70D61B0E" w:rsidRDefault="5C74C064" w14:paraId="48F46DF0" w14:textId="7543D656">
      <w:pPr>
        <w:pStyle w:val="ListParagraph"/>
        <w:numPr>
          <w:ilvl w:val="0"/>
          <w:numId w:val="29"/>
        </w:numPr>
        <w:spacing w:after="0" w:line="300" w:lineRule="auto"/>
        <w:rPr>
          <w:rFonts w:ascii="Calibri Light" w:hAnsi="Calibri Light" w:eastAsia="Calibri Light" w:cs="Calibri Light"/>
          <w:sz w:val="20"/>
          <w:szCs w:val="20"/>
        </w:rPr>
      </w:pPr>
      <w:r w:rsidRPr="70D61B0E">
        <w:rPr>
          <w:rFonts w:ascii="Calibri Light" w:hAnsi="Calibri Light" w:eastAsia="Calibri Light" w:cs="Calibri Light"/>
          <w:sz w:val="20"/>
          <w:szCs w:val="20"/>
        </w:rPr>
        <w:t>U.S. and international solvency regulations</w:t>
      </w:r>
    </w:p>
    <w:p w:rsidRPr="00E44F43" w:rsidR="00E44F43" w:rsidP="70D61B0E" w:rsidRDefault="5C74C064" w14:paraId="5D288EF3" w14:textId="4E0F3218">
      <w:pPr>
        <w:pStyle w:val="ListParagraph"/>
        <w:numPr>
          <w:ilvl w:val="0"/>
          <w:numId w:val="29"/>
        </w:numPr>
        <w:spacing w:after="0" w:line="300" w:lineRule="auto"/>
        <w:rPr>
          <w:rFonts w:ascii="Calibri Light" w:hAnsi="Calibri Light" w:eastAsia="Calibri Light" w:cs="Calibri Light"/>
          <w:sz w:val="20"/>
          <w:szCs w:val="20"/>
        </w:rPr>
      </w:pPr>
      <w:r w:rsidRPr="70D61B0E">
        <w:rPr>
          <w:rFonts w:ascii="Calibri Light" w:hAnsi="Calibri Light" w:eastAsia="Calibri Light" w:cs="Calibri Light"/>
          <w:sz w:val="20"/>
          <w:szCs w:val="20"/>
        </w:rPr>
        <w:t>Stress-related reporting obligations tied to actuarial valuations and capital planning</w:t>
      </w:r>
    </w:p>
    <w:p w:rsidRPr="00E44F43" w:rsidR="00E44F43" w:rsidP="70D61B0E" w:rsidRDefault="5C74C064" w14:paraId="16F1BB74" w14:textId="54B9A49D">
      <w:pPr>
        <w:spacing w:before="210" w:after="210" w:line="300" w:lineRule="auto"/>
        <w:rPr>
          <w:rFonts w:ascii="Calibri Light" w:hAnsi="Calibri Light" w:eastAsia="Calibri Light" w:cs="Calibri Light"/>
          <w:color w:val="464FEB"/>
          <w:sz w:val="20"/>
          <w:szCs w:val="20"/>
        </w:rPr>
      </w:pPr>
      <w:r w:rsidRPr="70D61B0E">
        <w:rPr>
          <w:rFonts w:ascii="Calibri Light" w:hAnsi="Calibri Light" w:eastAsia="Calibri Light" w:cs="Calibri Light"/>
          <w:sz w:val="20"/>
          <w:szCs w:val="20"/>
        </w:rPr>
        <w:t xml:space="preserve">Stress testing enables Manulife to demonstrate that it can maintain sufficient capital buffers during shocks such as market volatility, interest‑rate swings, or economic recessions. This supports compliance with industry regulations and ensures stakeholders that the company remains financially robust. Regulatory bodies use stress tests to validate resilience across financial institutions, and insurance firms like Manulife use them as part of their internal risk management processes. </w:t>
      </w:r>
    </w:p>
    <w:p w:rsidRPr="00210944" w:rsidR="00E44F43" w:rsidP="00210944" w:rsidRDefault="5C74C064" w14:paraId="699D111F" w14:textId="13D6E3FA">
      <w:pPr>
        <w:pStyle w:val="ListParagraph"/>
        <w:numPr>
          <w:ilvl w:val="0"/>
          <w:numId w:val="110"/>
        </w:numPr>
        <w:rPr>
          <w:rFonts w:ascii="Calibri Light" w:hAnsi="Calibri Light" w:eastAsia="Calibri Light" w:cs="Calibri Light"/>
          <w:b/>
          <w:bCs/>
        </w:rPr>
      </w:pPr>
      <w:r w:rsidRPr="00210944">
        <w:rPr>
          <w:rFonts w:ascii="Calibri Light" w:hAnsi="Calibri Light" w:eastAsia="Calibri Light" w:cs="Calibri Light"/>
          <w:b/>
          <w:bCs/>
        </w:rPr>
        <w:t>Resilience Under Market and Economic Shocks</w:t>
      </w:r>
    </w:p>
    <w:p w:rsidRPr="00E44F43" w:rsidR="00E44F43" w:rsidP="70D61B0E" w:rsidRDefault="5C74C064" w14:paraId="27611A65" w14:textId="64B27F89">
      <w:pPr>
        <w:spacing w:before="210" w:after="210" w:line="300" w:lineRule="auto"/>
        <w:rPr>
          <w:rFonts w:ascii="Calibri Light" w:hAnsi="Calibri Light" w:eastAsia="Calibri Light" w:cs="Calibri Light"/>
          <w:sz w:val="20"/>
          <w:szCs w:val="20"/>
        </w:rPr>
      </w:pPr>
      <w:r w:rsidRPr="70D61B0E">
        <w:rPr>
          <w:rFonts w:ascii="Calibri Light" w:hAnsi="Calibri Light" w:eastAsia="Calibri Light" w:cs="Calibri Light"/>
          <w:sz w:val="20"/>
          <w:szCs w:val="20"/>
        </w:rPr>
        <w:t>Stress testing allows Manulife to quantify the impact of:</w:t>
      </w:r>
    </w:p>
    <w:p w:rsidRPr="00E44F43" w:rsidR="00E44F43" w:rsidP="70D61B0E" w:rsidRDefault="5C74C064" w14:paraId="14190879" w14:textId="34AF460D">
      <w:pPr>
        <w:pStyle w:val="ListParagraph"/>
        <w:numPr>
          <w:ilvl w:val="0"/>
          <w:numId w:val="28"/>
        </w:numPr>
        <w:spacing w:after="0" w:line="300" w:lineRule="auto"/>
        <w:rPr>
          <w:rFonts w:ascii="Calibri Light" w:hAnsi="Calibri Light" w:eastAsia="Calibri Light" w:cs="Calibri Light"/>
          <w:sz w:val="20"/>
          <w:szCs w:val="20"/>
        </w:rPr>
      </w:pPr>
      <w:r w:rsidRPr="70D61B0E">
        <w:rPr>
          <w:rFonts w:ascii="Calibri Light" w:hAnsi="Calibri Light" w:eastAsia="Calibri Light" w:cs="Calibri Light"/>
          <w:sz w:val="20"/>
          <w:szCs w:val="20"/>
        </w:rPr>
        <w:t>Sharp equity market declines</w:t>
      </w:r>
    </w:p>
    <w:p w:rsidRPr="00E44F43" w:rsidR="00E44F43" w:rsidP="70D61B0E" w:rsidRDefault="5C74C064" w14:paraId="5CF730C7" w14:textId="591C1B94">
      <w:pPr>
        <w:pStyle w:val="ListParagraph"/>
        <w:numPr>
          <w:ilvl w:val="0"/>
          <w:numId w:val="28"/>
        </w:numPr>
        <w:spacing w:after="0" w:line="300" w:lineRule="auto"/>
        <w:rPr>
          <w:rFonts w:ascii="Calibri Light" w:hAnsi="Calibri Light" w:eastAsia="Calibri Light" w:cs="Calibri Light"/>
          <w:sz w:val="20"/>
          <w:szCs w:val="20"/>
        </w:rPr>
      </w:pPr>
      <w:r w:rsidRPr="70D61B0E">
        <w:rPr>
          <w:rFonts w:ascii="Calibri Light" w:hAnsi="Calibri Light" w:eastAsia="Calibri Light" w:cs="Calibri Light"/>
          <w:sz w:val="20"/>
          <w:szCs w:val="20"/>
        </w:rPr>
        <w:t>Widening credit spreads</w:t>
      </w:r>
    </w:p>
    <w:p w:rsidRPr="00E44F43" w:rsidR="00E44F43" w:rsidP="70D61B0E" w:rsidRDefault="5C74C064" w14:paraId="2A2AB11C" w14:textId="0C7664DC">
      <w:pPr>
        <w:pStyle w:val="ListParagraph"/>
        <w:numPr>
          <w:ilvl w:val="0"/>
          <w:numId w:val="28"/>
        </w:numPr>
        <w:spacing w:after="0" w:line="300" w:lineRule="auto"/>
        <w:rPr>
          <w:rFonts w:ascii="Calibri Light" w:hAnsi="Calibri Light" w:eastAsia="Calibri Light" w:cs="Calibri Light"/>
          <w:sz w:val="20"/>
          <w:szCs w:val="20"/>
        </w:rPr>
      </w:pPr>
      <w:r w:rsidRPr="70D61B0E">
        <w:rPr>
          <w:rFonts w:ascii="Calibri Light" w:hAnsi="Calibri Light" w:eastAsia="Calibri Light" w:cs="Calibri Light"/>
          <w:sz w:val="20"/>
          <w:szCs w:val="20"/>
        </w:rPr>
        <w:t>Currency fluctuations</w:t>
      </w:r>
    </w:p>
    <w:p w:rsidRPr="00E44F43" w:rsidR="00E44F43" w:rsidP="70D61B0E" w:rsidRDefault="5C74C064" w14:paraId="3E863E31" w14:textId="51BEB5A5">
      <w:pPr>
        <w:pStyle w:val="ListParagraph"/>
        <w:numPr>
          <w:ilvl w:val="0"/>
          <w:numId w:val="28"/>
        </w:numPr>
        <w:spacing w:after="0" w:line="300" w:lineRule="auto"/>
        <w:rPr>
          <w:rFonts w:ascii="Calibri Light" w:hAnsi="Calibri Light" w:eastAsia="Calibri Light" w:cs="Calibri Light"/>
          <w:sz w:val="20"/>
          <w:szCs w:val="20"/>
        </w:rPr>
      </w:pPr>
      <w:r w:rsidRPr="70D61B0E">
        <w:rPr>
          <w:rFonts w:ascii="Calibri Light" w:hAnsi="Calibri Light" w:eastAsia="Calibri Light" w:cs="Calibri Light"/>
          <w:sz w:val="20"/>
          <w:szCs w:val="20"/>
        </w:rPr>
        <w:t>Interest rate shocks</w:t>
      </w:r>
    </w:p>
    <w:p w:rsidRPr="00E44F43" w:rsidR="00E44F43" w:rsidP="70D61B0E" w:rsidRDefault="5C74C064" w14:paraId="62F3AA7F" w14:textId="7F154A30">
      <w:pPr>
        <w:pStyle w:val="ListParagraph"/>
        <w:numPr>
          <w:ilvl w:val="0"/>
          <w:numId w:val="28"/>
        </w:numPr>
        <w:spacing w:after="0" w:line="300" w:lineRule="auto"/>
        <w:rPr>
          <w:rFonts w:ascii="Calibri Light" w:hAnsi="Calibri Light" w:eastAsia="Calibri Light" w:cs="Calibri Light"/>
          <w:sz w:val="20"/>
          <w:szCs w:val="20"/>
        </w:rPr>
      </w:pPr>
      <w:r w:rsidRPr="70D61B0E">
        <w:rPr>
          <w:rFonts w:ascii="Calibri Light" w:hAnsi="Calibri Light" w:eastAsia="Calibri Light" w:cs="Calibri Light"/>
          <w:sz w:val="20"/>
          <w:szCs w:val="20"/>
        </w:rPr>
        <w:t>Liquidity constraints</w:t>
      </w:r>
    </w:p>
    <w:p w:rsidRPr="00E44F43" w:rsidR="00E44F43" w:rsidP="70D61B0E" w:rsidRDefault="5C74C064" w14:paraId="78B4A7BE" w14:textId="4D8F3D0B">
      <w:pPr>
        <w:spacing w:before="210" w:after="210" w:line="300" w:lineRule="auto"/>
        <w:rPr>
          <w:rFonts w:ascii="Calibri Light" w:hAnsi="Calibri Light" w:eastAsia="Calibri Light" w:cs="Calibri Light"/>
          <w:color w:val="464FEB"/>
          <w:sz w:val="20"/>
          <w:szCs w:val="20"/>
        </w:rPr>
      </w:pPr>
      <w:r w:rsidRPr="2EBDFC38">
        <w:rPr>
          <w:rFonts w:ascii="Calibri Light" w:hAnsi="Calibri Light" w:eastAsia="Calibri Light" w:cs="Calibri Light"/>
          <w:sz w:val="20"/>
          <w:szCs w:val="20"/>
        </w:rPr>
        <w:t xml:space="preserve">This is crucial because Manulife’s financial performance is influenced by equity markets, credit conditions, inflation, interest rates, and investment risk exposures, which are explicitly identified as key risk drivers in their management reporting. </w:t>
      </w:r>
    </w:p>
    <w:p w:rsidRPr="00210944" w:rsidR="00E44F43" w:rsidP="00210944" w:rsidRDefault="5C74C064" w14:paraId="7A23D030" w14:textId="755AC76E">
      <w:pPr>
        <w:pStyle w:val="ListParagraph"/>
        <w:numPr>
          <w:ilvl w:val="0"/>
          <w:numId w:val="110"/>
        </w:numPr>
        <w:rPr>
          <w:rFonts w:ascii="Calibri Light" w:hAnsi="Calibri Light" w:eastAsia="Calibri Light" w:cs="Calibri Light"/>
          <w:b/>
          <w:bCs/>
        </w:rPr>
      </w:pPr>
      <w:r w:rsidRPr="00210944">
        <w:rPr>
          <w:rFonts w:ascii="Calibri Light" w:hAnsi="Calibri Light" w:eastAsia="Calibri Light" w:cs="Calibri Light"/>
          <w:b/>
          <w:bCs/>
        </w:rPr>
        <w:t>Support for Strategic Decision‑Making and Long‑Term Planning</w:t>
      </w:r>
    </w:p>
    <w:p w:rsidRPr="00E44F43" w:rsidR="00E44F43" w:rsidP="70D61B0E" w:rsidRDefault="5C74C064" w14:paraId="787C99BB" w14:textId="66CB42C0">
      <w:pPr>
        <w:spacing w:before="210" w:after="210" w:line="300" w:lineRule="auto"/>
        <w:rPr>
          <w:rFonts w:ascii="Calibri Light" w:hAnsi="Calibri Light" w:eastAsia="Calibri Light" w:cs="Calibri Light"/>
          <w:sz w:val="20"/>
          <w:szCs w:val="20"/>
        </w:rPr>
      </w:pPr>
      <w:r w:rsidRPr="70D61B0E">
        <w:rPr>
          <w:rFonts w:ascii="Calibri Light" w:hAnsi="Calibri Light" w:eastAsia="Calibri Light" w:cs="Calibri Light"/>
          <w:sz w:val="20"/>
          <w:szCs w:val="20"/>
        </w:rPr>
        <w:t>Stress testing results feed into:</w:t>
      </w:r>
    </w:p>
    <w:p w:rsidRPr="00E44F43" w:rsidR="00E44F43" w:rsidP="2EBDFC38" w:rsidRDefault="5C74C064" w14:paraId="5C2ED86C" w14:textId="2BEE6F68">
      <w:pPr>
        <w:pStyle w:val="ListParagraph"/>
        <w:numPr>
          <w:ilvl w:val="0"/>
          <w:numId w:val="26"/>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Asset-liability management</w:t>
      </w:r>
      <w:r w:rsidRPr="2EBDFC38" w:rsidR="7726E28B">
        <w:rPr>
          <w:rFonts w:ascii="Calibri Light" w:hAnsi="Calibri Light" w:eastAsia="Calibri Light" w:cs="Calibri Light"/>
          <w:sz w:val="20"/>
          <w:szCs w:val="20"/>
        </w:rPr>
        <w:t>.</w:t>
      </w:r>
    </w:p>
    <w:p w:rsidRPr="00E44F43" w:rsidR="00E44F43" w:rsidP="70D61B0E" w:rsidRDefault="5C74C064" w14:paraId="6DA9182A" w14:textId="02A836DF">
      <w:pPr>
        <w:pStyle w:val="ListParagraph"/>
        <w:numPr>
          <w:ilvl w:val="0"/>
          <w:numId w:val="26"/>
        </w:numPr>
        <w:spacing w:after="0" w:line="300" w:lineRule="auto"/>
        <w:rPr>
          <w:rFonts w:ascii="Calibri Light" w:hAnsi="Calibri Light" w:eastAsia="Calibri Light" w:cs="Calibri Light"/>
          <w:sz w:val="20"/>
          <w:szCs w:val="20"/>
        </w:rPr>
      </w:pPr>
      <w:r w:rsidRPr="70D61B0E">
        <w:rPr>
          <w:rFonts w:ascii="Calibri Light" w:hAnsi="Calibri Light" w:eastAsia="Calibri Light" w:cs="Calibri Light"/>
          <w:sz w:val="20"/>
          <w:szCs w:val="20"/>
        </w:rPr>
        <w:t>Capital planning</w:t>
      </w:r>
    </w:p>
    <w:p w:rsidRPr="00E44F43" w:rsidR="00E44F43" w:rsidP="70D61B0E" w:rsidRDefault="5C74C064" w14:paraId="7D35975E" w14:textId="44D8BD38">
      <w:pPr>
        <w:pStyle w:val="ListParagraph"/>
        <w:numPr>
          <w:ilvl w:val="0"/>
          <w:numId w:val="26"/>
        </w:numPr>
        <w:spacing w:after="0" w:line="300" w:lineRule="auto"/>
        <w:rPr>
          <w:rFonts w:ascii="Calibri Light" w:hAnsi="Calibri Light" w:eastAsia="Calibri Light" w:cs="Calibri Light"/>
          <w:sz w:val="20"/>
          <w:szCs w:val="20"/>
        </w:rPr>
      </w:pPr>
      <w:r w:rsidRPr="70D61B0E">
        <w:rPr>
          <w:rFonts w:ascii="Calibri Light" w:hAnsi="Calibri Light" w:eastAsia="Calibri Light" w:cs="Calibri Light"/>
          <w:sz w:val="20"/>
          <w:szCs w:val="20"/>
        </w:rPr>
        <w:t>Hedging strategies</w:t>
      </w:r>
    </w:p>
    <w:p w:rsidRPr="00E44F43" w:rsidR="00E44F43" w:rsidP="70D61B0E" w:rsidRDefault="5C74C064" w14:paraId="7A47E844" w14:textId="05138C7B">
      <w:pPr>
        <w:pStyle w:val="ListParagraph"/>
        <w:numPr>
          <w:ilvl w:val="0"/>
          <w:numId w:val="26"/>
        </w:numPr>
        <w:spacing w:after="0" w:line="300" w:lineRule="auto"/>
        <w:rPr>
          <w:rFonts w:ascii="Calibri Light" w:hAnsi="Calibri Light" w:eastAsia="Calibri Light" w:cs="Calibri Light"/>
          <w:sz w:val="20"/>
          <w:szCs w:val="20"/>
        </w:rPr>
      </w:pPr>
      <w:r w:rsidRPr="70D61B0E">
        <w:rPr>
          <w:rFonts w:ascii="Calibri Light" w:hAnsi="Calibri Light" w:eastAsia="Calibri Light" w:cs="Calibri Light"/>
          <w:sz w:val="20"/>
          <w:szCs w:val="20"/>
        </w:rPr>
        <w:t>Product pricing and risk appetite decisions</w:t>
      </w:r>
    </w:p>
    <w:p w:rsidRPr="00E44F43" w:rsidR="00E44F43" w:rsidP="70D61B0E" w:rsidRDefault="5C74C064" w14:paraId="1C54041B" w14:textId="26D1B208">
      <w:pPr>
        <w:pStyle w:val="ListParagraph"/>
        <w:numPr>
          <w:ilvl w:val="0"/>
          <w:numId w:val="26"/>
        </w:numPr>
        <w:spacing w:after="0" w:line="300" w:lineRule="auto"/>
        <w:rPr>
          <w:rFonts w:ascii="Calibri Light" w:hAnsi="Calibri Light" w:eastAsia="Calibri Light" w:cs="Calibri Light"/>
          <w:sz w:val="20"/>
          <w:szCs w:val="20"/>
        </w:rPr>
      </w:pPr>
      <w:r w:rsidRPr="70D61B0E">
        <w:rPr>
          <w:rFonts w:ascii="Calibri Light" w:hAnsi="Calibri Light" w:eastAsia="Calibri Light" w:cs="Calibri Light"/>
          <w:sz w:val="20"/>
          <w:szCs w:val="20"/>
        </w:rPr>
        <w:t>Contingency planning for adverse market conditions</w:t>
      </w:r>
    </w:p>
    <w:p w:rsidRPr="00E44F43" w:rsidR="00E44F43" w:rsidP="70D61B0E" w:rsidRDefault="5C74C064" w14:paraId="13CC7D3C" w14:textId="4CA12C68">
      <w:pPr>
        <w:spacing w:before="210" w:after="21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By identifying vulnerabilities, Manulife can proactively adjust investment strategies, modify assumptions, and enhance governance frameworks before real-world shocks occur. </w:t>
      </w:r>
    </w:p>
    <w:p w:rsidR="2EBDFC38" w:rsidP="2EBDFC38" w:rsidRDefault="2EBDFC38" w14:paraId="1DF07181" w14:textId="36A99594">
      <w:pPr>
        <w:rPr>
          <w:rFonts w:ascii="Calibri Light" w:hAnsi="Calibri Light" w:eastAsia="Calibri Light" w:cs="Calibri Light"/>
          <w:sz w:val="20"/>
          <w:szCs w:val="20"/>
        </w:rPr>
      </w:pPr>
      <w:commentRangeEnd w:id="16"/>
      <w:r>
        <w:rPr>
          <w:rStyle w:val="CommentReference"/>
          <w:rFonts w:ascii="Calibri Light" w:hAnsi="Calibri Light" w:eastAsia="Calibri Light" w:cs="Calibri Light"/>
          <w:sz w:val="20"/>
          <w:szCs w:val="20"/>
        </w:rPr>
        <w:commentReference w:id="16"/>
      </w:r>
    </w:p>
    <w:p w:rsidR="56AF5647" w:rsidP="2EBDFC38" w:rsidRDefault="56AF5647" w14:paraId="0DD69A9D" w14:textId="6BF02E17">
      <w:pPr>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In parallel to </w:t>
      </w:r>
      <w:r w:rsidRPr="2EBDFC38" w:rsidR="773297FD">
        <w:rPr>
          <w:rFonts w:ascii="Calibri Light" w:hAnsi="Calibri Light" w:eastAsia="Calibri Light" w:cs="Calibri Light"/>
          <w:sz w:val="20"/>
          <w:szCs w:val="20"/>
        </w:rPr>
        <w:t>the BRC</w:t>
      </w:r>
      <w:r w:rsidRPr="2EBDFC38">
        <w:rPr>
          <w:rFonts w:ascii="Calibri Light" w:hAnsi="Calibri Light" w:eastAsia="Calibri Light" w:cs="Calibri Light"/>
          <w:sz w:val="20"/>
          <w:szCs w:val="20"/>
        </w:rPr>
        <w:t xml:space="preserve"> GFC stress test develop</w:t>
      </w:r>
      <w:r w:rsidRPr="2EBDFC38" w:rsidR="4B61A7A9">
        <w:rPr>
          <w:rFonts w:ascii="Calibri Light" w:hAnsi="Calibri Light" w:eastAsia="Calibri Light" w:cs="Calibri Light"/>
          <w:sz w:val="20"/>
          <w:szCs w:val="20"/>
        </w:rPr>
        <w:t xml:space="preserve">ment of </w:t>
      </w:r>
      <w:r w:rsidRPr="2EBDFC38">
        <w:rPr>
          <w:rFonts w:ascii="Calibri Light" w:hAnsi="Calibri Light" w:eastAsia="Calibri Light" w:cs="Calibri Light"/>
          <w:sz w:val="20"/>
          <w:szCs w:val="20"/>
        </w:rPr>
        <w:t>RDA F</w:t>
      </w:r>
      <w:r w:rsidRPr="2EBDFC38" w:rsidR="36C7DB09">
        <w:rPr>
          <w:rFonts w:ascii="Calibri Light" w:hAnsi="Calibri Light" w:eastAsia="Calibri Light" w:cs="Calibri Light"/>
          <w:sz w:val="20"/>
          <w:szCs w:val="20"/>
        </w:rPr>
        <w:t xml:space="preserve">inancial Risk Stress </w:t>
      </w:r>
      <w:r w:rsidRPr="2EBDFC38" w:rsidR="04F556FF">
        <w:rPr>
          <w:rFonts w:ascii="Calibri Light" w:hAnsi="Calibri Light" w:eastAsia="Calibri Light" w:cs="Calibri Light"/>
          <w:sz w:val="20"/>
          <w:szCs w:val="20"/>
        </w:rPr>
        <w:t>Test framework</w:t>
      </w:r>
      <w:r w:rsidRPr="2EBDFC38">
        <w:rPr>
          <w:rFonts w:ascii="Calibri Light" w:hAnsi="Calibri Light" w:eastAsia="Calibri Light" w:cs="Calibri Light"/>
          <w:sz w:val="20"/>
          <w:szCs w:val="20"/>
        </w:rPr>
        <w:t xml:space="preserve"> will </w:t>
      </w:r>
      <w:r w:rsidRPr="2EBDFC38" w:rsidR="55096006">
        <w:rPr>
          <w:rFonts w:ascii="Calibri Light" w:hAnsi="Calibri Light" w:eastAsia="Calibri Light" w:cs="Calibri Light"/>
          <w:sz w:val="20"/>
          <w:szCs w:val="20"/>
        </w:rPr>
        <w:t>enable you</w:t>
      </w:r>
      <w:r w:rsidRPr="2EBDFC38">
        <w:rPr>
          <w:rFonts w:ascii="Calibri Light" w:hAnsi="Calibri Light" w:eastAsia="Calibri Light" w:cs="Calibri Light"/>
          <w:sz w:val="20"/>
          <w:szCs w:val="20"/>
        </w:rPr>
        <w:t xml:space="preserve"> to get higher granular asset impacts, standardized shock conversion, and improved liability/net impact calculation using earnings sensitivities (ES).  </w:t>
      </w:r>
    </w:p>
    <w:p w:rsidRPr="00136297" w:rsidR="00541420" w:rsidP="425AF438" w:rsidRDefault="00541420" w14:paraId="050C0215" w14:textId="77777777">
      <w:pPr>
        <w:pStyle w:val="Heading2"/>
        <w:rPr>
          <w:rFonts w:ascii="Calibri Light" w:hAnsi="Calibri Light" w:eastAsia="Calibri Light" w:cs="Calibri Light"/>
          <w:b/>
          <w:bCs/>
          <w:color w:val="auto"/>
          <w:sz w:val="22"/>
          <w:szCs w:val="22"/>
        </w:rPr>
      </w:pPr>
      <w:bookmarkStart w:name="_Toc182888884" w:id="18"/>
      <w:bookmarkStart w:name="_Toc163449927" w:id="19"/>
      <w:bookmarkStart w:name="_Toc436221589" w:id="20"/>
      <w:bookmarkStart w:name="_Toc440007352" w:id="21"/>
      <w:bookmarkStart w:name="_Toc440007998" w:id="22"/>
      <w:bookmarkStart w:name="_Toc232025795" w:id="23"/>
      <w:r w:rsidRPr="2EBDFC38">
        <w:rPr>
          <w:rFonts w:ascii="Calibri Light" w:hAnsi="Calibri Light" w:eastAsia="Calibri Light" w:cs="Calibri Light"/>
          <w:b/>
          <w:bCs/>
          <w:color w:val="auto"/>
          <w:sz w:val="22"/>
          <w:szCs w:val="22"/>
        </w:rPr>
        <w:t>2.2 BRD Scope</w:t>
      </w:r>
      <w:bookmarkEnd w:id="18"/>
      <w:bookmarkEnd w:id="19"/>
      <w:bookmarkEnd w:id="20"/>
      <w:bookmarkEnd w:id="21"/>
      <w:bookmarkEnd w:id="22"/>
      <w:r w:rsidRPr="2EBDFC38">
        <w:rPr>
          <w:rFonts w:ascii="Calibri Light" w:hAnsi="Calibri Light" w:eastAsia="Calibri Light" w:cs="Calibri Light"/>
          <w:b/>
          <w:bCs/>
          <w:color w:val="auto"/>
          <w:sz w:val="22"/>
          <w:szCs w:val="22"/>
        </w:rPr>
        <w:t>:</w:t>
      </w:r>
      <w:bookmarkEnd w:id="23"/>
    </w:p>
    <w:p w:rsidRPr="00E26571" w:rsidR="00E26571" w:rsidP="425AF438" w:rsidRDefault="00E26571" w14:paraId="1D889112" w14:textId="0CC2AF8C">
      <w:pPr>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This BRD includes all </w:t>
      </w:r>
      <w:r w:rsidRPr="2EBDFC38" w:rsidR="582C1BB8">
        <w:rPr>
          <w:rFonts w:ascii="Calibri Light" w:hAnsi="Calibri Light" w:eastAsia="Calibri Light" w:cs="Calibri Light"/>
          <w:sz w:val="20"/>
          <w:szCs w:val="20"/>
        </w:rPr>
        <w:t xml:space="preserve">data </w:t>
      </w:r>
      <w:r w:rsidRPr="2EBDFC38">
        <w:rPr>
          <w:rFonts w:ascii="Calibri Light" w:hAnsi="Calibri Light" w:eastAsia="Calibri Light" w:cs="Calibri Light"/>
          <w:sz w:val="20"/>
          <w:szCs w:val="20"/>
        </w:rPr>
        <w:t>modelling,</w:t>
      </w:r>
      <w:commentRangeStart w:id="24"/>
      <w:r w:rsidRPr="2EBDFC38">
        <w:rPr>
          <w:rFonts w:ascii="Calibri Light" w:hAnsi="Calibri Light" w:eastAsia="Calibri Light" w:cs="Calibri Light"/>
          <w:sz w:val="20"/>
          <w:szCs w:val="20"/>
        </w:rPr>
        <w:t xml:space="preserve"> integration, transformation, calculation, and </w:t>
      </w:r>
      <w:r w:rsidRPr="2EBDFC38" w:rsidR="07E1DD0F">
        <w:rPr>
          <w:rFonts w:ascii="Calibri Light" w:hAnsi="Calibri Light" w:eastAsia="Calibri Light" w:cs="Calibri Light"/>
          <w:sz w:val="20"/>
          <w:szCs w:val="20"/>
        </w:rPr>
        <w:t xml:space="preserve">other </w:t>
      </w:r>
      <w:r w:rsidRPr="2EBDFC38" w:rsidR="110B8A52">
        <w:rPr>
          <w:rFonts w:ascii="Calibri Light" w:hAnsi="Calibri Light" w:eastAsia="Calibri Light" w:cs="Calibri Light"/>
          <w:sz w:val="20"/>
          <w:szCs w:val="20"/>
        </w:rPr>
        <w:t xml:space="preserve">data </w:t>
      </w:r>
      <w:r w:rsidRPr="2EBDFC38">
        <w:rPr>
          <w:rFonts w:ascii="Calibri Light" w:hAnsi="Calibri Light" w:eastAsia="Calibri Light" w:cs="Calibri Light"/>
          <w:sz w:val="20"/>
          <w:szCs w:val="20"/>
        </w:rPr>
        <w:t>requirements needed to produce driven outputs</w:t>
      </w:r>
      <w:r w:rsidRPr="2EBDFC38" w:rsidR="08FDAD1B">
        <w:rPr>
          <w:rFonts w:ascii="Calibri Light" w:hAnsi="Calibri Light" w:eastAsia="Calibri Light" w:cs="Calibri Light"/>
          <w:sz w:val="20"/>
          <w:szCs w:val="20"/>
        </w:rPr>
        <w:t xml:space="preserve"> </w:t>
      </w:r>
      <w:r w:rsidRPr="2EBDFC38" w:rsidR="23773E8A">
        <w:rPr>
          <w:rFonts w:ascii="Calibri Light" w:hAnsi="Calibri Light" w:eastAsia="Calibri Light" w:cs="Calibri Light"/>
          <w:sz w:val="20"/>
          <w:szCs w:val="20"/>
        </w:rPr>
        <w:t>.</w:t>
      </w:r>
      <w:commentRangeEnd w:id="24"/>
      <w:r w:rsidRPr="00E26571">
        <w:rPr>
          <w:rStyle w:val="CommentReference"/>
          <w:rFonts w:ascii="Calibri Light" w:hAnsi="Calibri Light" w:eastAsia="Calibri Light" w:cs="Calibri Light"/>
          <w:sz w:val="20"/>
          <w:szCs w:val="20"/>
        </w:rPr>
        <w:commentReference w:id="24"/>
      </w:r>
    </w:p>
    <w:p w:rsidRPr="009F1839" w:rsidR="00541420" w:rsidP="425AF438" w:rsidRDefault="00541420" w14:paraId="1D5A7430" w14:textId="77777777">
      <w:pPr>
        <w:pStyle w:val="Heading3"/>
        <w:rPr>
          <w:rFonts w:ascii="Calibri Light" w:hAnsi="Calibri Light" w:eastAsia="Calibri Light" w:cs="Calibri Light"/>
          <w:b/>
          <w:bCs/>
          <w:color w:val="auto"/>
          <w:sz w:val="22"/>
          <w:szCs w:val="22"/>
        </w:rPr>
      </w:pPr>
      <w:bookmarkStart w:name="_Toc1064565812" w:id="26"/>
      <w:r w:rsidRPr="2EBDFC38">
        <w:rPr>
          <w:rFonts w:ascii="Calibri Light" w:hAnsi="Calibri Light" w:eastAsia="Calibri Light" w:cs="Calibri Light"/>
          <w:b/>
          <w:bCs/>
          <w:color w:val="auto"/>
          <w:sz w:val="22"/>
          <w:szCs w:val="22"/>
        </w:rPr>
        <w:t>2.2.1   In Scope</w:t>
      </w:r>
      <w:bookmarkEnd w:id="26"/>
    </w:p>
    <w:p w:rsidR="66ADDBF2" w:rsidP="2EBDFC38" w:rsidRDefault="66ADDBF2" w14:paraId="712D22AD" w14:textId="3BE05B41">
      <w:pPr>
        <w:spacing w:line="24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In </w:t>
      </w:r>
      <w:r w:rsidRPr="2EBDFC38" w:rsidR="15CA81CB">
        <w:rPr>
          <w:rFonts w:ascii="Calibri Light" w:hAnsi="Calibri Light" w:eastAsia="Calibri Light" w:cs="Calibri Light"/>
          <w:sz w:val="20"/>
          <w:szCs w:val="20"/>
        </w:rPr>
        <w:t>Ph</w:t>
      </w:r>
      <w:r w:rsidRPr="2EBDFC38" w:rsidR="43D40A48">
        <w:rPr>
          <w:rFonts w:ascii="Calibri Light" w:hAnsi="Calibri Light" w:eastAsia="Calibri Light" w:cs="Calibri Light"/>
          <w:sz w:val="20"/>
          <w:szCs w:val="20"/>
        </w:rPr>
        <w:t>ase 1</w:t>
      </w:r>
      <w:r w:rsidRPr="2EBDFC38" w:rsidR="7BFADD83">
        <w:rPr>
          <w:rFonts w:ascii="Calibri Light" w:hAnsi="Calibri Light" w:eastAsia="Calibri Light" w:cs="Calibri Light"/>
          <w:sz w:val="20"/>
          <w:szCs w:val="20"/>
        </w:rPr>
        <w:t xml:space="preserve"> of this project, we will be concentrating on the following Modules and </w:t>
      </w:r>
      <w:r w:rsidRPr="2EBDFC38" w:rsidR="00CD3615">
        <w:rPr>
          <w:rFonts w:ascii="Calibri Light" w:hAnsi="Calibri Light" w:eastAsia="Calibri Light" w:cs="Calibri Light"/>
          <w:sz w:val="20"/>
          <w:szCs w:val="20"/>
        </w:rPr>
        <w:t>will</w:t>
      </w:r>
      <w:r w:rsidRPr="2EBDFC38" w:rsidR="7BFADD83">
        <w:rPr>
          <w:rFonts w:ascii="Calibri Light" w:hAnsi="Calibri Light" w:eastAsia="Calibri Light" w:cs="Calibri Light"/>
          <w:sz w:val="20"/>
          <w:szCs w:val="20"/>
        </w:rPr>
        <w:t xml:space="preserve"> carry out all the detailed analysis</w:t>
      </w:r>
      <w:r w:rsidRPr="2EBDFC38" w:rsidR="3E9FF50C">
        <w:rPr>
          <w:rFonts w:ascii="Calibri Light" w:hAnsi="Calibri Light" w:eastAsia="Calibri Light" w:cs="Calibri Light"/>
          <w:sz w:val="20"/>
          <w:szCs w:val="20"/>
        </w:rPr>
        <w:t xml:space="preserve"> for deriving the Financial Risk Stress Test outputs.</w:t>
      </w:r>
    </w:p>
    <w:p w:rsidR="43D40A48" w:rsidP="73FE3836" w:rsidRDefault="43D40A48" w14:paraId="4843E3A9" w14:textId="23EF5B50">
      <w:pPr>
        <w:pStyle w:val="ListParagraph"/>
        <w:numPr>
          <w:ilvl w:val="0"/>
          <w:numId w:val="31"/>
        </w:numPr>
        <w:rPr>
          <w:rFonts w:ascii="Calibri Light" w:hAnsi="Calibri Light" w:eastAsia="Calibri Light" w:cs="Calibri Light"/>
          <w:sz w:val="20"/>
          <w:szCs w:val="20"/>
        </w:rPr>
      </w:pPr>
      <w:r w:rsidRPr="2EBDFC38">
        <w:rPr>
          <w:rFonts w:ascii="Calibri Light" w:hAnsi="Calibri Light" w:eastAsia="Calibri Light" w:cs="Calibri Light"/>
          <w:b/>
          <w:bCs/>
          <w:sz w:val="20"/>
          <w:szCs w:val="20"/>
        </w:rPr>
        <w:t>Module 1:</w:t>
      </w:r>
      <w:r w:rsidRPr="2EBDFC38">
        <w:rPr>
          <w:rFonts w:ascii="Calibri Light" w:hAnsi="Calibri Light" w:eastAsia="Calibri Light" w:cs="Calibri Light"/>
          <w:sz w:val="20"/>
          <w:szCs w:val="20"/>
        </w:rPr>
        <w:t xml:space="preserve"> BarraOne Asset Impact</w:t>
      </w:r>
      <w:r w:rsidRPr="2EBDFC38" w:rsidR="3446D986">
        <w:rPr>
          <w:rFonts w:ascii="Calibri Light" w:hAnsi="Calibri Light" w:eastAsia="Calibri Light" w:cs="Calibri Light"/>
          <w:sz w:val="20"/>
          <w:szCs w:val="20"/>
        </w:rPr>
        <w:t>:</w:t>
      </w:r>
    </w:p>
    <w:p w:rsidR="3446D986" w:rsidP="2EBDFC38" w:rsidRDefault="3446D986" w14:paraId="2C4F2047" w14:textId="068B4BB1">
      <w:pPr>
        <w:pStyle w:val="ListParagraph"/>
        <w:numPr>
          <w:ilvl w:val="0"/>
          <w:numId w:val="7"/>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Ingestion of TAM data from </w:t>
      </w:r>
      <w:r w:rsidRPr="2EBDFC38" w:rsidR="580F90F5">
        <w:rPr>
          <w:rFonts w:ascii="Calibri Light" w:hAnsi="Calibri Light" w:eastAsia="Calibri Light" w:cs="Calibri Light"/>
          <w:sz w:val="20"/>
          <w:szCs w:val="20"/>
        </w:rPr>
        <w:t>ALM Segmentation</w:t>
      </w:r>
      <w:r w:rsidRPr="2EBDFC38">
        <w:rPr>
          <w:rFonts w:ascii="Calibri Light" w:hAnsi="Calibri Light" w:eastAsia="Calibri Light" w:cs="Calibri Light"/>
          <w:sz w:val="20"/>
          <w:szCs w:val="20"/>
        </w:rPr>
        <w:t xml:space="preserve"> cube via Delta Share</w:t>
      </w:r>
    </w:p>
    <w:p w:rsidR="0092429F" w:rsidP="2EBDFC38" w:rsidRDefault="0092429F" w14:paraId="1DB0CA23" w14:textId="6B746E37">
      <w:pPr>
        <w:pStyle w:val="ListParagraph"/>
        <w:numPr>
          <w:ilvl w:val="0"/>
          <w:numId w:val="7"/>
        </w:numPr>
        <w:spacing w:after="0" w:line="300" w:lineRule="auto"/>
        <w:rPr>
          <w:rFonts w:ascii="Calibri Light" w:hAnsi="Calibri Light" w:eastAsia="Calibri Light" w:cs="Calibri Light"/>
          <w:sz w:val="20"/>
          <w:szCs w:val="20"/>
        </w:rPr>
      </w:pPr>
      <w:r>
        <w:rPr>
          <w:rFonts w:ascii="Calibri Light" w:hAnsi="Calibri Light" w:eastAsia="Calibri Light" w:cs="Calibri Light"/>
          <w:sz w:val="20"/>
          <w:szCs w:val="20"/>
        </w:rPr>
        <w:t xml:space="preserve">Integration of TAM Segment, </w:t>
      </w:r>
      <w:r w:rsidR="003D28A3">
        <w:rPr>
          <w:rFonts w:ascii="Calibri Light" w:hAnsi="Calibri Light" w:eastAsia="Calibri Light" w:cs="Calibri Light"/>
          <w:sz w:val="20"/>
          <w:szCs w:val="20"/>
        </w:rPr>
        <w:t>ES Segment, Portfolio Code and Adjusted Asset Group to enable accurate association of BarraOne Market values</w:t>
      </w:r>
    </w:p>
    <w:p w:rsidR="3446D986" w:rsidP="2EBDFC38" w:rsidRDefault="3446D986" w14:paraId="0E5709C7" w14:textId="2BC32E2A">
      <w:pPr>
        <w:pStyle w:val="ListParagraph"/>
        <w:numPr>
          <w:ilvl w:val="0"/>
          <w:numId w:val="7"/>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ES</w:t>
      </w:r>
      <w:r w:rsidRPr="2EBDFC38" w:rsidR="7AF17A05">
        <w:rPr>
          <w:rFonts w:ascii="Calibri Light" w:hAnsi="Calibri Light" w:eastAsia="Calibri Light" w:cs="Calibri Light"/>
          <w:sz w:val="20"/>
          <w:szCs w:val="20"/>
        </w:rPr>
        <w:t xml:space="preserve"> </w:t>
      </w:r>
      <w:r w:rsidRPr="2EBDFC38">
        <w:rPr>
          <w:rFonts w:ascii="Calibri Light" w:hAnsi="Calibri Light" w:eastAsia="Calibri Light" w:cs="Calibri Light"/>
          <w:sz w:val="20"/>
          <w:szCs w:val="20"/>
        </w:rPr>
        <w:t xml:space="preserve">segment </w:t>
      </w:r>
      <w:r w:rsidRPr="2EBDFC38" w:rsidR="241DFA0E">
        <w:rPr>
          <w:rFonts w:ascii="Calibri Light" w:hAnsi="Calibri Light" w:eastAsia="Calibri Light" w:cs="Calibri Light"/>
          <w:sz w:val="20"/>
          <w:szCs w:val="20"/>
        </w:rPr>
        <w:t xml:space="preserve">mapping </w:t>
      </w:r>
      <w:r w:rsidRPr="2EBDFC38">
        <w:rPr>
          <w:rFonts w:ascii="Calibri Light" w:hAnsi="Calibri Light" w:eastAsia="Calibri Light" w:cs="Calibri Light"/>
          <w:sz w:val="20"/>
          <w:szCs w:val="20"/>
        </w:rPr>
        <w:t xml:space="preserve">at </w:t>
      </w:r>
      <w:r w:rsidRPr="2EBDFC38" w:rsidR="06E246CF">
        <w:rPr>
          <w:rFonts w:ascii="Calibri Light" w:hAnsi="Calibri Light" w:eastAsia="Calibri Light" w:cs="Calibri Light"/>
          <w:sz w:val="20"/>
          <w:szCs w:val="20"/>
        </w:rPr>
        <w:t>portfolio code</w:t>
      </w:r>
      <w:r w:rsidRPr="2EBDFC38">
        <w:rPr>
          <w:rFonts w:ascii="Calibri Light" w:hAnsi="Calibri Light" w:eastAsia="Calibri Light" w:cs="Calibri Light"/>
          <w:sz w:val="20"/>
          <w:szCs w:val="20"/>
        </w:rPr>
        <w:t xml:space="preserve"> level</w:t>
      </w:r>
      <w:r w:rsidRPr="2EBDFC38" w:rsidR="3EA63684">
        <w:rPr>
          <w:rFonts w:ascii="Calibri Light" w:hAnsi="Calibri Light" w:eastAsia="Calibri Light" w:cs="Calibri Light"/>
          <w:sz w:val="20"/>
          <w:szCs w:val="20"/>
        </w:rPr>
        <w:t xml:space="preserve"> using automated approach using the logic provided by </w:t>
      </w:r>
      <w:r w:rsidRPr="2EBDFC38" w:rsidR="00C8409E">
        <w:rPr>
          <w:rFonts w:ascii="Calibri Light" w:hAnsi="Calibri Light" w:eastAsia="Calibri Light" w:cs="Calibri Light"/>
          <w:sz w:val="20"/>
          <w:szCs w:val="20"/>
        </w:rPr>
        <w:t>stakeholders</w:t>
      </w:r>
    </w:p>
    <w:p w:rsidR="3446D986" w:rsidP="2EBDFC38" w:rsidRDefault="3446D986" w14:paraId="51402333" w14:textId="320CCFEB">
      <w:pPr>
        <w:pStyle w:val="ListParagraph"/>
        <w:numPr>
          <w:ilvl w:val="0"/>
          <w:numId w:val="7"/>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Ingestion of BarraOne Stress Test</w:t>
      </w:r>
      <w:r w:rsidRPr="2EBDFC38" w:rsidR="3097CDA7">
        <w:rPr>
          <w:rFonts w:ascii="Calibri Light" w:hAnsi="Calibri Light" w:eastAsia="Calibri Light" w:cs="Calibri Light"/>
          <w:sz w:val="20"/>
          <w:szCs w:val="20"/>
        </w:rPr>
        <w:t xml:space="preserve"> (with FX and without FX Impact)</w:t>
      </w:r>
      <w:r w:rsidRPr="2EBDFC38">
        <w:rPr>
          <w:rFonts w:ascii="Calibri Light" w:hAnsi="Calibri Light" w:eastAsia="Calibri Light" w:cs="Calibri Light"/>
          <w:sz w:val="20"/>
          <w:szCs w:val="20"/>
        </w:rPr>
        <w:t xml:space="preserve"> data</w:t>
      </w:r>
      <w:r w:rsidRPr="2EBDFC38" w:rsidR="661B9F46">
        <w:rPr>
          <w:rFonts w:ascii="Calibri Light" w:hAnsi="Calibri Light" w:eastAsia="Calibri Light" w:cs="Calibri Light"/>
          <w:sz w:val="20"/>
          <w:szCs w:val="20"/>
        </w:rPr>
        <w:t xml:space="preserve"> from GWAM</w:t>
      </w:r>
    </w:p>
    <w:p w:rsidR="3446D986" w:rsidP="2EBDFC38" w:rsidRDefault="3446D986" w14:paraId="63DC6BD5" w14:textId="086E2F0C">
      <w:pPr>
        <w:pStyle w:val="ListParagraph"/>
        <w:numPr>
          <w:ilvl w:val="0"/>
          <w:numId w:val="7"/>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Calculation of Asset Impact (MV </w:t>
      </w:r>
      <w:r w:rsidR="00A2445C">
        <w:rPr>
          <w:rFonts w:ascii="Calibri Light" w:hAnsi="Calibri Light" w:eastAsia="Calibri Light" w:cs="Calibri Light"/>
          <w:sz w:val="20"/>
          <w:szCs w:val="20"/>
        </w:rPr>
        <w:t xml:space="preserve">Change </w:t>
      </w:r>
      <w:r w:rsidRPr="2EBDFC38">
        <w:rPr>
          <w:rFonts w:ascii="Calibri Light" w:hAnsi="Calibri Light" w:eastAsia="Calibri Light" w:cs="Calibri Light"/>
          <w:sz w:val="20"/>
          <w:szCs w:val="20"/>
        </w:rPr>
        <w:t xml:space="preserve">with FX vs MV </w:t>
      </w:r>
      <w:r w:rsidR="00A2445C">
        <w:rPr>
          <w:rFonts w:ascii="Calibri Light" w:hAnsi="Calibri Light" w:eastAsia="Calibri Light" w:cs="Calibri Light"/>
          <w:sz w:val="20"/>
          <w:szCs w:val="20"/>
        </w:rPr>
        <w:t xml:space="preserve">Change </w:t>
      </w:r>
      <w:r w:rsidRPr="2EBDFC38">
        <w:rPr>
          <w:rFonts w:ascii="Calibri Light" w:hAnsi="Calibri Light" w:eastAsia="Calibri Light" w:cs="Calibri Light"/>
          <w:sz w:val="20"/>
          <w:szCs w:val="20"/>
        </w:rPr>
        <w:t>without FX)</w:t>
      </w:r>
    </w:p>
    <w:p w:rsidR="00BB0769" w:rsidP="2EBDFC38" w:rsidRDefault="00BB0769" w14:paraId="0D55D444" w14:textId="3513F4B1">
      <w:pPr>
        <w:pStyle w:val="ListParagraph"/>
        <w:numPr>
          <w:ilvl w:val="0"/>
          <w:numId w:val="7"/>
        </w:numPr>
        <w:spacing w:after="0" w:line="300" w:lineRule="auto"/>
        <w:rPr>
          <w:rFonts w:ascii="Calibri Light" w:hAnsi="Calibri Light" w:eastAsia="Calibri Light" w:cs="Calibri Light"/>
          <w:sz w:val="20"/>
          <w:szCs w:val="20"/>
        </w:rPr>
      </w:pPr>
      <w:r>
        <w:rPr>
          <w:rFonts w:ascii="Calibri Light" w:hAnsi="Calibri Light" w:eastAsia="Calibri Light" w:cs="Calibri Light"/>
          <w:sz w:val="20"/>
          <w:szCs w:val="20"/>
        </w:rPr>
        <w:t xml:space="preserve">Generation of Outputs – </w:t>
      </w:r>
    </w:p>
    <w:p w:rsidR="00BF4501" w:rsidP="00BF4501" w:rsidRDefault="00BF4501" w14:paraId="21C32215" w14:textId="76E7FD4E">
      <w:pPr>
        <w:pStyle w:val="ListParagraph"/>
        <w:numPr>
          <w:ilvl w:val="1"/>
          <w:numId w:val="7"/>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Asset Impact without FX by ES Segment + AAG</w:t>
      </w:r>
    </w:p>
    <w:p w:rsidR="00BF4501" w:rsidP="00BF4501" w:rsidRDefault="00BF4501" w14:paraId="55FF3594" w14:textId="3CED9E42">
      <w:pPr>
        <w:pStyle w:val="ListParagraph"/>
        <w:numPr>
          <w:ilvl w:val="1"/>
          <w:numId w:val="7"/>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FX Impact by ES Segment + AAG</w:t>
      </w:r>
    </w:p>
    <w:p w:rsidRPr="0047417B" w:rsidR="2EBDFC38" w:rsidP="0047417B" w:rsidRDefault="0047417B" w14:paraId="119D2ECF" w14:textId="443ABF85">
      <w:pPr>
        <w:pStyle w:val="ListParagraph"/>
        <w:numPr>
          <w:ilvl w:val="1"/>
          <w:numId w:val="7"/>
        </w:numPr>
        <w:spacing w:after="0" w:line="300" w:lineRule="auto"/>
        <w:rPr>
          <w:rFonts w:ascii="Calibri Light" w:hAnsi="Calibri Light" w:eastAsia="Calibri Light" w:cs="Calibri Light"/>
          <w:sz w:val="20"/>
          <w:szCs w:val="20"/>
        </w:rPr>
      </w:pPr>
      <w:r>
        <w:rPr>
          <w:rFonts w:ascii="Calibri Light" w:hAnsi="Calibri Light" w:eastAsia="Calibri Light" w:cs="Calibri Light"/>
          <w:sz w:val="20"/>
          <w:szCs w:val="20"/>
        </w:rPr>
        <w:t>Public Equity and ALDA Shocks by ES Segment</w:t>
      </w:r>
    </w:p>
    <w:p w:rsidR="43D40A48" w:rsidP="73FE3836" w:rsidRDefault="43D40A48" w14:paraId="3655B32B" w14:textId="7AD74CFF">
      <w:pPr>
        <w:pStyle w:val="ListParagraph"/>
        <w:numPr>
          <w:ilvl w:val="0"/>
          <w:numId w:val="31"/>
        </w:numPr>
        <w:rPr>
          <w:rFonts w:ascii="Calibri Light" w:hAnsi="Calibri Light" w:eastAsia="Calibri Light" w:cs="Calibri Light"/>
          <w:sz w:val="20"/>
          <w:szCs w:val="20"/>
        </w:rPr>
      </w:pPr>
      <w:r w:rsidRPr="2EBDFC38">
        <w:rPr>
          <w:rFonts w:ascii="Calibri Light" w:hAnsi="Calibri Light" w:eastAsia="Calibri Light" w:cs="Calibri Light"/>
          <w:b/>
          <w:bCs/>
          <w:sz w:val="20"/>
          <w:szCs w:val="20"/>
        </w:rPr>
        <w:t xml:space="preserve">Module 2: </w:t>
      </w:r>
      <w:r w:rsidRPr="2EBDFC38">
        <w:rPr>
          <w:rFonts w:ascii="Calibri Light" w:hAnsi="Calibri Light" w:eastAsia="Calibri Light" w:cs="Calibri Light"/>
          <w:sz w:val="20"/>
          <w:szCs w:val="20"/>
        </w:rPr>
        <w:t>Quarterly Earning Sensitivity (Liability)</w:t>
      </w:r>
      <w:r w:rsidRPr="2EBDFC38" w:rsidR="267D5483">
        <w:rPr>
          <w:rFonts w:ascii="Calibri Light" w:hAnsi="Calibri Light" w:eastAsia="Calibri Light" w:cs="Calibri Light"/>
          <w:sz w:val="20"/>
          <w:szCs w:val="20"/>
        </w:rPr>
        <w:t xml:space="preserve"> and BarraOne Shock Factors</w:t>
      </w:r>
    </w:p>
    <w:p w:rsidR="2EBDFC38" w:rsidP="2EBDFC38" w:rsidRDefault="2EBDFC38" w14:paraId="490D8F84" w14:textId="3F335B35">
      <w:pPr>
        <w:rPr>
          <w:rFonts w:ascii="Calibri Light" w:hAnsi="Calibri Light" w:eastAsia="Calibri Light" w:cs="Calibri Light"/>
          <w:sz w:val="20"/>
          <w:szCs w:val="20"/>
        </w:rPr>
      </w:pPr>
    </w:p>
    <w:p w:rsidR="43D40A48" w:rsidP="2EBDFC38" w:rsidRDefault="43D40A48" w14:paraId="357CBE7B" w14:textId="7F3DA7B7">
      <w:pPr>
        <w:pStyle w:val="ListParagraph"/>
        <w:numPr>
          <w:ilvl w:val="0"/>
          <w:numId w:val="31"/>
        </w:numPr>
        <w:rPr>
          <w:rFonts w:ascii="Calibri Light" w:hAnsi="Calibri Light" w:eastAsia="Calibri Light" w:cs="Calibri Light"/>
          <w:sz w:val="20"/>
          <w:szCs w:val="20"/>
        </w:rPr>
      </w:pPr>
      <w:r w:rsidRPr="2EBDFC38">
        <w:rPr>
          <w:rFonts w:ascii="Calibri Light" w:hAnsi="Calibri Light" w:eastAsia="Calibri Light" w:cs="Calibri Light"/>
          <w:b/>
          <w:bCs/>
          <w:sz w:val="20"/>
          <w:szCs w:val="20"/>
        </w:rPr>
        <w:t xml:space="preserve">Module 3: </w:t>
      </w:r>
      <w:r w:rsidRPr="2EBDFC38" w:rsidR="50AEED70">
        <w:rPr>
          <w:rFonts w:ascii="Calibri Light" w:hAnsi="Calibri Light" w:eastAsia="Calibri Light" w:cs="Calibri Light"/>
          <w:sz w:val="20"/>
          <w:szCs w:val="20"/>
        </w:rPr>
        <w:t xml:space="preserve">Earnings and Balance Sheet (Net Impact) </w:t>
      </w:r>
    </w:p>
    <w:p w:rsidR="62E373C5" w:rsidP="2EBDFC38" w:rsidRDefault="62E373C5" w14:paraId="2A568DC2" w14:textId="59DF6D1E">
      <w:pPr>
        <w:ind w:left="720" w:firstLine="720"/>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  The </w:t>
      </w:r>
      <w:r w:rsidRPr="2EBDFC38" w:rsidR="00CD3615">
        <w:rPr>
          <w:rFonts w:ascii="Calibri Light" w:hAnsi="Calibri Light" w:eastAsia="Calibri Light" w:cs="Calibri Light"/>
          <w:sz w:val="20"/>
          <w:szCs w:val="20"/>
        </w:rPr>
        <w:t>flow process below</w:t>
      </w:r>
      <w:r w:rsidRPr="2EBDFC38">
        <w:rPr>
          <w:rFonts w:ascii="Calibri Light" w:hAnsi="Calibri Light" w:eastAsia="Calibri Light" w:cs="Calibri Light"/>
          <w:sz w:val="20"/>
          <w:szCs w:val="20"/>
        </w:rPr>
        <w:t xml:space="preserve"> </w:t>
      </w:r>
      <w:r w:rsidRPr="2EBDFC38" w:rsidR="1BBB92FB">
        <w:rPr>
          <w:rFonts w:ascii="Calibri Light" w:hAnsi="Calibri Light" w:eastAsia="Calibri Light" w:cs="Calibri Light"/>
          <w:sz w:val="20"/>
          <w:szCs w:val="20"/>
        </w:rPr>
        <w:t>shows</w:t>
      </w:r>
      <w:r w:rsidRPr="2EBDFC38">
        <w:rPr>
          <w:rFonts w:ascii="Calibri Light" w:hAnsi="Calibri Light" w:eastAsia="Calibri Light" w:cs="Calibri Light"/>
          <w:sz w:val="20"/>
          <w:szCs w:val="20"/>
        </w:rPr>
        <w:t xml:space="preserve"> the process integrates each module</w:t>
      </w:r>
      <w:r w:rsidRPr="2EBDFC38" w:rsidR="541BC771">
        <w:rPr>
          <w:rFonts w:ascii="Calibri Light" w:hAnsi="Calibri Light" w:eastAsia="Calibri Light" w:cs="Calibri Light"/>
          <w:sz w:val="20"/>
          <w:szCs w:val="20"/>
        </w:rPr>
        <w:t>.</w:t>
      </w:r>
    </w:p>
    <w:p w:rsidR="2B9E38B7" w:rsidP="2EBDFC38" w:rsidRDefault="2B9E38B7" w14:paraId="7603090E" w14:textId="48B83C4F">
      <w:r>
        <w:rPr>
          <w:noProof/>
        </w:rPr>
        <w:drawing>
          <wp:inline distT="0" distB="0" distL="0" distR="0" wp14:anchorId="2FF6DD79" wp14:editId="0D059058">
            <wp:extent cx="6124575" cy="400050"/>
            <wp:effectExtent l="0" t="0" r="0" b="0"/>
            <wp:docPr id="1115145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45556" name="Picture 1115145556"/>
                    <pic:cNvPicPr/>
                  </pic:nvPicPr>
                  <pic:blipFill>
                    <a:blip r:embed="rId14">
                      <a:extLst>
                        <a:ext uri="{28A0092B-C50C-407E-A947-70E740481C1C}">
                          <a14:useLocalDpi xmlns:a14="http://schemas.microsoft.com/office/drawing/2010/main"/>
                        </a:ext>
                      </a:extLst>
                    </a:blip>
                    <a:stretch>
                      <a:fillRect/>
                    </a:stretch>
                  </pic:blipFill>
                  <pic:spPr>
                    <a:xfrm>
                      <a:off x="0" y="0"/>
                      <a:ext cx="6124575" cy="400050"/>
                    </a:xfrm>
                    <a:prstGeom prst="rect">
                      <a:avLst/>
                    </a:prstGeom>
                  </pic:spPr>
                </pic:pic>
              </a:graphicData>
            </a:graphic>
          </wp:inline>
        </w:drawing>
      </w:r>
    </w:p>
    <w:p w:rsidRPr="00A43F34" w:rsidR="00A43F34" w:rsidP="2EBDFC38" w:rsidRDefault="009C4746" w14:paraId="510EAC3A" w14:textId="63C50139">
      <w:pPr>
        <w:pStyle w:val="Heading3"/>
        <w:spacing w:after="0" w:line="300" w:lineRule="atLeast"/>
        <w:rPr>
          <w:rFonts w:ascii="Calibri Light" w:hAnsi="Calibri Light" w:cs="Calibri Light"/>
          <w:b/>
          <w:bCs/>
          <w:color w:val="auto"/>
          <w:sz w:val="22"/>
          <w:szCs w:val="22"/>
        </w:rPr>
      </w:pPr>
      <w:bookmarkStart w:name="_Toc1146311157" w:id="27"/>
      <w:r w:rsidRPr="2EBDFC38">
        <w:rPr>
          <w:rFonts w:ascii="Calibri Light" w:hAnsi="Calibri Light" w:cs="Calibri Light"/>
          <w:b/>
          <w:bCs/>
          <w:color w:val="auto"/>
          <w:sz w:val="22"/>
          <w:szCs w:val="22"/>
        </w:rPr>
        <w:t>2.2.2</w:t>
      </w:r>
      <w:r w:rsidRPr="2EBDFC38" w:rsidR="1E45859B">
        <w:rPr>
          <w:rFonts w:ascii="Calibri Light" w:hAnsi="Calibri Light" w:cs="Calibri Light"/>
          <w:b/>
          <w:bCs/>
          <w:color w:val="auto"/>
          <w:sz w:val="22"/>
          <w:szCs w:val="22"/>
        </w:rPr>
        <w:t xml:space="preserve">   </w:t>
      </w:r>
      <w:r w:rsidRPr="2EBDFC38" w:rsidR="00541420">
        <w:rPr>
          <w:rFonts w:ascii="Calibri Light" w:hAnsi="Calibri Light" w:cs="Calibri Light"/>
          <w:b/>
          <w:bCs/>
          <w:color w:val="auto"/>
          <w:sz w:val="22"/>
          <w:szCs w:val="22"/>
        </w:rPr>
        <w:t>Out Scope</w:t>
      </w:r>
      <w:bookmarkEnd w:id="27"/>
    </w:p>
    <w:p w:rsidR="6DEB18DB" w:rsidP="2EBDFC38" w:rsidRDefault="6DEB18DB" w14:paraId="0CB7A222" w14:textId="2087558D">
      <w:pPr>
        <w:pStyle w:val="ListParagraph"/>
        <w:numPr>
          <w:ilvl w:val="0"/>
          <w:numId w:val="39"/>
        </w:numPr>
        <w:spacing w:after="0" w:line="300" w:lineRule="atLeast"/>
        <w:rPr>
          <w:rFonts w:ascii="Calibri Light" w:hAnsi="Calibri Light" w:eastAsia="Calibri Light" w:cs="Calibri Light"/>
          <w:sz w:val="20"/>
          <w:szCs w:val="20"/>
        </w:rPr>
      </w:pPr>
      <w:r w:rsidRPr="2EBDFC38">
        <w:rPr>
          <w:rFonts w:ascii="Calibri Light" w:hAnsi="Calibri Light" w:eastAsia="Calibri Light" w:cs="Calibri Light"/>
          <w:sz w:val="20"/>
          <w:szCs w:val="20"/>
        </w:rPr>
        <w:t>Data visualization/re</w:t>
      </w:r>
      <w:commentRangeStart w:id="28"/>
      <w:r w:rsidRPr="2EBDFC38">
        <w:rPr>
          <w:rFonts w:ascii="Calibri Light" w:hAnsi="Calibri Light" w:eastAsia="Calibri Light" w:cs="Calibri Light"/>
          <w:sz w:val="20"/>
          <w:szCs w:val="20"/>
        </w:rPr>
        <w:t>porting layer</w:t>
      </w:r>
    </w:p>
    <w:p w:rsidR="6DEB18DB" w:rsidP="2EBDFC38" w:rsidRDefault="6DEB18DB" w14:paraId="3134AA4C" w14:textId="2549CB52">
      <w:pPr>
        <w:pStyle w:val="ListParagraph"/>
        <w:numPr>
          <w:ilvl w:val="0"/>
          <w:numId w:val="39"/>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UI or dashboard development</w:t>
      </w:r>
      <w:commentRangeEnd w:id="28"/>
      <w:r>
        <w:rPr>
          <w:rStyle w:val="CommentReference"/>
          <w:rFonts w:ascii="Calibri Light" w:hAnsi="Calibri Light" w:eastAsia="Calibri Light" w:cs="Calibri Light"/>
          <w:sz w:val="20"/>
          <w:szCs w:val="20"/>
        </w:rPr>
        <w:commentReference w:id="28"/>
      </w:r>
    </w:p>
    <w:p w:rsidRPr="002C53B7" w:rsidR="002C53B7" w:rsidP="2EBDFC38" w:rsidRDefault="0051004D" w14:paraId="24AB4342" w14:textId="5ECA1240">
      <w:pPr>
        <w:pStyle w:val="Heading3"/>
        <w:rPr>
          <w:rFonts w:ascii="Calibri Light" w:hAnsi="Calibri Light" w:cs="Calibri Light"/>
          <w:b/>
          <w:bCs/>
          <w:color w:val="auto"/>
          <w:sz w:val="22"/>
          <w:szCs w:val="22"/>
        </w:rPr>
      </w:pPr>
      <w:bookmarkStart w:name="_Toc1308482242" w:id="30"/>
      <w:r w:rsidRPr="2EBDFC38">
        <w:rPr>
          <w:rFonts w:ascii="Calibri Light" w:hAnsi="Calibri Light" w:cs="Calibri Light"/>
          <w:b/>
          <w:bCs/>
          <w:color w:val="auto"/>
          <w:sz w:val="22"/>
          <w:szCs w:val="22"/>
        </w:rPr>
        <w:t>2.2.3</w:t>
      </w:r>
      <w:r w:rsidRPr="2EBDFC38" w:rsidR="705EEC0D">
        <w:rPr>
          <w:rFonts w:ascii="Calibri Light" w:hAnsi="Calibri Light" w:cs="Calibri Light"/>
          <w:b/>
          <w:bCs/>
          <w:color w:val="auto"/>
          <w:sz w:val="22"/>
          <w:szCs w:val="22"/>
        </w:rPr>
        <w:t xml:space="preserve">   </w:t>
      </w:r>
      <w:r w:rsidRPr="2EBDFC38" w:rsidR="00541420">
        <w:rPr>
          <w:rFonts w:ascii="Calibri Light" w:hAnsi="Calibri Light" w:cs="Calibri Light"/>
          <w:b/>
          <w:bCs/>
          <w:color w:val="auto"/>
          <w:sz w:val="22"/>
          <w:szCs w:val="22"/>
        </w:rPr>
        <w:t>Benefits</w:t>
      </w:r>
      <w:bookmarkEnd w:id="30"/>
    </w:p>
    <w:p w:rsidRPr="002C53B7" w:rsidR="002C53B7" w:rsidP="425AF438" w:rsidRDefault="002C53B7" w14:paraId="593FFD5D" w14:textId="14587EF1">
      <w:pPr>
        <w:pStyle w:val="ListParagraph"/>
        <w:numPr>
          <w:ilvl w:val="0"/>
          <w:numId w:val="40"/>
        </w:numPr>
        <w:rPr>
          <w:rFonts w:ascii="Calibri Light" w:hAnsi="Calibri Light" w:cs="Calibri Light"/>
          <w:sz w:val="20"/>
          <w:szCs w:val="20"/>
        </w:rPr>
      </w:pPr>
      <w:r w:rsidRPr="2EBDFC38">
        <w:rPr>
          <w:rFonts w:ascii="Calibri Light" w:hAnsi="Calibri Light" w:cs="Calibri Light"/>
          <w:sz w:val="20"/>
          <w:szCs w:val="20"/>
        </w:rPr>
        <w:t xml:space="preserve">Increased modelling accuracy via </w:t>
      </w:r>
      <w:r w:rsidRPr="2EBDFC38" w:rsidR="2FC9ACBE">
        <w:rPr>
          <w:rFonts w:ascii="Calibri Light" w:hAnsi="Calibri Light" w:eastAsia="Calibri Light" w:cs="Calibri Light"/>
          <w:sz w:val="20"/>
          <w:szCs w:val="20"/>
        </w:rPr>
        <w:t xml:space="preserve">BarraOne </w:t>
      </w:r>
      <w:r w:rsidRPr="2EBDFC38" w:rsidR="142AFAC7">
        <w:rPr>
          <w:rFonts w:ascii="Calibri Light" w:hAnsi="Calibri Light" w:cs="Calibri Light"/>
          <w:sz w:val="20"/>
          <w:szCs w:val="20"/>
        </w:rPr>
        <w:t>asset</w:t>
      </w:r>
      <w:r w:rsidRPr="2EBDFC38" w:rsidR="3D8E3130">
        <w:rPr>
          <w:rFonts w:ascii="Calibri Light" w:hAnsi="Calibri Light" w:cs="Calibri Light"/>
          <w:sz w:val="20"/>
          <w:szCs w:val="20"/>
        </w:rPr>
        <w:t>-based</w:t>
      </w:r>
      <w:r w:rsidRPr="2EBDFC38">
        <w:rPr>
          <w:rFonts w:ascii="Calibri Light" w:hAnsi="Calibri Light" w:cs="Calibri Light"/>
          <w:sz w:val="20"/>
          <w:szCs w:val="20"/>
        </w:rPr>
        <w:t xml:space="preserve"> impacts.</w:t>
      </w:r>
    </w:p>
    <w:p w:rsidR="525DB186" w:rsidP="2EBDFC38" w:rsidRDefault="525DB186" w14:paraId="580A3EAC" w14:textId="20F09FD5">
      <w:pPr>
        <w:pStyle w:val="ListParagraph"/>
        <w:numPr>
          <w:ilvl w:val="0"/>
          <w:numId w:val="40"/>
        </w:numPr>
        <w:rPr>
          <w:rFonts w:ascii="Calibri Light" w:hAnsi="Calibri Light" w:cs="Calibri Light"/>
          <w:sz w:val="20"/>
          <w:szCs w:val="20"/>
          <w:highlight w:val="yellow"/>
        </w:rPr>
      </w:pPr>
      <w:r w:rsidRPr="2EBDFC38">
        <w:rPr>
          <w:rFonts w:ascii="Calibri Light" w:hAnsi="Calibri Light" w:cs="Calibri Light"/>
          <w:sz w:val="20"/>
          <w:szCs w:val="20"/>
          <w:highlight w:val="yellow"/>
        </w:rPr>
        <w:t>TBD</w:t>
      </w:r>
    </w:p>
    <w:p w:rsidRPr="00F11340" w:rsidR="00F11340" w:rsidP="2EBDFC38" w:rsidRDefault="00F92C15" w14:paraId="0B23B8D8" w14:textId="74159047">
      <w:pPr>
        <w:pStyle w:val="Heading3"/>
        <w:numPr>
          <w:ilvl w:val="2"/>
          <w:numId w:val="55"/>
        </w:numPr>
        <w:rPr>
          <w:rFonts w:ascii="Calibri Light" w:hAnsi="Calibri Light" w:cs="Calibri Light"/>
          <w:b/>
          <w:bCs/>
          <w:color w:val="auto"/>
          <w:sz w:val="22"/>
          <w:szCs w:val="22"/>
        </w:rPr>
      </w:pPr>
      <w:bookmarkStart w:name="_Toc1987597733" w:id="31"/>
      <w:r w:rsidRPr="2EBDFC38">
        <w:rPr>
          <w:rFonts w:ascii="Calibri Light" w:hAnsi="Calibri Light" w:cs="Calibri Light"/>
          <w:b/>
          <w:bCs/>
          <w:color w:val="auto"/>
          <w:sz w:val="22"/>
          <w:szCs w:val="22"/>
        </w:rPr>
        <w:t>A</w:t>
      </w:r>
      <w:r w:rsidRPr="2EBDFC38" w:rsidR="00541420">
        <w:rPr>
          <w:rFonts w:ascii="Calibri Light" w:hAnsi="Calibri Light" w:cs="Calibri Light"/>
          <w:b/>
          <w:bCs/>
          <w:color w:val="auto"/>
          <w:sz w:val="22"/>
          <w:szCs w:val="22"/>
        </w:rPr>
        <w:t>ssumptions</w:t>
      </w:r>
      <w:bookmarkEnd w:id="31"/>
    </w:p>
    <w:p w:rsidR="0C4647B7" w:rsidP="2EBDFC38" w:rsidRDefault="0C4647B7" w14:paraId="208BADFE" w14:textId="7B636921">
      <w:pPr>
        <w:pStyle w:val="ListParagraph"/>
        <w:numPr>
          <w:ilvl w:val="0"/>
          <w:numId w:val="22"/>
        </w:numPr>
        <w:rPr>
          <w:rFonts w:ascii="Calibri Light" w:hAnsi="Calibri Light" w:cs="Calibri Light"/>
          <w:sz w:val="20"/>
          <w:szCs w:val="20"/>
        </w:rPr>
      </w:pPr>
      <w:r w:rsidRPr="2EBDFC38">
        <w:rPr>
          <w:rFonts w:ascii="Calibri Light" w:hAnsi="Calibri Light" w:cs="Calibri Light"/>
          <w:sz w:val="20"/>
          <w:szCs w:val="20"/>
        </w:rPr>
        <w:t xml:space="preserve">It is ensured that the data with </w:t>
      </w:r>
      <w:r w:rsidRPr="2EBDFC38" w:rsidR="5F0C3D99">
        <w:rPr>
          <w:rFonts w:ascii="Calibri Light" w:hAnsi="Calibri Light" w:cs="Calibri Light"/>
          <w:sz w:val="20"/>
          <w:szCs w:val="20"/>
        </w:rPr>
        <w:t>respect</w:t>
      </w:r>
      <w:r w:rsidRPr="2EBDFC38">
        <w:rPr>
          <w:rFonts w:ascii="Calibri Light" w:hAnsi="Calibri Light" w:cs="Calibri Light"/>
          <w:sz w:val="20"/>
          <w:szCs w:val="20"/>
        </w:rPr>
        <w:t xml:space="preserve"> to FX and without FX scenarios data is already present in the input </w:t>
      </w:r>
      <w:r w:rsidRPr="2EBDFC38" w:rsidR="4BE02BD8">
        <w:rPr>
          <w:rFonts w:ascii="Calibri Light" w:hAnsi="Calibri Light" w:cs="Calibri Light"/>
          <w:sz w:val="20"/>
          <w:szCs w:val="20"/>
        </w:rPr>
        <w:t>that RDA consumes.</w:t>
      </w:r>
    </w:p>
    <w:p w:rsidR="680575FC" w:rsidP="2EBDFC38" w:rsidRDefault="680575FC" w14:paraId="65C44C92" w14:textId="541490C0">
      <w:pPr>
        <w:pStyle w:val="ListParagraph"/>
        <w:numPr>
          <w:ilvl w:val="0"/>
          <w:numId w:val="22"/>
        </w:numPr>
        <w:rPr>
          <w:rFonts w:ascii="Calibri Light" w:hAnsi="Calibri Light" w:eastAsia="Calibri Light" w:cs="Calibri Light"/>
          <w:sz w:val="20"/>
          <w:szCs w:val="20"/>
        </w:rPr>
      </w:pPr>
      <w:r w:rsidRPr="2EBDFC38">
        <w:rPr>
          <w:rFonts w:ascii="Calibri Light" w:hAnsi="Calibri Light" w:eastAsia="Calibri Light" w:cs="Calibri Light"/>
          <w:sz w:val="20"/>
          <w:szCs w:val="20"/>
        </w:rPr>
        <w:t>Only one shock scenario is currently present</w:t>
      </w:r>
    </w:p>
    <w:p w:rsidR="00F11340" w:rsidP="0015205B" w:rsidRDefault="00F11340" w14:paraId="62532F8B" w14:textId="0AFD06F5">
      <w:pPr>
        <w:pStyle w:val="Heading3"/>
        <w:numPr>
          <w:ilvl w:val="2"/>
          <w:numId w:val="55"/>
        </w:numPr>
        <w:rPr>
          <w:rFonts w:ascii="Calibri Light" w:hAnsi="Calibri Light" w:cs="Calibri Light"/>
          <w:b/>
          <w:bCs/>
          <w:color w:val="auto"/>
          <w:sz w:val="22"/>
          <w:szCs w:val="22"/>
        </w:rPr>
      </w:pPr>
      <w:bookmarkStart w:name="_Toc791177058" w:id="32"/>
      <w:r w:rsidRPr="2EBDFC38">
        <w:rPr>
          <w:rFonts w:ascii="Calibri Light" w:hAnsi="Calibri Light" w:cs="Calibri Light"/>
          <w:b/>
          <w:bCs/>
          <w:color w:val="auto"/>
          <w:sz w:val="22"/>
          <w:szCs w:val="22"/>
        </w:rPr>
        <w:t>Dependencies</w:t>
      </w:r>
      <w:r w:rsidRPr="2EBDFC38" w:rsidR="009B7457">
        <w:rPr>
          <w:rFonts w:ascii="Calibri Light" w:hAnsi="Calibri Light" w:cs="Calibri Light"/>
          <w:b/>
          <w:bCs/>
          <w:color w:val="auto"/>
          <w:sz w:val="22"/>
          <w:szCs w:val="22"/>
        </w:rPr>
        <w:t xml:space="preserve"> &amp; Constraints</w:t>
      </w:r>
      <w:bookmarkEnd w:id="32"/>
    </w:p>
    <w:p w:rsidRPr="009B7457" w:rsidR="009B7457" w:rsidP="2EBDFC38" w:rsidRDefault="00CD3615" w14:paraId="3A13065A" w14:textId="5F063C4F">
      <w:pPr>
        <w:rPr>
          <w:b/>
          <w:bCs/>
        </w:rPr>
      </w:pPr>
      <w:r w:rsidRPr="2EBDFC38">
        <w:rPr>
          <w:rFonts w:ascii="Calibri Light" w:hAnsi="Calibri Light" w:cs="Calibri Light"/>
          <w:b/>
          <w:bCs/>
        </w:rPr>
        <w:t>Dependences</w:t>
      </w:r>
      <w:r w:rsidRPr="2EBDFC38" w:rsidR="3C5CB0DD">
        <w:rPr>
          <w:rFonts w:ascii="Calibri Light" w:hAnsi="Calibri Light" w:cs="Calibri Light"/>
          <w:b/>
          <w:bCs/>
        </w:rPr>
        <w:t xml:space="preserve"> &amp; Constraints:</w:t>
      </w:r>
    </w:p>
    <w:p w:rsidRPr="00F11340" w:rsidR="00F11340" w:rsidP="425AF438" w:rsidRDefault="00F11340" w14:paraId="2C53D258" w14:textId="7745BF33">
      <w:pPr>
        <w:pStyle w:val="ListParagraph"/>
        <w:numPr>
          <w:ilvl w:val="0"/>
          <w:numId w:val="52"/>
        </w:numPr>
        <w:rPr>
          <w:rFonts w:ascii="Calibri Light" w:hAnsi="Calibri Light" w:cs="Calibri Light"/>
          <w:sz w:val="20"/>
          <w:szCs w:val="20"/>
        </w:rPr>
      </w:pPr>
      <w:r w:rsidRPr="2EBDFC38">
        <w:rPr>
          <w:rFonts w:ascii="Calibri Light" w:hAnsi="Calibri Light" w:cs="Calibri Light"/>
          <w:sz w:val="20"/>
          <w:szCs w:val="20"/>
        </w:rPr>
        <w:t xml:space="preserve">Availability of BarraOne </w:t>
      </w:r>
      <w:r w:rsidRPr="2EBDFC38" w:rsidR="00A131C9">
        <w:rPr>
          <w:rFonts w:ascii="Calibri Light" w:hAnsi="Calibri Light" w:cs="Calibri Light"/>
          <w:sz w:val="20"/>
          <w:szCs w:val="20"/>
        </w:rPr>
        <w:t>stress test</w:t>
      </w:r>
      <w:r w:rsidRPr="2EBDFC38">
        <w:rPr>
          <w:rFonts w:ascii="Calibri Light" w:hAnsi="Calibri Light" w:cs="Calibri Light"/>
          <w:sz w:val="20"/>
          <w:szCs w:val="20"/>
        </w:rPr>
        <w:t xml:space="preserve"> output</w:t>
      </w:r>
      <w:r w:rsidRPr="2EBDFC38" w:rsidR="268E382E">
        <w:rPr>
          <w:rFonts w:ascii="Calibri Light" w:hAnsi="Calibri Light" w:cs="Calibri Light"/>
          <w:sz w:val="20"/>
          <w:szCs w:val="20"/>
        </w:rPr>
        <w:t xml:space="preserve"> in GWAM EDL.</w:t>
      </w:r>
    </w:p>
    <w:p w:rsidRPr="00F11340" w:rsidR="00F11340" w:rsidP="425AF438" w:rsidRDefault="00F11340" w14:paraId="26B9548F" w14:textId="5DCEA249">
      <w:pPr>
        <w:pStyle w:val="ListParagraph"/>
        <w:numPr>
          <w:ilvl w:val="0"/>
          <w:numId w:val="52"/>
        </w:numPr>
        <w:rPr>
          <w:rFonts w:ascii="Calibri Light" w:hAnsi="Calibri Light" w:cs="Calibri Light"/>
          <w:sz w:val="20"/>
          <w:szCs w:val="20"/>
        </w:rPr>
      </w:pPr>
      <w:r w:rsidRPr="2EBDFC38">
        <w:rPr>
          <w:rFonts w:ascii="Calibri Light" w:hAnsi="Calibri Light" w:cs="Calibri Light"/>
          <w:sz w:val="20"/>
          <w:szCs w:val="20"/>
        </w:rPr>
        <w:t xml:space="preserve">Availability of ES </w:t>
      </w:r>
      <w:r w:rsidRPr="2EBDFC38" w:rsidR="308769D6">
        <w:rPr>
          <w:rFonts w:ascii="Calibri Light" w:hAnsi="Calibri Light" w:cs="Calibri Light"/>
          <w:sz w:val="20"/>
          <w:szCs w:val="20"/>
        </w:rPr>
        <w:t>segment to portfolio mapping</w:t>
      </w:r>
      <w:r w:rsidRPr="2EBDFC38" w:rsidR="7860D788">
        <w:rPr>
          <w:rFonts w:ascii="Calibri Light" w:hAnsi="Calibri Light" w:cs="Calibri Light"/>
          <w:sz w:val="20"/>
          <w:szCs w:val="20"/>
        </w:rPr>
        <w:t xml:space="preserve"> (which would be </w:t>
      </w:r>
      <w:r w:rsidRPr="2EBDFC38" w:rsidR="00CD3615">
        <w:rPr>
          <w:rFonts w:ascii="Calibri Light" w:hAnsi="Calibri Light" w:cs="Calibri Light"/>
          <w:sz w:val="20"/>
          <w:szCs w:val="20"/>
        </w:rPr>
        <w:t>an</w:t>
      </w:r>
      <w:r w:rsidRPr="2EBDFC38" w:rsidR="7860D788">
        <w:rPr>
          <w:rFonts w:ascii="Calibri Light" w:hAnsi="Calibri Light" w:cs="Calibri Light"/>
          <w:sz w:val="20"/>
          <w:szCs w:val="20"/>
        </w:rPr>
        <w:t xml:space="preserve"> automated process which will be designed in further state).</w:t>
      </w:r>
      <w:r w:rsidRPr="2EBDFC38" w:rsidR="7860D788">
        <w:rPr>
          <w:rFonts w:ascii="Calibri Light" w:hAnsi="Calibri Light" w:cs="Calibri Light"/>
          <w:sz w:val="20"/>
          <w:szCs w:val="20"/>
          <w:highlight w:val="yellow"/>
        </w:rPr>
        <w:t>TBD</w:t>
      </w:r>
    </w:p>
    <w:p w:rsidR="00281B49" w:rsidP="70D61B0E" w:rsidRDefault="00F11340" w14:paraId="099654DA" w14:textId="51D04C7D">
      <w:pPr>
        <w:pStyle w:val="ListParagraph"/>
        <w:numPr>
          <w:ilvl w:val="0"/>
          <w:numId w:val="52"/>
        </w:numPr>
        <w:rPr>
          <w:rFonts w:ascii="Calibri Light" w:hAnsi="Calibri Light" w:cs="Calibri Light"/>
          <w:sz w:val="20"/>
          <w:szCs w:val="20"/>
        </w:rPr>
      </w:pPr>
      <w:r w:rsidRPr="2EBDFC38">
        <w:rPr>
          <w:rFonts w:ascii="Calibri Light" w:hAnsi="Calibri Light" w:cs="Calibri Light"/>
          <w:sz w:val="20"/>
          <w:szCs w:val="20"/>
        </w:rPr>
        <w:t xml:space="preserve">Availability of </w:t>
      </w:r>
      <w:r w:rsidRPr="2EBDFC38" w:rsidR="3F729DDC">
        <w:rPr>
          <w:rFonts w:ascii="Calibri Light" w:hAnsi="Calibri Light" w:cs="Calibri Light"/>
          <w:sz w:val="20"/>
          <w:szCs w:val="20"/>
        </w:rPr>
        <w:t>stress test</w:t>
      </w:r>
      <w:r w:rsidRPr="2EBDFC38">
        <w:rPr>
          <w:rFonts w:ascii="Calibri Light" w:hAnsi="Calibri Light" w:cs="Calibri Light"/>
          <w:sz w:val="20"/>
          <w:szCs w:val="20"/>
        </w:rPr>
        <w:t xml:space="preserve"> </w:t>
      </w:r>
      <w:r w:rsidRPr="2EBDFC38" w:rsidR="00281B49">
        <w:rPr>
          <w:rFonts w:ascii="Calibri Light" w:hAnsi="Calibri Light" w:cs="Calibri Light"/>
          <w:sz w:val="20"/>
          <w:szCs w:val="20"/>
        </w:rPr>
        <w:t>scenarios</w:t>
      </w:r>
      <w:r w:rsidRPr="2EBDFC38" w:rsidR="68B1D607">
        <w:rPr>
          <w:rFonts w:ascii="Calibri Light" w:hAnsi="Calibri Light" w:cs="Calibri Light"/>
          <w:sz w:val="20"/>
          <w:szCs w:val="20"/>
        </w:rPr>
        <w:t xml:space="preserve"> with FX and without FX impact</w:t>
      </w:r>
      <w:r w:rsidRPr="2EBDFC38" w:rsidR="439A9DBB">
        <w:rPr>
          <w:rFonts w:ascii="Calibri Light" w:hAnsi="Calibri Light" w:cs="Calibri Light"/>
          <w:sz w:val="20"/>
          <w:szCs w:val="20"/>
        </w:rPr>
        <w:t>.</w:t>
      </w:r>
    </w:p>
    <w:p w:rsidR="2EBDFC38" w:rsidP="2EBDFC38" w:rsidRDefault="2EBDFC38" w14:paraId="3826CD64" w14:textId="336BC755">
      <w:pPr>
        <w:pStyle w:val="ListParagraph"/>
        <w:ind w:left="1440"/>
        <w:rPr>
          <w:rFonts w:ascii="Calibri Light" w:hAnsi="Calibri Light" w:cs="Calibri Light"/>
          <w:sz w:val="20"/>
          <w:szCs w:val="20"/>
        </w:rPr>
      </w:pPr>
    </w:p>
    <w:p w:rsidR="00541420" w:rsidP="2EBDFC38" w:rsidRDefault="00541420" w14:paraId="09FCE7E7" w14:textId="3B82CBBA">
      <w:pPr>
        <w:pStyle w:val="Heading3"/>
        <w:numPr>
          <w:ilvl w:val="2"/>
          <w:numId w:val="55"/>
        </w:numPr>
        <w:rPr>
          <w:color w:val="auto"/>
          <w:sz w:val="20"/>
          <w:szCs w:val="20"/>
        </w:rPr>
      </w:pPr>
      <w:bookmarkStart w:name="_Toc1896487598" w:id="33"/>
      <w:r w:rsidRPr="2EBDFC38">
        <w:rPr>
          <w:rFonts w:ascii="Calibri Light" w:hAnsi="Calibri Light" w:cs="Calibri Light"/>
          <w:b/>
          <w:bCs/>
          <w:color w:val="auto"/>
          <w:sz w:val="22"/>
          <w:szCs w:val="22"/>
        </w:rPr>
        <w:t>Risks</w:t>
      </w:r>
      <w:bookmarkEnd w:id="33"/>
    </w:p>
    <w:p w:rsidR="00F72AE9" w:rsidP="00F72AE9" w:rsidRDefault="00C63D29" w14:paraId="26D29271" w14:textId="77777777">
      <w:pPr>
        <w:pStyle w:val="ListBullet"/>
        <w:numPr>
          <w:ilvl w:val="0"/>
          <w:numId w:val="59"/>
        </w:numPr>
      </w:pPr>
      <w:r>
        <w:t>Mapping risk: missing or incorrect Portfolio → ES segment tags may misstate aggregation.</w:t>
      </w:r>
    </w:p>
    <w:p w:rsidR="00C63D29" w:rsidP="00F72AE9" w:rsidRDefault="00C63D29" w14:paraId="6B054105" w14:textId="7DB1BDFD">
      <w:pPr>
        <w:pStyle w:val="ListBullet"/>
        <w:numPr>
          <w:ilvl w:val="0"/>
          <w:numId w:val="59"/>
        </w:numPr>
      </w:pPr>
      <w:r>
        <w:t>Input risk: delays or absence of FX/no-FX runs impede FX impact derivation.</w:t>
      </w:r>
    </w:p>
    <w:p w:rsidR="2EBDFC38" w:rsidP="2EBDFC38" w:rsidRDefault="2EBDFC38" w14:paraId="5BB9A6E4" w14:textId="173911A9">
      <w:pPr>
        <w:ind w:left="1440"/>
      </w:pPr>
    </w:p>
    <w:p w:rsidR="2EBDFC38" w:rsidP="2EBDFC38" w:rsidRDefault="2EBDFC38" w14:paraId="2B006A4F" w14:textId="47DB41A8">
      <w:pPr>
        <w:ind w:left="1440"/>
      </w:pPr>
    </w:p>
    <w:p w:rsidR="2EBDFC38" w:rsidP="2EBDFC38" w:rsidRDefault="2EBDFC38" w14:paraId="61A1BFBA" w14:textId="45430EBC">
      <w:pPr>
        <w:ind w:left="1440"/>
      </w:pPr>
    </w:p>
    <w:p w:rsidR="2EBDFC38" w:rsidP="2EBDFC38" w:rsidRDefault="2EBDFC38" w14:paraId="4518D70F" w14:textId="7EACB33D">
      <w:pPr>
        <w:ind w:left="1440"/>
      </w:pPr>
    </w:p>
    <w:p w:rsidR="2EBDFC38" w:rsidP="2EBDFC38" w:rsidRDefault="2EBDFC38" w14:paraId="528E4F5A" w14:textId="536C0BDD">
      <w:pPr>
        <w:ind w:left="1440"/>
      </w:pPr>
    </w:p>
    <w:p w:rsidR="2EBDFC38" w:rsidP="2EBDFC38" w:rsidRDefault="2EBDFC38" w14:paraId="3A50AB80" w14:textId="56CDED54">
      <w:pPr>
        <w:ind w:left="1440"/>
      </w:pPr>
    </w:p>
    <w:p w:rsidR="2EBDFC38" w:rsidP="00210944" w:rsidRDefault="2EBDFC38" w14:paraId="739C3CBC" w14:textId="753A9B3D"/>
    <w:p w:rsidRPr="00C63D29" w:rsidR="00541420" w:rsidP="00541420" w:rsidRDefault="00541420" w14:paraId="0CE13260" w14:textId="5B9B9517">
      <w:pPr>
        <w:pStyle w:val="Heading1"/>
        <w:rPr>
          <w:rFonts w:ascii="Calibri Light" w:hAnsi="Calibri Light" w:cs="Calibri Light"/>
          <w:b/>
          <w:bCs/>
          <w:color w:val="auto"/>
          <w:sz w:val="22"/>
          <w:szCs w:val="22"/>
        </w:rPr>
      </w:pPr>
      <w:bookmarkStart w:name="_Toc616183207" w:id="34"/>
      <w:r w:rsidRPr="2EBDFC38">
        <w:rPr>
          <w:rFonts w:ascii="Calibri Light" w:hAnsi="Calibri Light" w:cs="Calibri Light"/>
          <w:b/>
          <w:bCs/>
          <w:color w:val="auto"/>
          <w:sz w:val="22"/>
          <w:szCs w:val="22"/>
        </w:rPr>
        <w:t xml:space="preserve">3. Business Process </w:t>
      </w:r>
      <w:r w:rsidRPr="2EBDFC38" w:rsidR="27476428">
        <w:rPr>
          <w:rFonts w:ascii="Calibri Light" w:hAnsi="Calibri Light" w:cs="Calibri Light"/>
          <w:b/>
          <w:bCs/>
          <w:color w:val="auto"/>
          <w:sz w:val="22"/>
          <w:szCs w:val="22"/>
        </w:rPr>
        <w:t xml:space="preserve">diagram: </w:t>
      </w:r>
      <w:r>
        <w:tab/>
      </w:r>
      <w:bookmarkEnd w:id="34"/>
    </w:p>
    <w:p w:rsidRPr="00C63D29" w:rsidR="00541420" w:rsidP="2EBDFC38" w:rsidRDefault="00541420" w14:paraId="2D37DF00" w14:textId="49E3606E">
      <w:pPr>
        <w:pStyle w:val="Heading2"/>
        <w:rPr>
          <w:rFonts w:ascii="Calibri Light" w:hAnsi="Calibri Light" w:cs="Calibri Light"/>
          <w:b/>
          <w:bCs/>
          <w:color w:val="auto"/>
          <w:sz w:val="22"/>
          <w:szCs w:val="22"/>
          <w:highlight w:val="yellow"/>
        </w:rPr>
      </w:pPr>
      <w:bookmarkStart w:name="_Toc437651042" w:id="35"/>
      <w:r w:rsidRPr="2EBDFC38">
        <w:rPr>
          <w:rFonts w:ascii="Calibri Light" w:hAnsi="Calibri Light" w:cs="Calibri Light"/>
          <w:b/>
          <w:bCs/>
          <w:color w:val="auto"/>
          <w:sz w:val="22"/>
          <w:szCs w:val="22"/>
        </w:rPr>
        <w:t>3.1 Proposed Business Process (To Be)</w:t>
      </w:r>
      <w:r w:rsidRPr="2EBDFC38" w:rsidR="0BF053AD">
        <w:rPr>
          <w:rFonts w:ascii="Calibri Light" w:hAnsi="Calibri Light" w:cs="Calibri Light"/>
          <w:b/>
          <w:bCs/>
          <w:color w:val="auto"/>
          <w:sz w:val="22"/>
          <w:szCs w:val="22"/>
        </w:rPr>
        <w:t xml:space="preserve"> - </w:t>
      </w:r>
      <w:r w:rsidRPr="2EBDFC38" w:rsidR="0BF053AD">
        <w:rPr>
          <w:rFonts w:ascii="Calibri Light" w:hAnsi="Calibri Light" w:cs="Calibri Light"/>
          <w:b/>
          <w:bCs/>
          <w:color w:val="auto"/>
          <w:sz w:val="22"/>
          <w:szCs w:val="22"/>
          <w:highlight w:val="yellow"/>
        </w:rPr>
        <w:t>WIP</w:t>
      </w:r>
      <w:bookmarkEnd w:id="35"/>
    </w:p>
    <w:p w:rsidR="2EBDFC38" w:rsidP="2EBDFC38" w:rsidRDefault="2EBDFC38" w14:paraId="0457CB1F" w14:textId="7CB2438D">
      <w:pPr>
        <w:rPr>
          <w:highlight w:val="yellow"/>
        </w:rPr>
      </w:pPr>
    </w:p>
    <w:p w:rsidR="7A4BB8F1" w:rsidP="2EBDFC38" w:rsidRDefault="7A4BB8F1" w14:paraId="35D8BF35" w14:textId="18913ECA">
      <w:r>
        <w:rPr>
          <w:noProof/>
        </w:rPr>
        <w:drawing>
          <wp:inline distT="0" distB="0" distL="0" distR="0" wp14:anchorId="4D909C8C" wp14:editId="6D433B45">
            <wp:extent cx="5943600" cy="4305300"/>
            <wp:effectExtent l="0" t="0" r="0" b="0"/>
            <wp:docPr id="1580466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66540" name="Picture 1580466540"/>
                    <pic:cNvPicPr/>
                  </pic:nvPicPr>
                  <pic:blipFill>
                    <a:blip r:embed="rId15">
                      <a:extLst>
                        <a:ext uri="{28A0092B-C50C-407E-A947-70E740481C1C}">
                          <a14:useLocalDpi xmlns:a14="http://schemas.microsoft.com/office/drawing/2010/main"/>
                        </a:ext>
                      </a:extLst>
                    </a:blip>
                    <a:stretch>
                      <a:fillRect/>
                    </a:stretch>
                  </pic:blipFill>
                  <pic:spPr>
                    <a:xfrm>
                      <a:off x="0" y="0"/>
                      <a:ext cx="5943600" cy="4305300"/>
                    </a:xfrm>
                    <a:prstGeom prst="rect">
                      <a:avLst/>
                    </a:prstGeom>
                  </pic:spPr>
                </pic:pic>
              </a:graphicData>
            </a:graphic>
          </wp:inline>
        </w:drawing>
      </w:r>
    </w:p>
    <w:p w:rsidR="2EBDFC38" w:rsidP="2EBDFC38" w:rsidRDefault="2EBDFC38" w14:paraId="42A2CCBE" w14:textId="0705FC89"/>
    <w:p w:rsidRPr="00C63D29" w:rsidR="00541420" w:rsidP="12D49DF1" w:rsidRDefault="00541420" w14:paraId="3ECD5840" w14:textId="4B4AE3FF">
      <w:pPr>
        <w:pStyle w:val="Heading2"/>
        <w:rPr>
          <w:rFonts w:ascii="Calibri Light" w:hAnsi="Calibri Light" w:cs="Calibri Light"/>
          <w:b/>
          <w:bCs/>
          <w:color w:val="auto"/>
          <w:sz w:val="22"/>
          <w:szCs w:val="22"/>
        </w:rPr>
      </w:pPr>
    </w:p>
    <w:p w:rsidRPr="00C63D29" w:rsidR="00541420" w:rsidP="00541420" w:rsidRDefault="00541420" w14:paraId="3656344A" w14:textId="683454AE">
      <w:pPr>
        <w:pStyle w:val="Heading2"/>
        <w:rPr>
          <w:rFonts w:ascii="Calibri Light" w:hAnsi="Calibri Light" w:cs="Calibri Light"/>
          <w:b/>
          <w:bCs/>
          <w:color w:val="auto"/>
          <w:sz w:val="22"/>
          <w:szCs w:val="22"/>
        </w:rPr>
      </w:pPr>
      <w:r w:rsidRPr="2EBDFC38">
        <w:rPr>
          <w:rFonts w:ascii="Calibri Light" w:hAnsi="Calibri Light" w:cs="Calibri Light"/>
          <w:b/>
          <w:bCs/>
          <w:color w:val="auto"/>
          <w:sz w:val="22"/>
          <w:szCs w:val="22"/>
        </w:rPr>
        <w:t xml:space="preserve"> </w:t>
      </w:r>
    </w:p>
    <w:p w:rsidR="00541420" w:rsidP="00541420" w:rsidRDefault="00541420" w14:paraId="2420C331" w14:textId="74F015CC">
      <w:pPr>
        <w:ind w:left="360" w:firstLine="720"/>
      </w:pPr>
    </w:p>
    <w:p w:rsidR="00541420" w:rsidP="09AC7D3A" w:rsidRDefault="00541420" w14:paraId="7DD546D1" w14:textId="15783C24">
      <w:pPr>
        <w:ind w:left="360"/>
      </w:pPr>
    </w:p>
    <w:p w:rsidR="70D61B0E" w:rsidP="70D61B0E" w:rsidRDefault="70D61B0E" w14:paraId="7D36F9C0" w14:textId="450CB245">
      <w:pPr>
        <w:ind w:left="360"/>
      </w:pPr>
    </w:p>
    <w:p w:rsidR="2EBDFC38" w:rsidP="2EBDFC38" w:rsidRDefault="2EBDFC38" w14:paraId="462AB47B" w14:textId="71261CEC">
      <w:pPr>
        <w:ind w:left="360"/>
      </w:pPr>
    </w:p>
    <w:p w:rsidR="2EBDFC38" w:rsidP="2EBDFC38" w:rsidRDefault="2EBDFC38" w14:paraId="3C3D5253" w14:textId="26B6FECF">
      <w:pPr>
        <w:ind w:left="360"/>
      </w:pPr>
    </w:p>
    <w:p w:rsidR="2EBDFC38" w:rsidP="2EBDFC38" w:rsidRDefault="2EBDFC38" w14:paraId="4848E04B" w14:textId="5C245685"/>
    <w:p w:rsidRPr="00473401" w:rsidR="00541420" w:rsidP="2EBDFC38" w:rsidRDefault="00541420" w14:paraId="7A0AA992" w14:textId="77777777">
      <w:pPr>
        <w:pStyle w:val="Heading1"/>
        <w:rPr>
          <w:rFonts w:ascii="Calibri Light" w:hAnsi="Calibri Light" w:eastAsia="Calibri Light" w:cs="Calibri Light"/>
          <w:b/>
          <w:bCs/>
          <w:color w:val="auto"/>
          <w:sz w:val="22"/>
          <w:szCs w:val="22"/>
        </w:rPr>
      </w:pPr>
      <w:bookmarkStart w:name="_Toc1147582741" w:id="36"/>
      <w:r w:rsidRPr="2EBDFC38">
        <w:rPr>
          <w:rFonts w:ascii="Calibri Light" w:hAnsi="Calibri Light" w:eastAsia="Calibri Light" w:cs="Calibri Light"/>
          <w:b/>
          <w:bCs/>
          <w:color w:val="auto"/>
          <w:sz w:val="22"/>
          <w:szCs w:val="22"/>
        </w:rPr>
        <w:t>4. Business Requirements</w:t>
      </w:r>
      <w:r>
        <w:tab/>
      </w:r>
      <w:r>
        <w:tab/>
      </w:r>
      <w:r>
        <w:tab/>
      </w:r>
      <w:r>
        <w:tab/>
      </w:r>
      <w:r>
        <w:tab/>
      </w:r>
      <w:r>
        <w:tab/>
      </w:r>
      <w:r>
        <w:tab/>
      </w:r>
      <w:r>
        <w:tab/>
      </w:r>
      <w:bookmarkEnd w:id="36"/>
    </w:p>
    <w:p w:rsidRPr="00473401" w:rsidR="00473401" w:rsidP="2EBDFC38" w:rsidRDefault="00473401" w14:paraId="62BB408F" w14:textId="70911DB8">
      <w:pPr>
        <w:pStyle w:val="Heading2"/>
        <w:rPr>
          <w:rFonts w:ascii="Calibri Light" w:hAnsi="Calibri Light" w:eastAsia="Calibri Light" w:cs="Calibri Light"/>
          <w:b/>
          <w:bCs/>
          <w:color w:val="auto"/>
          <w:sz w:val="22"/>
          <w:szCs w:val="22"/>
        </w:rPr>
      </w:pPr>
      <w:bookmarkStart w:name="_Toc852451112" w:id="37"/>
      <w:r w:rsidRPr="2EBDFC38">
        <w:rPr>
          <w:rFonts w:ascii="Calibri Light" w:hAnsi="Calibri Light" w:eastAsia="Calibri Light" w:cs="Calibri Light"/>
          <w:b/>
          <w:bCs/>
          <w:color w:val="auto"/>
          <w:sz w:val="22"/>
          <w:szCs w:val="22"/>
        </w:rPr>
        <w:t>4.1 Business Requirement – BarraOne Asset Impact</w:t>
      </w:r>
      <w:bookmarkEnd w:id="37"/>
      <w:r w:rsidRPr="2EBDFC38">
        <w:rPr>
          <w:rFonts w:ascii="Calibri Light" w:hAnsi="Calibri Light" w:eastAsia="Calibri Light" w:cs="Calibri Light"/>
          <w:b/>
          <w:bCs/>
          <w:color w:val="auto"/>
          <w:sz w:val="22"/>
          <w:szCs w:val="22"/>
        </w:rPr>
        <w:t xml:space="preserve"> </w:t>
      </w:r>
    </w:p>
    <w:p w:rsidRPr="00E52256" w:rsidR="00473401" w:rsidP="2EBDFC38" w:rsidRDefault="00473401" w14:paraId="44A894E7" w14:textId="77777777">
      <w:pPr>
        <w:pStyle w:val="Heading3"/>
        <w:rPr>
          <w:rFonts w:ascii="Calibri Light" w:hAnsi="Calibri Light" w:eastAsia="Calibri Light" w:cs="Calibri Light"/>
          <w:b/>
          <w:bCs/>
          <w:color w:val="auto"/>
          <w:sz w:val="20"/>
          <w:szCs w:val="20"/>
        </w:rPr>
      </w:pPr>
      <w:bookmarkStart w:name="_Toc1353191873" w:id="38"/>
      <w:r w:rsidRPr="2EBDFC38">
        <w:rPr>
          <w:rFonts w:ascii="Calibri Light" w:hAnsi="Calibri Light" w:eastAsia="Calibri Light" w:cs="Calibri Light"/>
          <w:b/>
          <w:bCs/>
          <w:color w:val="auto"/>
          <w:sz w:val="20"/>
          <w:szCs w:val="20"/>
        </w:rPr>
        <w:t>4.1.1 Objective</w:t>
      </w:r>
      <w:bookmarkEnd w:id="38"/>
    </w:p>
    <w:p w:rsidR="35F270F2" w:rsidP="2EBDFC38" w:rsidRDefault="35F270F2" w14:paraId="3FEF1620" w14:textId="600A8B8F">
      <w:p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The system </w:t>
      </w:r>
      <w:r w:rsidRPr="00406136">
        <w:rPr>
          <w:rFonts w:ascii="Calibri Light" w:hAnsi="Calibri Light" w:eastAsia="Calibri Light" w:cs="Calibri Light"/>
          <w:sz w:val="20"/>
          <w:szCs w:val="20"/>
        </w:rPr>
        <w:t xml:space="preserve">must </w:t>
      </w:r>
      <w:r w:rsidRPr="00406136" w:rsidR="00525F3E">
        <w:rPr>
          <w:rFonts w:ascii="Calibri Light" w:hAnsi="Calibri Light" w:eastAsia="Calibri Light" w:cs="Calibri Light"/>
          <w:sz w:val="20"/>
          <w:szCs w:val="20"/>
        </w:rPr>
        <w:t xml:space="preserve">summarize </w:t>
      </w:r>
      <w:r w:rsidRPr="00406136">
        <w:rPr>
          <w:rFonts w:ascii="Calibri Light" w:hAnsi="Calibri Light" w:eastAsia="Calibri Light" w:cs="Calibri Light"/>
          <w:sz w:val="20"/>
          <w:szCs w:val="20"/>
        </w:rPr>
        <w:t xml:space="preserve">market value (MV) impacts </w:t>
      </w:r>
      <w:r w:rsidRPr="00406136" w:rsidR="002B71ED">
        <w:rPr>
          <w:rFonts w:ascii="Calibri Light" w:hAnsi="Calibri Light" w:eastAsia="Calibri Light" w:cs="Calibri Light"/>
          <w:sz w:val="20"/>
          <w:szCs w:val="20"/>
        </w:rPr>
        <w:t xml:space="preserve">on General Account (GA) assets </w:t>
      </w:r>
      <w:r w:rsidRPr="00406136">
        <w:rPr>
          <w:rFonts w:ascii="Calibri Light" w:hAnsi="Calibri Light" w:eastAsia="Calibri Light" w:cs="Calibri Light"/>
          <w:sz w:val="20"/>
          <w:szCs w:val="20"/>
        </w:rPr>
        <w:t xml:space="preserve">using BarraOne stress </w:t>
      </w:r>
      <w:r w:rsidRPr="00406136" w:rsidR="002B71ED">
        <w:rPr>
          <w:rFonts w:ascii="Calibri Light" w:hAnsi="Calibri Light" w:eastAsia="Calibri Light" w:cs="Calibri Light"/>
          <w:sz w:val="20"/>
          <w:szCs w:val="20"/>
        </w:rPr>
        <w:t xml:space="preserve">P&amp;Ls </w:t>
      </w:r>
      <w:r w:rsidRPr="00406136">
        <w:rPr>
          <w:rFonts w:ascii="Calibri Light" w:hAnsi="Calibri Light" w:eastAsia="Calibri Light" w:cs="Calibri Light"/>
          <w:sz w:val="20"/>
          <w:szCs w:val="20"/>
        </w:rPr>
        <w:t xml:space="preserve">(with FX shocks and without FX shocks), </w:t>
      </w:r>
      <w:r w:rsidRPr="00406136" w:rsidR="5636D73E">
        <w:rPr>
          <w:rFonts w:ascii="Calibri Light" w:hAnsi="Calibri Light" w:eastAsia="Calibri Light" w:cs="Calibri Light"/>
          <w:sz w:val="20"/>
          <w:szCs w:val="20"/>
        </w:rPr>
        <w:t xml:space="preserve">tam segment and ES Segment </w:t>
      </w:r>
      <w:r w:rsidRPr="00406136">
        <w:rPr>
          <w:rFonts w:ascii="Calibri Light" w:hAnsi="Calibri Light" w:eastAsia="Calibri Light" w:cs="Calibri Light"/>
          <w:sz w:val="20"/>
          <w:szCs w:val="20"/>
        </w:rPr>
        <w:t>ensuring results are consistent, reproducible</w:t>
      </w:r>
      <w:r w:rsidRPr="00406136" w:rsidR="29DDCA7F">
        <w:rPr>
          <w:rFonts w:ascii="Calibri Light" w:hAnsi="Calibri Light" w:eastAsia="Calibri Light" w:cs="Calibri Light"/>
          <w:sz w:val="20"/>
          <w:szCs w:val="20"/>
        </w:rPr>
        <w:t>.</w:t>
      </w:r>
    </w:p>
    <w:p w:rsidR="35F270F2" w:rsidP="2EBDFC38" w:rsidRDefault="35F270F2" w14:paraId="6B58FB33" w14:textId="10590064">
      <w:p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The solution must integrate </w:t>
      </w:r>
      <w:r w:rsidRPr="2EBDFC38" w:rsidR="00CD3615">
        <w:rPr>
          <w:rFonts w:ascii="Calibri Light" w:hAnsi="Calibri Light" w:eastAsia="Calibri Light" w:cs="Calibri Light"/>
          <w:sz w:val="20"/>
          <w:szCs w:val="20"/>
        </w:rPr>
        <w:t xml:space="preserve">data, </w:t>
      </w:r>
      <w:r w:rsidRPr="2EBDFC38">
        <w:rPr>
          <w:rFonts w:ascii="Calibri Light" w:hAnsi="Calibri Light" w:eastAsia="Calibri Light" w:cs="Calibri Light"/>
          <w:sz w:val="20"/>
          <w:szCs w:val="20"/>
        </w:rPr>
        <w:t xml:space="preserve">including TAM Segment, </w:t>
      </w:r>
      <w:r w:rsidR="00BF4501">
        <w:rPr>
          <w:rFonts w:ascii="Calibri Light" w:hAnsi="Calibri Light" w:eastAsia="Calibri Light" w:cs="Calibri Light"/>
          <w:sz w:val="20"/>
          <w:szCs w:val="20"/>
        </w:rPr>
        <w:t>ES</w:t>
      </w:r>
      <w:r w:rsidRPr="2EBDFC38" w:rsidR="178B80FF">
        <w:rPr>
          <w:rFonts w:ascii="Calibri Light" w:hAnsi="Calibri Light" w:eastAsia="Calibri Light" w:cs="Calibri Light"/>
          <w:sz w:val="20"/>
          <w:szCs w:val="20"/>
        </w:rPr>
        <w:t xml:space="preserve"> </w:t>
      </w:r>
      <w:r w:rsidRPr="2EBDFC38" w:rsidR="05B07803">
        <w:rPr>
          <w:rFonts w:ascii="Calibri Light" w:hAnsi="Calibri Light" w:eastAsia="Calibri Light" w:cs="Calibri Light"/>
          <w:sz w:val="20"/>
          <w:szCs w:val="20"/>
        </w:rPr>
        <w:t>segment, portfolio</w:t>
      </w:r>
      <w:r w:rsidRPr="2EBDFC38" w:rsidR="67A4E972">
        <w:rPr>
          <w:rFonts w:ascii="Calibri Light" w:hAnsi="Calibri Light" w:eastAsia="Calibri Light" w:cs="Calibri Light"/>
          <w:sz w:val="20"/>
          <w:szCs w:val="20"/>
        </w:rPr>
        <w:t xml:space="preserve"> and adjusted asset group </w:t>
      </w:r>
      <w:r w:rsidRPr="2EBDFC38" w:rsidR="5A23CE35">
        <w:rPr>
          <w:rFonts w:ascii="Calibri Light" w:hAnsi="Calibri Light" w:eastAsia="Calibri Light" w:cs="Calibri Light"/>
          <w:sz w:val="20"/>
          <w:szCs w:val="20"/>
        </w:rPr>
        <w:t>level information</w:t>
      </w:r>
      <w:r w:rsidRPr="2EBDFC38" w:rsidR="3EA317B1">
        <w:rPr>
          <w:rFonts w:ascii="Calibri Light" w:hAnsi="Calibri Light" w:eastAsia="Calibri Light" w:cs="Calibri Light"/>
          <w:sz w:val="20"/>
          <w:szCs w:val="20"/>
        </w:rPr>
        <w:t xml:space="preserve"> </w:t>
      </w:r>
      <w:r w:rsidRPr="2EBDFC38">
        <w:rPr>
          <w:rFonts w:ascii="Calibri Light" w:hAnsi="Calibri Light" w:eastAsia="Calibri Light" w:cs="Calibri Light"/>
          <w:sz w:val="20"/>
          <w:szCs w:val="20"/>
        </w:rPr>
        <w:t>to correctly associate BarraOne market values</w:t>
      </w:r>
      <w:r w:rsidRPr="2EBDFC38" w:rsidR="7E566E18">
        <w:rPr>
          <w:rFonts w:ascii="Calibri Light" w:hAnsi="Calibri Light" w:eastAsia="Calibri Light" w:cs="Calibri Light"/>
          <w:sz w:val="20"/>
          <w:szCs w:val="20"/>
        </w:rPr>
        <w:t>.</w:t>
      </w:r>
    </w:p>
    <w:p w:rsidR="35F270F2" w:rsidP="2EBDFC38" w:rsidRDefault="35F270F2" w14:paraId="42EA6092" w14:textId="7D5596DD">
      <w:p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The system must apply Portfolio → ES Segment mapping (provided manually</w:t>
      </w:r>
      <w:r w:rsidRPr="2EBDFC38" w:rsidR="176C8F88">
        <w:rPr>
          <w:rFonts w:ascii="Calibri Light" w:hAnsi="Calibri Light" w:eastAsia="Calibri Light" w:cs="Calibri Light"/>
          <w:sz w:val="20"/>
          <w:szCs w:val="20"/>
        </w:rPr>
        <w:t xml:space="preserve"> for now</w:t>
      </w:r>
      <w:r w:rsidRPr="2EBDFC38">
        <w:rPr>
          <w:rFonts w:ascii="Calibri Light" w:hAnsi="Calibri Light" w:eastAsia="Calibri Light" w:cs="Calibri Light"/>
          <w:sz w:val="20"/>
          <w:szCs w:val="20"/>
        </w:rPr>
        <w:t>) to allocate asset‑level stress results at the ES Segment and Adjusted Asset Group (AAG) levels for downstream reporting and decision‑making.</w:t>
      </w:r>
    </w:p>
    <w:p w:rsidR="35F270F2" w:rsidP="2EBDFC38" w:rsidRDefault="35F270F2" w14:paraId="6DC28BEF" w14:textId="2E75776D">
      <w:pPr>
        <w:spacing w:before="210" w:after="21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The system must generate consolidated outputs:</w:t>
      </w:r>
    </w:p>
    <w:p w:rsidR="35F270F2" w:rsidP="2EBDFC38" w:rsidRDefault="35F270F2" w14:paraId="54E88D38" w14:textId="1273E3FD">
      <w:pPr>
        <w:pStyle w:val="ListParagraph"/>
        <w:numPr>
          <w:ilvl w:val="0"/>
          <w:numId w:val="25"/>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Asset Impact without FX</w:t>
      </w:r>
      <w:r w:rsidRPr="2EBDFC38" w:rsidR="15E55D80">
        <w:rPr>
          <w:rFonts w:ascii="Calibri Light" w:hAnsi="Calibri Light" w:eastAsia="Calibri Light" w:cs="Calibri Light"/>
          <w:sz w:val="20"/>
          <w:szCs w:val="20"/>
        </w:rPr>
        <w:t xml:space="preserve"> </w:t>
      </w:r>
      <w:r w:rsidRPr="2EBDFC38">
        <w:rPr>
          <w:rFonts w:ascii="Calibri Light" w:hAnsi="Calibri Light" w:eastAsia="Calibri Light" w:cs="Calibri Light"/>
          <w:sz w:val="20"/>
          <w:szCs w:val="20"/>
        </w:rPr>
        <w:t>by ES Segment + AAG</w:t>
      </w:r>
    </w:p>
    <w:p w:rsidR="73BD4E6F" w:rsidP="2EBDFC38" w:rsidRDefault="35F270F2" w14:paraId="6D2E3BD1" w14:textId="02FE149D">
      <w:pPr>
        <w:pStyle w:val="ListParagraph"/>
        <w:numPr>
          <w:ilvl w:val="0"/>
          <w:numId w:val="25"/>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FX Impact by ES Segment + AAG</w:t>
      </w:r>
    </w:p>
    <w:p w:rsidR="006346BC" w:rsidP="2EBDFC38" w:rsidRDefault="00161842" w14:paraId="340FE348" w14:textId="50984AA5">
      <w:pPr>
        <w:pStyle w:val="ListParagraph"/>
        <w:numPr>
          <w:ilvl w:val="0"/>
          <w:numId w:val="25"/>
        </w:numPr>
        <w:spacing w:after="0" w:line="300" w:lineRule="auto"/>
        <w:rPr>
          <w:rFonts w:ascii="Calibri Light" w:hAnsi="Calibri Light" w:eastAsia="Calibri Light" w:cs="Calibri Light"/>
          <w:sz w:val="20"/>
          <w:szCs w:val="20"/>
        </w:rPr>
      </w:pPr>
      <w:r>
        <w:rPr>
          <w:rFonts w:ascii="Calibri Light" w:hAnsi="Calibri Light" w:eastAsia="Calibri Light" w:cs="Calibri Light"/>
          <w:sz w:val="20"/>
          <w:szCs w:val="20"/>
        </w:rPr>
        <w:t>Public Equity and ALDA Shocks by ES Segment</w:t>
      </w:r>
    </w:p>
    <w:p w:rsidR="2EBDFC38" w:rsidP="2EBDFC38" w:rsidRDefault="400A2DD2" w14:paraId="3378B4CA" w14:textId="7DB9301F">
      <w:pPr>
        <w:rPr>
          <w:rFonts w:ascii="Calibri Light" w:hAnsi="Calibri Light" w:eastAsia="Calibri Light" w:cs="Calibri Light"/>
          <w:sz w:val="20"/>
          <w:szCs w:val="20"/>
        </w:rPr>
      </w:pPr>
      <w:r w:rsidRPr="2EBDFC38">
        <w:rPr>
          <w:rFonts w:ascii="Calibri Light" w:hAnsi="Calibri Light" w:eastAsia="Calibri Light" w:cs="Calibri Light"/>
          <w:b/>
          <w:bCs/>
          <w:sz w:val="20"/>
          <w:szCs w:val="20"/>
        </w:rPr>
        <w:t>Note</w:t>
      </w:r>
      <w:r w:rsidRPr="2EBDFC38">
        <w:rPr>
          <w:rFonts w:ascii="Calibri Light" w:hAnsi="Calibri Light" w:eastAsia="Calibri Light" w:cs="Calibri Light"/>
          <w:sz w:val="20"/>
          <w:szCs w:val="20"/>
        </w:rPr>
        <w:t xml:space="preserve">: </w:t>
      </w:r>
      <w:r w:rsidRPr="2EBDFC38" w:rsidR="7BE2ED66">
        <w:rPr>
          <w:rFonts w:ascii="Calibri Light" w:hAnsi="Calibri Light" w:eastAsia="Calibri Light" w:cs="Calibri Light"/>
          <w:sz w:val="20"/>
          <w:szCs w:val="20"/>
        </w:rPr>
        <w:t xml:space="preserve">For </w:t>
      </w:r>
      <w:r w:rsidRPr="2EBDFC38" w:rsidR="337846D2">
        <w:rPr>
          <w:rFonts w:ascii="Calibri Light" w:hAnsi="Calibri Light" w:eastAsia="Calibri Light" w:cs="Calibri Light"/>
          <w:sz w:val="20"/>
          <w:szCs w:val="20"/>
        </w:rPr>
        <w:t>now,</w:t>
      </w:r>
      <w:r w:rsidRPr="2EBDFC38" w:rsidR="7BE2ED66">
        <w:rPr>
          <w:rFonts w:ascii="Calibri Light" w:hAnsi="Calibri Light" w:eastAsia="Calibri Light" w:cs="Calibri Light"/>
          <w:sz w:val="20"/>
          <w:szCs w:val="20"/>
        </w:rPr>
        <w:t xml:space="preserve"> only two shock </w:t>
      </w:r>
      <w:r w:rsidRPr="2EBDFC38" w:rsidR="6DE450EE">
        <w:rPr>
          <w:rFonts w:ascii="Calibri Light" w:hAnsi="Calibri Light" w:eastAsia="Calibri Light" w:cs="Calibri Light"/>
          <w:sz w:val="20"/>
          <w:szCs w:val="20"/>
        </w:rPr>
        <w:t>scenarios</w:t>
      </w:r>
      <w:r w:rsidRPr="2EBDFC38" w:rsidR="7BE2ED66">
        <w:rPr>
          <w:rFonts w:ascii="Calibri Light" w:hAnsi="Calibri Light" w:eastAsia="Calibri Light" w:cs="Calibri Light"/>
          <w:sz w:val="20"/>
          <w:szCs w:val="20"/>
        </w:rPr>
        <w:t xml:space="preserve"> are listed</w:t>
      </w:r>
      <w:r w:rsidRPr="2EBDFC38" w:rsidR="52E3AD74">
        <w:rPr>
          <w:rFonts w:ascii="Calibri Light" w:hAnsi="Calibri Light" w:eastAsia="Calibri Light" w:cs="Calibri Light"/>
          <w:sz w:val="20"/>
          <w:szCs w:val="20"/>
        </w:rPr>
        <w:t>,</w:t>
      </w:r>
      <w:r w:rsidRPr="2EBDFC38" w:rsidR="7BE2ED66">
        <w:rPr>
          <w:rFonts w:ascii="Calibri Light" w:hAnsi="Calibri Light" w:eastAsia="Calibri Light" w:cs="Calibri Light"/>
          <w:sz w:val="20"/>
          <w:szCs w:val="20"/>
        </w:rPr>
        <w:t xml:space="preserve"> in future </w:t>
      </w:r>
      <w:r w:rsidRPr="2EBDFC38" w:rsidR="7ECE5DFE">
        <w:rPr>
          <w:rFonts w:ascii="Calibri Light" w:hAnsi="Calibri Light" w:eastAsia="Calibri Light" w:cs="Calibri Light"/>
          <w:sz w:val="20"/>
          <w:szCs w:val="20"/>
        </w:rPr>
        <w:t>state</w:t>
      </w:r>
      <w:r w:rsidRPr="2EBDFC38" w:rsidR="6073A262">
        <w:rPr>
          <w:rFonts w:ascii="Calibri Light" w:hAnsi="Calibri Light" w:eastAsia="Calibri Light" w:cs="Calibri Light"/>
          <w:sz w:val="20"/>
          <w:szCs w:val="20"/>
        </w:rPr>
        <w:t xml:space="preserve"> </w:t>
      </w:r>
      <w:r w:rsidRPr="2EBDFC38" w:rsidR="7ECE5DFE">
        <w:rPr>
          <w:rFonts w:ascii="Calibri Light" w:hAnsi="Calibri Light" w:eastAsia="Calibri Light" w:cs="Calibri Light"/>
          <w:sz w:val="20"/>
          <w:szCs w:val="20"/>
        </w:rPr>
        <w:t>it</w:t>
      </w:r>
      <w:r w:rsidRPr="2EBDFC38" w:rsidR="7BE2ED66">
        <w:rPr>
          <w:rFonts w:ascii="Calibri Light" w:hAnsi="Calibri Light" w:eastAsia="Calibri Light" w:cs="Calibri Light"/>
          <w:sz w:val="20"/>
          <w:szCs w:val="20"/>
        </w:rPr>
        <w:t xml:space="preserve"> should </w:t>
      </w:r>
      <w:r w:rsidRPr="2EBDFC38" w:rsidR="3719B1AD">
        <w:rPr>
          <w:rFonts w:ascii="Calibri Light" w:hAnsi="Calibri Light" w:eastAsia="Calibri Light" w:cs="Calibri Light"/>
          <w:sz w:val="20"/>
          <w:szCs w:val="20"/>
        </w:rPr>
        <w:t>accommodate</w:t>
      </w:r>
      <w:r w:rsidRPr="2EBDFC38" w:rsidR="7BE2ED66">
        <w:rPr>
          <w:rFonts w:ascii="Calibri Light" w:hAnsi="Calibri Light" w:eastAsia="Calibri Light" w:cs="Calibri Light"/>
          <w:sz w:val="20"/>
          <w:szCs w:val="20"/>
        </w:rPr>
        <w:t xml:space="preserve"> the upcoming shock </w:t>
      </w:r>
      <w:r w:rsidRPr="2EBDFC38" w:rsidR="0BD4B700">
        <w:rPr>
          <w:rFonts w:ascii="Calibri Light" w:hAnsi="Calibri Light" w:eastAsia="Calibri Light" w:cs="Calibri Light"/>
          <w:sz w:val="20"/>
          <w:szCs w:val="20"/>
        </w:rPr>
        <w:t>scenarios</w:t>
      </w:r>
      <w:r w:rsidRPr="2EBDFC38" w:rsidR="7BE2ED66">
        <w:rPr>
          <w:rFonts w:ascii="Calibri Light" w:hAnsi="Calibri Light" w:eastAsia="Calibri Light" w:cs="Calibri Light"/>
          <w:sz w:val="20"/>
          <w:szCs w:val="20"/>
        </w:rPr>
        <w:t xml:space="preserve"> </w:t>
      </w:r>
      <w:r w:rsidRPr="2EBDFC38" w:rsidR="4DDB138E">
        <w:rPr>
          <w:rFonts w:ascii="Calibri Light" w:hAnsi="Calibri Light" w:eastAsia="Calibri Light" w:cs="Calibri Light"/>
          <w:sz w:val="20"/>
          <w:szCs w:val="20"/>
        </w:rPr>
        <w:t>too.</w:t>
      </w:r>
    </w:p>
    <w:p w:rsidRPr="00473401" w:rsidR="00473401" w:rsidP="2EBDFC38" w:rsidRDefault="00473401" w14:paraId="7C368607" w14:textId="2D6706C5">
      <w:pPr>
        <w:pStyle w:val="Heading3"/>
        <w:rPr>
          <w:rFonts w:ascii="Calibri Light" w:hAnsi="Calibri Light" w:eastAsia="Calibri Light" w:cs="Calibri Light"/>
          <w:b/>
          <w:bCs/>
          <w:color w:val="auto"/>
          <w:sz w:val="20"/>
          <w:szCs w:val="20"/>
        </w:rPr>
      </w:pPr>
      <w:bookmarkStart w:name="_Toc2113488745" w:id="39"/>
      <w:r w:rsidRPr="2EBDFC38">
        <w:rPr>
          <w:rFonts w:ascii="Calibri Light" w:hAnsi="Calibri Light" w:eastAsia="Calibri Light" w:cs="Calibri Light"/>
          <w:b/>
          <w:bCs/>
          <w:color w:val="auto"/>
          <w:sz w:val="20"/>
          <w:szCs w:val="20"/>
        </w:rPr>
        <w:t xml:space="preserve">4.1.2 </w:t>
      </w:r>
      <w:r w:rsidRPr="2EBDFC38" w:rsidR="7D3E828F">
        <w:rPr>
          <w:rFonts w:ascii="Calibri Light" w:hAnsi="Calibri Light" w:eastAsia="Calibri Light" w:cs="Calibri Light"/>
          <w:b/>
          <w:bCs/>
          <w:color w:val="auto"/>
          <w:sz w:val="20"/>
          <w:szCs w:val="20"/>
        </w:rPr>
        <w:t>Functional Requirements:</w:t>
      </w:r>
      <w:bookmarkEnd w:id="39"/>
    </w:p>
    <w:p w:rsidR="77B293CB" w:rsidP="2EBDFC38" w:rsidRDefault="77B293CB" w14:paraId="08DB0F22" w14:textId="57259C6F">
      <w:pPr>
        <w:ind w:left="1440" w:firstLine="720"/>
        <w:rPr>
          <w:rFonts w:ascii="Calibri Light" w:hAnsi="Calibri Light" w:eastAsia="Calibri Light" w:cs="Calibri Light"/>
          <w:b/>
          <w:bCs/>
          <w:i/>
          <w:iCs/>
          <w:sz w:val="20"/>
          <w:szCs w:val="20"/>
        </w:rPr>
      </w:pPr>
      <w:r w:rsidRPr="2EBDFC38">
        <w:rPr>
          <w:rFonts w:ascii="Calibri Light" w:hAnsi="Calibri Light" w:eastAsia="Calibri Light" w:cs="Calibri Light"/>
          <w:b/>
          <w:bCs/>
          <w:i/>
          <w:iCs/>
          <w:sz w:val="20"/>
          <w:szCs w:val="20"/>
        </w:rPr>
        <w:t>Tables and Columns that are used in BarraOne Asset Impact</w:t>
      </w:r>
    </w:p>
    <w:p w:rsidR="000B4DE8" w:rsidP="2EBDFC38" w:rsidRDefault="00001AC6" w14:paraId="7D9F0C2C" w14:textId="2CCD2F28">
      <w:r w:rsidRPr="00001AC6">
        <w:rPr>
          <w:noProof/>
        </w:rPr>
        <w:drawing>
          <wp:inline distT="0" distB="0" distL="0" distR="0" wp14:anchorId="5696EE5E" wp14:editId="16C236F7">
            <wp:extent cx="5943600" cy="3114675"/>
            <wp:effectExtent l="0" t="0" r="0" b="9525"/>
            <wp:docPr id="160520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07326" name=""/>
                    <pic:cNvPicPr/>
                  </pic:nvPicPr>
                  <pic:blipFill>
                    <a:blip r:embed="rId16"/>
                    <a:stretch>
                      <a:fillRect/>
                    </a:stretch>
                  </pic:blipFill>
                  <pic:spPr>
                    <a:xfrm>
                      <a:off x="0" y="0"/>
                      <a:ext cx="5943600" cy="3114675"/>
                    </a:xfrm>
                    <a:prstGeom prst="rect">
                      <a:avLst/>
                    </a:prstGeom>
                  </pic:spPr>
                </pic:pic>
              </a:graphicData>
            </a:graphic>
          </wp:inline>
        </w:drawing>
      </w:r>
    </w:p>
    <w:p w:rsidR="67B85D23" w:rsidP="2EBDFC38" w:rsidRDefault="67B85D23" w14:paraId="3797568B" w14:textId="3404F1CB">
      <w:pPr>
        <w:pStyle w:val="Heading4"/>
        <w:rPr>
          <w:rFonts w:ascii="Calibri Light" w:hAnsi="Calibri Light" w:eastAsia="Calibri Light" w:cs="Calibri Light"/>
          <w:b/>
          <w:bCs/>
          <w:i w:val="0"/>
          <w:iCs w:val="0"/>
          <w:color w:val="auto"/>
        </w:rPr>
      </w:pPr>
      <w:r w:rsidRPr="2EBDFC38">
        <w:rPr>
          <w:rFonts w:ascii="Calibri Light" w:hAnsi="Calibri Light" w:eastAsia="Calibri Light" w:cs="Calibri Light"/>
          <w:b/>
          <w:bCs/>
          <w:i w:val="0"/>
          <w:iCs w:val="0"/>
          <w:color w:val="auto"/>
        </w:rPr>
        <w:t xml:space="preserve">Step 1 – Ingestion of TAM Data from </w:t>
      </w:r>
      <w:r w:rsidRPr="2EBDFC38" w:rsidR="2A57ECC5">
        <w:rPr>
          <w:rFonts w:ascii="Calibri Light" w:hAnsi="Calibri Light" w:eastAsia="Calibri Light" w:cs="Calibri Light"/>
          <w:b/>
          <w:bCs/>
          <w:i w:val="0"/>
          <w:iCs w:val="0"/>
          <w:color w:val="auto"/>
        </w:rPr>
        <w:t>ALM Segmentation</w:t>
      </w:r>
      <w:r w:rsidRPr="2EBDFC38">
        <w:rPr>
          <w:rFonts w:ascii="Calibri Light" w:hAnsi="Calibri Light" w:eastAsia="Calibri Light" w:cs="Calibri Light"/>
          <w:b/>
          <w:bCs/>
          <w:i w:val="0"/>
          <w:iCs w:val="0"/>
          <w:color w:val="auto"/>
        </w:rPr>
        <w:t xml:space="preserve"> Cube</w:t>
      </w:r>
    </w:p>
    <w:p w:rsidR="67B85D23" w:rsidP="2EBDFC38" w:rsidRDefault="67B85D23" w14:paraId="091EAB06" w14:textId="1905A7D7">
      <w:pPr>
        <w:rPr>
          <w:rFonts w:ascii="Calibri Light" w:hAnsi="Calibri Light" w:eastAsia="Calibri Light" w:cs="Calibri Light"/>
          <w:sz w:val="20"/>
          <w:szCs w:val="20"/>
        </w:rPr>
      </w:pPr>
      <w:r w:rsidRPr="2EBDFC38">
        <w:rPr>
          <w:rFonts w:ascii="Calibri Light" w:hAnsi="Calibri Light" w:eastAsia="Calibri Light" w:cs="Calibri Light"/>
          <w:b/>
          <w:bCs/>
          <w:sz w:val="20"/>
          <w:szCs w:val="20"/>
        </w:rPr>
        <w:t>Purpos</w:t>
      </w:r>
      <w:r w:rsidRPr="2EBDFC38" w:rsidR="4762CC2C">
        <w:rPr>
          <w:rFonts w:ascii="Calibri Light" w:hAnsi="Calibri Light" w:eastAsia="Calibri Light" w:cs="Calibri Light"/>
          <w:b/>
          <w:bCs/>
          <w:sz w:val="20"/>
          <w:szCs w:val="20"/>
        </w:rPr>
        <w:t>e</w:t>
      </w:r>
    </w:p>
    <w:tbl>
      <w:tblPr>
        <w:tblpPr w:leftFromText="180" w:rightFromText="180" w:vertAnchor="text" w:horzAnchor="margin" w:tblpXSpec="center" w:tblpY="597"/>
        <w:tblW w:w="2020" w:type="dxa"/>
        <w:tblLook w:val="04A0" w:firstRow="1" w:lastRow="0" w:firstColumn="1" w:lastColumn="0" w:noHBand="0" w:noVBand="1"/>
      </w:tblPr>
      <w:tblGrid>
        <w:gridCol w:w="2020"/>
      </w:tblGrid>
      <w:tr w:rsidRPr="00CD3615" w:rsidR="00CD3615" w:rsidTr="00CD3615" w14:paraId="5848414D" w14:textId="77777777">
        <w:trPr>
          <w:trHeight w:val="300"/>
        </w:trPr>
        <w:tc>
          <w:tcPr>
            <w:tcW w:w="2020" w:type="dxa"/>
            <w:tcBorders>
              <w:top w:val="single" w:color="auto" w:sz="4" w:space="0"/>
              <w:left w:val="single" w:color="auto" w:sz="4" w:space="0"/>
              <w:bottom w:val="single" w:color="auto" w:sz="4" w:space="0"/>
              <w:right w:val="single" w:color="auto" w:sz="4" w:space="0"/>
            </w:tcBorders>
            <w:shd w:val="clear" w:color="000000" w:fill="FCD5B4"/>
            <w:noWrap/>
            <w:vAlign w:val="center"/>
            <w:hideMark/>
          </w:tcPr>
          <w:p w:rsidRPr="00CD3615" w:rsidR="00CD3615" w:rsidP="00CD3615" w:rsidRDefault="00CD3615" w14:paraId="2D2DFCCE" w14:textId="77777777">
            <w:pPr>
              <w:spacing w:after="0" w:line="240" w:lineRule="auto"/>
              <w:jc w:val="center"/>
              <w:rPr>
                <w:rFonts w:ascii="Calibri" w:hAnsi="Calibri" w:eastAsia="Times New Roman" w:cs="Calibri"/>
                <w:b/>
                <w:bCs/>
                <w:color w:val="000000"/>
              </w:rPr>
            </w:pPr>
            <w:r w:rsidRPr="00CD3615">
              <w:rPr>
                <w:rFonts w:ascii="Calibri" w:hAnsi="Calibri" w:eastAsia="Times New Roman" w:cs="Calibri"/>
                <w:b/>
                <w:bCs/>
                <w:color w:val="000000"/>
              </w:rPr>
              <w:t>tam_portfolio</w:t>
            </w:r>
          </w:p>
        </w:tc>
      </w:tr>
      <w:tr w:rsidRPr="00CD3615" w:rsidR="00CD3615" w:rsidTr="00CD3615" w14:paraId="3CF894A0" w14:textId="77777777">
        <w:trPr>
          <w:trHeight w:val="300"/>
        </w:trPr>
        <w:tc>
          <w:tcPr>
            <w:tcW w:w="2020" w:type="dxa"/>
            <w:tcBorders>
              <w:top w:val="nil"/>
              <w:left w:val="single" w:color="auto" w:sz="4" w:space="0"/>
              <w:bottom w:val="single" w:color="auto" w:sz="4" w:space="0"/>
              <w:right w:val="single" w:color="auto" w:sz="4" w:space="0"/>
            </w:tcBorders>
            <w:noWrap/>
            <w:vAlign w:val="center"/>
            <w:hideMark/>
          </w:tcPr>
          <w:p w:rsidRPr="00CD3615" w:rsidR="00CD3615" w:rsidP="00CD3615" w:rsidRDefault="00CD3615" w14:paraId="66FE1856" w14:textId="77777777">
            <w:pPr>
              <w:spacing w:after="0" w:line="240" w:lineRule="auto"/>
              <w:jc w:val="center"/>
              <w:rPr>
                <w:rFonts w:ascii="Calibri" w:hAnsi="Calibri" w:eastAsia="Times New Roman" w:cs="Calibri"/>
              </w:rPr>
            </w:pPr>
            <w:r w:rsidRPr="00CD3615">
              <w:rPr>
                <w:rFonts w:ascii="Calibri" w:hAnsi="Calibri" w:eastAsia="Times New Roman" w:cs="Calibri"/>
              </w:rPr>
              <w:t>portfolio_code</w:t>
            </w:r>
          </w:p>
        </w:tc>
      </w:tr>
      <w:tr w:rsidRPr="00CD3615" w:rsidR="00CD3615" w:rsidTr="00CD3615" w14:paraId="40D01F55" w14:textId="77777777">
        <w:trPr>
          <w:trHeight w:val="315"/>
        </w:trPr>
        <w:tc>
          <w:tcPr>
            <w:tcW w:w="2020" w:type="dxa"/>
            <w:tcBorders>
              <w:top w:val="nil"/>
              <w:left w:val="single" w:color="auto" w:sz="4" w:space="0"/>
              <w:bottom w:val="single" w:color="auto" w:sz="4" w:space="0"/>
              <w:right w:val="single" w:color="auto" w:sz="4" w:space="0"/>
            </w:tcBorders>
            <w:noWrap/>
            <w:vAlign w:val="center"/>
            <w:hideMark/>
          </w:tcPr>
          <w:p w:rsidRPr="00CD3615" w:rsidR="00CD3615" w:rsidP="00CD3615" w:rsidRDefault="00CD3615" w14:paraId="276AA1DB" w14:textId="77777777">
            <w:pPr>
              <w:spacing w:after="0" w:line="240" w:lineRule="auto"/>
              <w:jc w:val="center"/>
              <w:rPr>
                <w:rFonts w:ascii="Calibri" w:hAnsi="Calibri" w:eastAsia="Times New Roman" w:cs="Calibri"/>
                <w:color w:val="FF0000"/>
              </w:rPr>
            </w:pPr>
            <w:r w:rsidRPr="00CD3615">
              <w:rPr>
                <w:rFonts w:ascii="Calibri" w:hAnsi="Calibri" w:eastAsia="Times New Roman" w:cs="Calibri"/>
                <w:color w:val="FF0000"/>
              </w:rPr>
              <w:t>tam_segment</w:t>
            </w:r>
          </w:p>
        </w:tc>
      </w:tr>
      <w:tr w:rsidRPr="00CD3615" w:rsidR="00CD3615" w:rsidTr="00803877" w14:paraId="69E98630" w14:textId="77777777">
        <w:trPr>
          <w:trHeight w:val="302"/>
        </w:trPr>
        <w:tc>
          <w:tcPr>
            <w:tcW w:w="2020" w:type="dxa"/>
            <w:tcBorders>
              <w:top w:val="nil"/>
              <w:left w:val="single" w:color="auto" w:sz="4" w:space="0"/>
              <w:bottom w:val="single" w:color="auto" w:sz="4" w:space="0"/>
              <w:right w:val="single" w:color="auto" w:sz="4" w:space="0"/>
            </w:tcBorders>
            <w:noWrap/>
            <w:vAlign w:val="center"/>
            <w:hideMark/>
          </w:tcPr>
          <w:p w:rsidRPr="00CD3615" w:rsidR="00CD3615" w:rsidP="00CD3615" w:rsidRDefault="00CD3615" w14:paraId="0B4ED261" w14:textId="77777777">
            <w:pPr>
              <w:spacing w:after="0" w:line="240" w:lineRule="auto"/>
              <w:jc w:val="center"/>
              <w:rPr>
                <w:rFonts w:ascii="Calibri" w:hAnsi="Calibri" w:eastAsia="Times New Roman" w:cs="Calibri"/>
                <w:color w:val="000000"/>
              </w:rPr>
            </w:pPr>
            <w:r w:rsidRPr="00CD3615">
              <w:rPr>
                <w:rFonts w:ascii="Calibri" w:hAnsi="Calibri" w:eastAsia="Times New Roman" w:cs="Calibri"/>
                <w:color w:val="000000"/>
              </w:rPr>
              <w:t>target_currency</w:t>
            </w:r>
          </w:p>
        </w:tc>
      </w:tr>
      <w:tr w:rsidRPr="00CD3615" w:rsidR="00CD3615" w:rsidTr="00CD3615" w14:paraId="78408852" w14:textId="77777777">
        <w:trPr>
          <w:trHeight w:val="300"/>
        </w:trPr>
        <w:tc>
          <w:tcPr>
            <w:tcW w:w="2020" w:type="dxa"/>
            <w:tcBorders>
              <w:top w:val="nil"/>
              <w:left w:val="single" w:color="auto" w:sz="4" w:space="0"/>
              <w:bottom w:val="single" w:color="auto" w:sz="4" w:space="0"/>
              <w:right w:val="single" w:color="auto" w:sz="4" w:space="0"/>
            </w:tcBorders>
            <w:noWrap/>
            <w:vAlign w:val="center"/>
            <w:hideMark/>
          </w:tcPr>
          <w:p w:rsidRPr="00CD3615" w:rsidR="00CD3615" w:rsidP="00CD3615" w:rsidRDefault="00CD3615" w14:paraId="3ECDCD0F" w14:textId="77777777">
            <w:pPr>
              <w:spacing w:after="0" w:line="240" w:lineRule="auto"/>
              <w:jc w:val="center"/>
              <w:rPr>
                <w:rFonts w:ascii="Calibri" w:hAnsi="Calibri" w:eastAsia="Times New Roman" w:cs="Calibri"/>
                <w:color w:val="000000"/>
              </w:rPr>
            </w:pPr>
            <w:r w:rsidRPr="00CD3615">
              <w:rPr>
                <w:rFonts w:ascii="Calibri" w:hAnsi="Calibri" w:eastAsia="Times New Roman" w:cs="Calibri"/>
                <w:color w:val="000000"/>
              </w:rPr>
              <w:t>effective_from</w:t>
            </w:r>
          </w:p>
        </w:tc>
      </w:tr>
      <w:tr w:rsidRPr="00CD3615" w:rsidR="00CD3615" w:rsidTr="00CD3615" w14:paraId="39290798" w14:textId="77777777">
        <w:trPr>
          <w:trHeight w:val="300"/>
        </w:trPr>
        <w:tc>
          <w:tcPr>
            <w:tcW w:w="2020" w:type="dxa"/>
            <w:tcBorders>
              <w:top w:val="nil"/>
              <w:left w:val="single" w:color="auto" w:sz="4" w:space="0"/>
              <w:bottom w:val="single" w:color="auto" w:sz="4" w:space="0"/>
              <w:right w:val="single" w:color="auto" w:sz="4" w:space="0"/>
            </w:tcBorders>
            <w:noWrap/>
            <w:vAlign w:val="center"/>
            <w:hideMark/>
          </w:tcPr>
          <w:p w:rsidRPr="00CD3615" w:rsidR="00CD3615" w:rsidP="00CD3615" w:rsidRDefault="00CD3615" w14:paraId="5EBAA3C1" w14:textId="77777777">
            <w:pPr>
              <w:spacing w:after="0" w:line="240" w:lineRule="auto"/>
              <w:jc w:val="center"/>
              <w:rPr>
                <w:rFonts w:ascii="Calibri" w:hAnsi="Calibri" w:eastAsia="Times New Roman" w:cs="Calibri"/>
                <w:color w:val="000000"/>
              </w:rPr>
            </w:pPr>
            <w:r w:rsidRPr="00CD3615">
              <w:rPr>
                <w:rFonts w:ascii="Calibri" w:hAnsi="Calibri" w:eastAsia="Times New Roman" w:cs="Calibri"/>
                <w:color w:val="000000"/>
              </w:rPr>
              <w:t>effective_to</w:t>
            </w:r>
          </w:p>
        </w:tc>
      </w:tr>
      <w:tr w:rsidRPr="00CD3615" w:rsidR="00CD3615" w:rsidTr="00CD3615" w14:paraId="22DE08EE" w14:textId="77777777">
        <w:trPr>
          <w:trHeight w:val="300"/>
        </w:trPr>
        <w:tc>
          <w:tcPr>
            <w:tcW w:w="2020" w:type="dxa"/>
            <w:tcBorders>
              <w:top w:val="nil"/>
              <w:left w:val="single" w:color="auto" w:sz="4" w:space="0"/>
              <w:bottom w:val="single" w:color="auto" w:sz="4" w:space="0"/>
              <w:right w:val="single" w:color="auto" w:sz="4" w:space="0"/>
            </w:tcBorders>
            <w:noWrap/>
            <w:vAlign w:val="center"/>
            <w:hideMark/>
          </w:tcPr>
          <w:p w:rsidRPr="00CD3615" w:rsidR="00CD3615" w:rsidP="00CD3615" w:rsidRDefault="00CD3615" w14:paraId="76151BF2" w14:textId="77777777">
            <w:pPr>
              <w:spacing w:after="0" w:line="240" w:lineRule="auto"/>
              <w:jc w:val="center"/>
              <w:rPr>
                <w:rFonts w:ascii="Calibri" w:hAnsi="Calibri" w:eastAsia="Times New Roman" w:cs="Calibri"/>
                <w:color w:val="000000"/>
              </w:rPr>
            </w:pPr>
            <w:r w:rsidRPr="00CD3615">
              <w:rPr>
                <w:rFonts w:ascii="Calibri" w:hAnsi="Calibri" w:eastAsia="Times New Roman" w:cs="Calibri"/>
                <w:color w:val="000000"/>
              </w:rPr>
              <w:t>legal_id</w:t>
            </w:r>
          </w:p>
        </w:tc>
      </w:tr>
      <w:tr w:rsidRPr="00CD3615" w:rsidR="00CD3615" w:rsidTr="00CD3615" w14:paraId="6E4B542B" w14:textId="77777777">
        <w:trPr>
          <w:trHeight w:val="300"/>
        </w:trPr>
        <w:tc>
          <w:tcPr>
            <w:tcW w:w="2020" w:type="dxa"/>
            <w:tcBorders>
              <w:top w:val="nil"/>
              <w:left w:val="single" w:color="auto" w:sz="4" w:space="0"/>
              <w:bottom w:val="single" w:color="auto" w:sz="4" w:space="0"/>
              <w:right w:val="single" w:color="auto" w:sz="4" w:space="0"/>
            </w:tcBorders>
            <w:noWrap/>
            <w:vAlign w:val="center"/>
            <w:hideMark/>
          </w:tcPr>
          <w:p w:rsidRPr="00CD3615" w:rsidR="00CD3615" w:rsidP="00CD3615" w:rsidRDefault="00CD3615" w14:paraId="3B09493C" w14:textId="77777777">
            <w:pPr>
              <w:spacing w:after="0" w:line="240" w:lineRule="auto"/>
              <w:jc w:val="center"/>
              <w:rPr>
                <w:rFonts w:ascii="Calibri" w:hAnsi="Calibri" w:eastAsia="Times New Roman" w:cs="Calibri"/>
                <w:color w:val="000000"/>
              </w:rPr>
            </w:pPr>
            <w:r w:rsidRPr="00CD3615">
              <w:rPr>
                <w:rFonts w:ascii="Calibri" w:hAnsi="Calibri" w:eastAsia="Times New Roman" w:cs="Calibri"/>
                <w:color w:val="000000"/>
              </w:rPr>
              <w:t>subfund_id</w:t>
            </w:r>
          </w:p>
        </w:tc>
      </w:tr>
    </w:tbl>
    <w:p w:rsidR="67B85D23" w:rsidP="2EBDFC38" w:rsidRDefault="67B85D23" w14:paraId="0B9440B0" w14:textId="5544CB88">
      <w:pPr>
        <w:rPr>
          <w:rFonts w:ascii="Calibri Light" w:hAnsi="Calibri Light" w:eastAsia="Calibri Light" w:cs="Calibri Light"/>
          <w:sz w:val="20"/>
          <w:szCs w:val="20"/>
        </w:rPr>
      </w:pPr>
      <w:r w:rsidRPr="2EBDFC38">
        <w:rPr>
          <w:rFonts w:ascii="Calibri Light" w:hAnsi="Calibri Light" w:eastAsia="Calibri Light" w:cs="Calibri Light"/>
          <w:sz w:val="20"/>
          <w:szCs w:val="20"/>
        </w:rPr>
        <w:t>To retrieve TAM</w:t>
      </w:r>
      <w:r w:rsidRPr="2EBDFC38" w:rsidR="2DDB0E13">
        <w:rPr>
          <w:rFonts w:ascii="Calibri Light" w:hAnsi="Calibri Light" w:eastAsia="Calibri Light" w:cs="Calibri Light"/>
          <w:sz w:val="20"/>
          <w:szCs w:val="20"/>
        </w:rPr>
        <w:t xml:space="preserve"> s</w:t>
      </w:r>
      <w:r w:rsidRPr="2EBDFC38">
        <w:rPr>
          <w:rFonts w:ascii="Calibri Light" w:hAnsi="Calibri Light" w:eastAsia="Calibri Light" w:cs="Calibri Light"/>
          <w:sz w:val="20"/>
          <w:szCs w:val="20"/>
        </w:rPr>
        <w:t>egmentation data at portfolio-level granularity and make it available in the RDA data platform for downstream processing.</w:t>
      </w:r>
    </w:p>
    <w:p w:rsidR="001B07E8" w:rsidP="2EBDFC38" w:rsidRDefault="001B07E8" w14:paraId="255661E7" w14:textId="77777777">
      <w:pPr>
        <w:rPr>
          <w:rFonts w:ascii="Calibri Light" w:hAnsi="Calibri Light" w:eastAsia="Calibri Light" w:cs="Calibri Light"/>
          <w:sz w:val="20"/>
          <w:szCs w:val="20"/>
        </w:rPr>
      </w:pPr>
    </w:p>
    <w:p w:rsidR="20399E8F" w:rsidP="2EBDFC38" w:rsidRDefault="20399E8F" w14:paraId="6E209A5C" w14:textId="10A4403D">
      <w:pPr>
        <w:jc w:val="center"/>
      </w:pPr>
    </w:p>
    <w:p w:rsidR="00CD3615" w:rsidP="2EBDFC38" w:rsidRDefault="22AAED6B" w14:paraId="31ECE249" w14:textId="77777777">
      <w:pPr>
        <w:rPr>
          <w:rFonts w:ascii="Calibri Light" w:hAnsi="Calibri Light" w:eastAsia="Calibri Light" w:cs="Calibri Light"/>
          <w:b/>
          <w:bCs/>
          <w:sz w:val="20"/>
          <w:szCs w:val="20"/>
        </w:rPr>
      </w:pPr>
      <w:r w:rsidRPr="2EBDFC38">
        <w:rPr>
          <w:rFonts w:ascii="Calibri Light" w:hAnsi="Calibri Light" w:eastAsia="Calibri Light" w:cs="Calibri Light"/>
          <w:b/>
          <w:bCs/>
          <w:sz w:val="20"/>
          <w:szCs w:val="20"/>
        </w:rPr>
        <w:t xml:space="preserve">  </w:t>
      </w:r>
    </w:p>
    <w:p w:rsidR="00CD3615" w:rsidP="2EBDFC38" w:rsidRDefault="00CD3615" w14:paraId="2D47DDF8" w14:textId="77777777">
      <w:pPr>
        <w:rPr>
          <w:rFonts w:ascii="Calibri Light" w:hAnsi="Calibri Light" w:eastAsia="Calibri Light" w:cs="Calibri Light"/>
          <w:b/>
          <w:bCs/>
          <w:sz w:val="20"/>
          <w:szCs w:val="20"/>
        </w:rPr>
      </w:pPr>
    </w:p>
    <w:p w:rsidR="00CD3615" w:rsidP="2EBDFC38" w:rsidRDefault="00CD3615" w14:paraId="639A8A14" w14:textId="77777777">
      <w:pPr>
        <w:rPr>
          <w:rFonts w:ascii="Calibri Light" w:hAnsi="Calibri Light" w:eastAsia="Calibri Light" w:cs="Calibri Light"/>
          <w:b/>
          <w:bCs/>
          <w:sz w:val="20"/>
          <w:szCs w:val="20"/>
        </w:rPr>
      </w:pPr>
    </w:p>
    <w:p w:rsidR="00CD3615" w:rsidP="22BCB042" w:rsidRDefault="003F1936" w14:paraId="72F59ECB" w14:textId="7FE941BF">
      <w:pPr>
        <w:pStyle w:val="Normal"/>
      </w:pPr>
      <w:r w:rsidRPr="22BCB042" w:rsidR="003F1936">
        <w:rPr>
          <w:rFonts w:ascii="Calibri Light" w:hAnsi="Calibri Light" w:eastAsia="Calibri Light" w:cs="Calibri Light"/>
          <w:b w:val="1"/>
          <w:bCs w:val="1"/>
          <w:sz w:val="20"/>
          <w:szCs w:val="20"/>
        </w:rPr>
        <w:t xml:space="preserve">Source Table: </w:t>
      </w:r>
      <w:r w:rsidRPr="22BCB042" w:rsidR="003F1936">
        <w:rPr>
          <w:rFonts w:ascii="Calibri Light" w:hAnsi="Calibri Light" w:eastAsia="Calibri Light" w:cs="Calibri Light"/>
          <w:sz w:val="20"/>
          <w:szCs w:val="20"/>
          <w:highlight w:val="yellow"/>
        </w:rPr>
        <w:t>inv_dal_eod.cube_alm_management_portfolio_details</w:t>
      </w:r>
      <w:r>
        <w:br/>
      </w:r>
      <w:r w:rsidRPr="22BCB042" w:rsidR="5C8FFF99">
        <w:rPr>
          <w:rFonts w:ascii="Calibri Light" w:hAnsi="Calibri Light" w:eastAsia="Calibri Light" w:cs="Calibri Light"/>
          <w:noProof w:val="0"/>
          <w:sz w:val="20"/>
          <w:szCs w:val="20"/>
          <w:lang w:val="en-US"/>
        </w:rPr>
        <w:t>gwam_prod_catalog.inv_dal_eod.cube_alm_management_portfolio_details</w:t>
      </w:r>
    </w:p>
    <w:p w:rsidR="22AAED6B" w:rsidP="2EBDFC38" w:rsidRDefault="22AAED6B" w14:paraId="3E7CDD64" w14:textId="7F36C377">
      <w:pPr>
        <w:rPr>
          <w:rFonts w:ascii="Calibri Light" w:hAnsi="Calibri Light" w:eastAsia="Calibri Light" w:cs="Calibri Light"/>
          <w:b/>
          <w:bCs/>
          <w:sz w:val="20"/>
          <w:szCs w:val="20"/>
        </w:rPr>
      </w:pPr>
      <w:r w:rsidRPr="2EBDFC38">
        <w:rPr>
          <w:rFonts w:ascii="Calibri Light" w:hAnsi="Calibri Light" w:eastAsia="Calibri Light" w:cs="Calibri Light"/>
          <w:b/>
          <w:bCs/>
          <w:sz w:val="20"/>
          <w:szCs w:val="20"/>
        </w:rPr>
        <w:t xml:space="preserve"> </w:t>
      </w:r>
      <w:r w:rsidRPr="2EBDFC38" w:rsidR="67B85D23">
        <w:rPr>
          <w:rFonts w:ascii="Calibri Light" w:hAnsi="Calibri Light" w:eastAsia="Calibri Light" w:cs="Calibri Light"/>
          <w:b/>
          <w:bCs/>
          <w:sz w:val="20"/>
          <w:szCs w:val="20"/>
        </w:rPr>
        <w:t>Process Details</w:t>
      </w:r>
    </w:p>
    <w:p w:rsidRPr="0069259F" w:rsidR="67788397" w:rsidP="0069259F" w:rsidRDefault="67B85D23" w14:paraId="1A72BA74" w14:textId="7D30F432">
      <w:pPr>
        <w:pStyle w:val="ListParagraph"/>
        <w:numPr>
          <w:ilvl w:val="0"/>
          <w:numId w:val="21"/>
        </w:numPr>
        <w:spacing w:before="210" w:after="21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TAM data is sourced from the </w:t>
      </w:r>
      <w:r w:rsidRPr="2EBDFC38" w:rsidR="362FD2E0">
        <w:rPr>
          <w:rFonts w:ascii="Calibri Light" w:hAnsi="Calibri Light" w:eastAsia="Calibri Light" w:cs="Calibri Light"/>
          <w:sz w:val="20"/>
          <w:szCs w:val="20"/>
        </w:rPr>
        <w:t>ALM Segmentation</w:t>
      </w:r>
      <w:r w:rsidRPr="2EBDFC38">
        <w:rPr>
          <w:rFonts w:ascii="Calibri Light" w:hAnsi="Calibri Light" w:eastAsia="Calibri Light" w:cs="Calibri Light"/>
          <w:sz w:val="20"/>
          <w:szCs w:val="20"/>
        </w:rPr>
        <w:t xml:space="preserve"> Cube, which contains:</w:t>
      </w:r>
    </w:p>
    <w:p w:rsidR="67B85D23" w:rsidP="2EBDFC38" w:rsidRDefault="67B85D23" w14:paraId="72B1BCC0" w14:textId="25160BBF">
      <w:pPr>
        <w:pStyle w:val="ListParagraph"/>
        <w:numPr>
          <w:ilvl w:val="1"/>
          <w:numId w:val="21"/>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Portfolio-level</w:t>
      </w:r>
      <w:r w:rsidR="0069259F">
        <w:rPr>
          <w:rFonts w:ascii="Calibri Light" w:hAnsi="Calibri Light" w:eastAsia="Calibri Light" w:cs="Calibri Light"/>
          <w:sz w:val="20"/>
          <w:szCs w:val="20"/>
        </w:rPr>
        <w:t xml:space="preserve"> identifiers</w:t>
      </w:r>
    </w:p>
    <w:p w:rsidR="67B85D23" w:rsidP="2EBDFC38" w:rsidRDefault="67B85D23" w14:paraId="4D3D0406" w14:textId="4406A69B">
      <w:pPr>
        <w:pStyle w:val="ListParagraph"/>
        <w:numPr>
          <w:ilvl w:val="1"/>
          <w:numId w:val="21"/>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TAM </w:t>
      </w:r>
      <w:r w:rsidRPr="2EBDFC38" w:rsidR="1EB96EA9">
        <w:rPr>
          <w:rFonts w:ascii="Calibri Light" w:hAnsi="Calibri Light" w:eastAsia="Calibri Light" w:cs="Calibri Light"/>
          <w:sz w:val="20"/>
          <w:szCs w:val="20"/>
        </w:rPr>
        <w:t>segment</w:t>
      </w:r>
      <w:r w:rsidR="00F136E3">
        <w:rPr>
          <w:rFonts w:ascii="Calibri Light" w:hAnsi="Calibri Light" w:eastAsia="Calibri Light" w:cs="Calibri Light"/>
          <w:sz w:val="20"/>
          <w:szCs w:val="20"/>
        </w:rPr>
        <w:t xml:space="preserve"> classification</w:t>
      </w:r>
    </w:p>
    <w:p w:rsidR="67B85D23" w:rsidP="2EBDFC38" w:rsidRDefault="67B85D23" w14:paraId="1A634B1C" w14:textId="61727669">
      <w:pPr>
        <w:pStyle w:val="ListParagraph"/>
        <w:numPr>
          <w:ilvl w:val="1"/>
          <w:numId w:val="21"/>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Portfolio attributes</w:t>
      </w:r>
      <w:r w:rsidR="003F1936">
        <w:rPr>
          <w:rFonts w:ascii="Calibri Light" w:hAnsi="Calibri Light" w:eastAsia="Calibri Light" w:cs="Calibri Light"/>
          <w:sz w:val="20"/>
          <w:szCs w:val="20"/>
        </w:rPr>
        <w:t xml:space="preserve"> (legal_id, Subfund_id, target_currency)</w:t>
      </w:r>
    </w:p>
    <w:p w:rsidR="2DA9BA91" w:rsidP="2EBDFC38" w:rsidRDefault="0069259F" w14:paraId="239A67D6" w14:textId="14A4EFAC">
      <w:pPr>
        <w:pStyle w:val="ListParagraph"/>
        <w:numPr>
          <w:ilvl w:val="1"/>
          <w:numId w:val="21"/>
        </w:numPr>
        <w:spacing w:after="0" w:line="300" w:lineRule="auto"/>
        <w:rPr>
          <w:rFonts w:ascii="Calibri Light" w:hAnsi="Calibri Light" w:eastAsia="Calibri Light" w:cs="Calibri Light"/>
          <w:sz w:val="20"/>
          <w:szCs w:val="20"/>
        </w:rPr>
      </w:pPr>
      <w:r>
        <w:rPr>
          <w:rFonts w:ascii="Calibri Light" w:hAnsi="Calibri Light" w:eastAsia="Calibri Light" w:cs="Calibri Light"/>
          <w:sz w:val="20"/>
          <w:szCs w:val="20"/>
        </w:rPr>
        <w:t>Effective date ranges</w:t>
      </w:r>
    </w:p>
    <w:p w:rsidR="67B85D23" w:rsidP="2EBDFC38" w:rsidRDefault="67B85D23" w14:paraId="0913B7C8" w14:textId="320A860D">
      <w:pPr>
        <w:pStyle w:val="ListParagraph"/>
        <w:numPr>
          <w:ilvl w:val="0"/>
          <w:numId w:val="21"/>
        </w:numPr>
        <w:spacing w:before="210" w:after="21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The extracted data is Delta Shared into the RDA Raw Layer:</w:t>
      </w:r>
    </w:p>
    <w:p w:rsidR="67B85D23" w:rsidP="2EBDFC38" w:rsidRDefault="67B85D23" w14:paraId="00745CB4" w14:textId="55777661">
      <w:pPr>
        <w:pStyle w:val="ListParagraph"/>
        <w:numPr>
          <w:ilvl w:val="1"/>
          <w:numId w:val="21"/>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Ensures secure, scalable ingestion</w:t>
      </w:r>
    </w:p>
    <w:p w:rsidR="67B85D23" w:rsidP="2EBDFC38" w:rsidRDefault="67B85D23" w14:paraId="290B44BE" w14:textId="5AB5D354">
      <w:pPr>
        <w:pStyle w:val="ListParagraph"/>
        <w:numPr>
          <w:ilvl w:val="1"/>
          <w:numId w:val="21"/>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Supports incremental loads</w:t>
      </w:r>
    </w:p>
    <w:p w:rsidR="67B85D23" w:rsidP="2EBDFC38" w:rsidRDefault="67B85D23" w14:paraId="715B19AF" w14:textId="69798A0E">
      <w:pPr>
        <w:pStyle w:val="ListParagraph"/>
        <w:numPr>
          <w:ilvl w:val="1"/>
          <w:numId w:val="21"/>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Retains full snapshot of </w:t>
      </w:r>
      <w:r w:rsidRPr="2EBDFC38" w:rsidR="047A3A40">
        <w:rPr>
          <w:rFonts w:ascii="Calibri Light" w:hAnsi="Calibri Light" w:eastAsia="Calibri Light" w:cs="Calibri Light"/>
          <w:sz w:val="20"/>
          <w:szCs w:val="20"/>
        </w:rPr>
        <w:t>tam segmentation</w:t>
      </w:r>
    </w:p>
    <w:p w:rsidR="67B85D23" w:rsidP="2EBDFC38" w:rsidRDefault="67B85D23" w14:paraId="02916AC0" w14:textId="4CCF40DC">
      <w:pPr>
        <w:pStyle w:val="ListParagraph"/>
        <w:numPr>
          <w:ilvl w:val="0"/>
          <w:numId w:val="21"/>
        </w:numPr>
        <w:spacing w:before="210" w:after="21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Once data is available in Raw, it will be consumed by the Curated Layer pipeline, where transformations, mapping rules, and business logic will be applied as per STM.</w:t>
      </w:r>
    </w:p>
    <w:p w:rsidR="67B85D23" w:rsidP="2EBDFC38" w:rsidRDefault="67B85D23" w14:paraId="50B4EADA" w14:textId="19CB9709">
      <w:pPr>
        <w:rPr>
          <w:rFonts w:ascii="Calibri Light" w:hAnsi="Calibri Light" w:eastAsia="Calibri Light" w:cs="Calibri Light"/>
          <w:b/>
          <w:bCs/>
          <w:sz w:val="20"/>
          <w:szCs w:val="20"/>
        </w:rPr>
      </w:pPr>
      <w:r w:rsidRPr="2EBDFC38">
        <w:rPr>
          <w:rFonts w:ascii="Calibri Light" w:hAnsi="Calibri Light" w:eastAsia="Calibri Light" w:cs="Calibri Light"/>
          <w:b/>
          <w:bCs/>
          <w:sz w:val="20"/>
          <w:szCs w:val="20"/>
        </w:rPr>
        <w:t>Output of Step 1</w:t>
      </w:r>
    </w:p>
    <w:p w:rsidR="67B85D23" w:rsidP="2EBDFC38" w:rsidRDefault="67B85D23" w14:paraId="48175CE2" w14:textId="1D3A3665">
      <w:pPr>
        <w:pStyle w:val="ListParagraph"/>
        <w:numPr>
          <w:ilvl w:val="0"/>
          <w:numId w:val="20"/>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tam_</w:t>
      </w:r>
      <w:r w:rsidRPr="2EBDFC38" w:rsidR="19A8E9E1">
        <w:rPr>
          <w:rFonts w:ascii="Calibri Light" w:hAnsi="Calibri Light" w:eastAsia="Calibri Light" w:cs="Calibri Light"/>
          <w:sz w:val="20"/>
          <w:szCs w:val="20"/>
        </w:rPr>
        <w:t xml:space="preserve">portfolio </w:t>
      </w:r>
      <w:r w:rsidRPr="2EBDFC38">
        <w:rPr>
          <w:rFonts w:ascii="Calibri Light" w:hAnsi="Calibri Light" w:eastAsia="Calibri Light" w:cs="Calibri Light"/>
          <w:sz w:val="20"/>
          <w:szCs w:val="20"/>
        </w:rPr>
        <w:t>dataset in RDA Raw Layer</w:t>
      </w:r>
    </w:p>
    <w:p w:rsidRPr="0069259F" w:rsidR="2EBDFC38" w:rsidP="0069259F" w:rsidRDefault="67B85D23" w14:paraId="4640C5E3" w14:textId="16F9E682">
      <w:pPr>
        <w:pStyle w:val="ListParagraph"/>
        <w:numPr>
          <w:ilvl w:val="0"/>
          <w:numId w:val="20"/>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Metadata captured:</w:t>
      </w:r>
      <w:r w:rsidRPr="2EBDFC38" w:rsidR="5559A4E9">
        <w:rPr>
          <w:rFonts w:ascii="Calibri Light" w:hAnsi="Calibri Light" w:eastAsia="Calibri Light" w:cs="Calibri Light"/>
          <w:sz w:val="20"/>
          <w:szCs w:val="20"/>
        </w:rPr>
        <w:t xml:space="preserve"> </w:t>
      </w:r>
      <w:r w:rsidRPr="2EBDFC38" w:rsidR="5559A4E9">
        <w:rPr>
          <w:rFonts w:ascii="Calibri Light" w:hAnsi="Calibri Light" w:eastAsia="Calibri Light" w:cs="Calibri Light"/>
          <w:sz w:val="20"/>
          <w:szCs w:val="20"/>
          <w:highlight w:val="yellow"/>
        </w:rPr>
        <w:t>TB</w:t>
      </w:r>
    </w:p>
    <w:p w:rsidR="77E92144" w:rsidP="2EBDFC38" w:rsidRDefault="77E92144" w14:paraId="7FBA2A24" w14:textId="54A4753D">
      <w:pPr>
        <w:rPr>
          <w:rFonts w:ascii="Calibri Light" w:hAnsi="Calibri Light" w:eastAsia="Calibri Light" w:cs="Calibri Light"/>
          <w:b/>
          <w:bCs/>
          <w:sz w:val="20"/>
          <w:szCs w:val="20"/>
        </w:rPr>
      </w:pPr>
      <w:r w:rsidRPr="2EBDFC38">
        <w:rPr>
          <w:rFonts w:ascii="Calibri Light" w:hAnsi="Calibri Light" w:eastAsia="Calibri Light" w:cs="Calibri Light"/>
          <w:b/>
          <w:bCs/>
          <w:sz w:val="20"/>
          <w:szCs w:val="20"/>
        </w:rPr>
        <w:t>Data Requirements:</w:t>
      </w:r>
    </w:p>
    <w:p w:rsidR="00FF33EA" w:rsidP="00F136E3" w:rsidRDefault="77E92144" w14:paraId="733F945C" w14:textId="59663A3E">
      <w:pPr>
        <w:ind w:firstLine="720"/>
        <w:rPr>
          <w:rFonts w:ascii="Calibri Light" w:hAnsi="Calibri Light" w:eastAsia="Calibri Light" w:cs="Calibri Light"/>
          <w:sz w:val="20"/>
          <w:szCs w:val="20"/>
        </w:rPr>
      </w:pPr>
      <w:r w:rsidRPr="2EBDFC38">
        <w:rPr>
          <w:rFonts w:ascii="Calibri Light" w:hAnsi="Calibri Light" w:eastAsia="Calibri Light" w:cs="Calibri Light"/>
          <w:b/>
          <w:bCs/>
          <w:sz w:val="20"/>
          <w:szCs w:val="20"/>
        </w:rPr>
        <w:t xml:space="preserve">STM:  </w:t>
      </w:r>
      <w:hyperlink r:id="rId17">
        <w:r w:rsidRPr="2EBDFC38">
          <w:rPr>
            <w:rStyle w:val="Hyperlink"/>
            <w:rFonts w:ascii="Calibri Light" w:hAnsi="Calibri Light" w:eastAsia="Calibri Light" w:cs="Calibri Light"/>
            <w:sz w:val="20"/>
            <w:szCs w:val="20"/>
          </w:rPr>
          <w:t>BarraOne_Asset_Impact_STM.xlsx</w:t>
        </w:r>
      </w:hyperlink>
      <w:r w:rsidRPr="2EBDFC38">
        <w:rPr>
          <w:rFonts w:ascii="Calibri Light" w:hAnsi="Calibri Light" w:eastAsia="Calibri Light" w:cs="Calibri Light"/>
          <w:sz w:val="20"/>
          <w:szCs w:val="20"/>
        </w:rPr>
        <w:t xml:space="preserve"> -</w:t>
      </w:r>
      <w:r w:rsidRPr="2EBDFC38">
        <w:rPr>
          <w:rFonts w:ascii="Calibri Light" w:hAnsi="Calibri Light" w:eastAsia="Calibri Light" w:cs="Calibri Light"/>
          <w:sz w:val="20"/>
          <w:szCs w:val="20"/>
          <w:highlight w:val="yellow"/>
        </w:rPr>
        <w:t>WIP</w:t>
      </w:r>
      <w:r w:rsidR="00B35D0D">
        <w:rPr>
          <w:rFonts w:ascii="Calibri Light" w:hAnsi="Calibri Light" w:eastAsia="Calibri Light" w:cs="Calibri Light"/>
          <w:sz w:val="20"/>
          <w:szCs w:val="20"/>
        </w:rPr>
        <w:t xml:space="preserve"> (</w:t>
      </w:r>
      <w:r w:rsidRPr="001060A3" w:rsidR="001060A3">
        <w:rPr>
          <w:rFonts w:ascii="Calibri Light" w:hAnsi="Calibri Light" w:eastAsia="Calibri Light" w:cs="Calibri Light"/>
          <w:sz w:val="20"/>
          <w:szCs w:val="20"/>
        </w:rPr>
        <w:t>STM_tam_portfolio</w:t>
      </w:r>
      <w:r w:rsidR="001060A3">
        <w:rPr>
          <w:rFonts w:ascii="Calibri Light" w:hAnsi="Calibri Light" w:eastAsia="Calibri Light" w:cs="Calibri Light"/>
          <w:sz w:val="20"/>
          <w:szCs w:val="20"/>
        </w:rPr>
        <w:t>)</w:t>
      </w:r>
    </w:p>
    <w:p w:rsidR="2EBDFC38" w:rsidP="2EBDFC38" w:rsidRDefault="2EBDFC38" w14:paraId="3F1DC4F6" w14:textId="64EB72BA">
      <w:pPr>
        <w:spacing w:after="0" w:line="300" w:lineRule="auto"/>
        <w:rPr>
          <w:rFonts w:ascii="Calibri Light" w:hAnsi="Calibri Light" w:eastAsia="Calibri Light" w:cs="Calibri Light"/>
          <w:sz w:val="20"/>
          <w:szCs w:val="20"/>
        </w:rPr>
      </w:pPr>
    </w:p>
    <w:p w:rsidR="67B85D23" w:rsidP="1F77D717" w:rsidRDefault="67B85D23" w14:paraId="365C63F6" w14:textId="70FF71E7">
      <w:pPr>
        <w:pStyle w:val="Heading4"/>
        <w:rPr>
          <w:rFonts w:ascii="Calibri Light" w:hAnsi="Calibri Light" w:eastAsia="Calibri Light" w:cs="Calibri Light"/>
          <w:b/>
          <w:bCs/>
          <w:i w:val="0"/>
          <w:iCs w:val="0"/>
          <w:color w:val="auto"/>
          <w:sz w:val="20"/>
          <w:szCs w:val="20"/>
        </w:rPr>
      </w:pPr>
      <w:r w:rsidRPr="1F77D717">
        <w:rPr>
          <w:rFonts w:ascii="Calibri Light" w:hAnsi="Calibri Light" w:eastAsia="Calibri Light" w:cs="Calibri Light"/>
          <w:b/>
          <w:bCs/>
          <w:i w:val="0"/>
          <w:iCs w:val="0"/>
          <w:color w:val="auto"/>
          <w:sz w:val="20"/>
          <w:szCs w:val="20"/>
        </w:rPr>
        <w:t xml:space="preserve">Step 2 – </w:t>
      </w:r>
      <w:r w:rsidR="00FF33EA">
        <w:rPr>
          <w:rFonts w:ascii="Calibri Light" w:hAnsi="Calibri Light" w:eastAsia="Calibri Light" w:cs="Calibri Light"/>
          <w:b/>
          <w:bCs/>
          <w:i w:val="0"/>
          <w:iCs w:val="0"/>
          <w:color w:val="auto"/>
          <w:sz w:val="20"/>
          <w:szCs w:val="20"/>
        </w:rPr>
        <w:t>ES</w:t>
      </w:r>
      <w:r w:rsidRPr="1F77D717">
        <w:rPr>
          <w:rFonts w:ascii="Calibri Light" w:hAnsi="Calibri Light" w:eastAsia="Calibri Light" w:cs="Calibri Light"/>
          <w:b/>
          <w:bCs/>
          <w:i w:val="0"/>
          <w:iCs w:val="0"/>
          <w:color w:val="auto"/>
          <w:sz w:val="20"/>
          <w:szCs w:val="20"/>
        </w:rPr>
        <w:t xml:space="preserve"> Segment Mapping</w:t>
      </w:r>
    </w:p>
    <w:p w:rsidR="67B85D23" w:rsidP="2EBDFC38" w:rsidRDefault="67B85D23" w14:paraId="151C1B79" w14:textId="4EB82852">
      <w:pPr>
        <w:rPr>
          <w:rFonts w:ascii="Calibri Light" w:hAnsi="Calibri Light" w:eastAsia="Calibri Light" w:cs="Calibri Light"/>
          <w:b/>
          <w:bCs/>
          <w:sz w:val="20"/>
          <w:szCs w:val="20"/>
        </w:rPr>
      </w:pPr>
      <w:r w:rsidRPr="2EBDFC38">
        <w:rPr>
          <w:rFonts w:ascii="Calibri Light" w:hAnsi="Calibri Light" w:eastAsia="Calibri Light" w:cs="Calibri Light"/>
          <w:b/>
          <w:bCs/>
          <w:sz w:val="20"/>
          <w:szCs w:val="20"/>
        </w:rPr>
        <w:t>Purpose</w:t>
      </w:r>
    </w:p>
    <w:p w:rsidR="67B85D23" w:rsidP="1F77D717" w:rsidRDefault="67B85D23" w14:paraId="7139B626" w14:textId="5F9A1060">
      <w:pPr>
        <w:spacing w:before="210" w:after="210" w:line="300" w:lineRule="auto"/>
        <w:rPr>
          <w:rFonts w:ascii="Calibri Light" w:hAnsi="Calibri Light" w:eastAsia="Calibri Light" w:cs="Calibri Light"/>
          <w:sz w:val="20"/>
          <w:szCs w:val="20"/>
        </w:rPr>
      </w:pPr>
      <w:r w:rsidRPr="1F77D717">
        <w:rPr>
          <w:rFonts w:ascii="Calibri Light" w:hAnsi="Calibri Light" w:eastAsia="Calibri Light" w:cs="Calibri Light"/>
          <w:sz w:val="20"/>
          <w:szCs w:val="20"/>
        </w:rPr>
        <w:t xml:space="preserve">To enrich TAM segmentation with the appropriate </w:t>
      </w:r>
      <w:r w:rsidR="00FF33EA">
        <w:rPr>
          <w:rFonts w:ascii="Calibri Light" w:hAnsi="Calibri Light" w:eastAsia="Calibri Light" w:cs="Calibri Light"/>
          <w:sz w:val="20"/>
          <w:szCs w:val="20"/>
        </w:rPr>
        <w:t>ES</w:t>
      </w:r>
      <w:r w:rsidRPr="1F77D717">
        <w:rPr>
          <w:rFonts w:ascii="Calibri Light" w:hAnsi="Calibri Light" w:eastAsia="Calibri Light" w:cs="Calibri Light"/>
          <w:sz w:val="20"/>
          <w:szCs w:val="20"/>
        </w:rPr>
        <w:t xml:space="preserve"> segment classification</w:t>
      </w:r>
      <w:r w:rsidR="003E1FDA">
        <w:rPr>
          <w:rFonts w:ascii="Calibri Light" w:hAnsi="Calibri Light" w:eastAsia="Calibri Light" w:cs="Calibri Light"/>
          <w:sz w:val="20"/>
          <w:szCs w:val="20"/>
        </w:rPr>
        <w:t xml:space="preserve"> using the Consol_segment_name reference table and the 4-rule priority mapping logic</w:t>
      </w:r>
      <w:r w:rsidRPr="1F77D717" w:rsidR="681D9709">
        <w:rPr>
          <w:rFonts w:ascii="Calibri Light" w:hAnsi="Calibri Light" w:eastAsia="Calibri Light" w:cs="Calibri Light"/>
          <w:sz w:val="20"/>
          <w:szCs w:val="20"/>
        </w:rPr>
        <w:t>.</w:t>
      </w:r>
    </w:p>
    <w:tbl>
      <w:tblPr>
        <w:tblpPr w:leftFromText="180" w:rightFromText="180" w:vertAnchor="text" w:horzAnchor="margin" w:tblpY="-743"/>
        <w:tblW w:w="2605" w:type="dxa"/>
        <w:tblLook w:val="04A0" w:firstRow="1" w:lastRow="0" w:firstColumn="1" w:lastColumn="0" w:noHBand="0" w:noVBand="1"/>
      </w:tblPr>
      <w:tblGrid>
        <w:gridCol w:w="2605"/>
      </w:tblGrid>
      <w:tr w:rsidRPr="002506B5" w:rsidR="002506B5" w:rsidTr="001309B0" w14:paraId="390D34FB" w14:textId="77777777">
        <w:trPr>
          <w:trHeight w:val="300"/>
        </w:trPr>
        <w:tc>
          <w:tcPr>
            <w:tcW w:w="2605" w:type="dxa"/>
            <w:tcBorders>
              <w:top w:val="single" w:color="auto" w:sz="4" w:space="0"/>
              <w:left w:val="single" w:color="auto" w:sz="4" w:space="0"/>
              <w:bottom w:val="single" w:color="auto" w:sz="4" w:space="0"/>
              <w:right w:val="single" w:color="auto" w:sz="4" w:space="0"/>
            </w:tcBorders>
            <w:shd w:val="clear" w:color="000000" w:fill="FCD5B4"/>
            <w:noWrap/>
            <w:vAlign w:val="bottom"/>
            <w:hideMark/>
          </w:tcPr>
          <w:p w:rsidRPr="002506B5" w:rsidR="002506B5" w:rsidP="001309B0" w:rsidRDefault="001309B0" w14:paraId="4BD8038E" w14:textId="23649709">
            <w:pPr>
              <w:spacing w:after="0" w:line="240" w:lineRule="auto"/>
              <w:jc w:val="center"/>
              <w:rPr>
                <w:rFonts w:ascii="Calibri" w:hAnsi="Calibri" w:eastAsia="Times New Roman" w:cs="Calibri"/>
                <w:b/>
                <w:bCs/>
              </w:rPr>
            </w:pPr>
            <w:r>
              <w:rPr>
                <w:rFonts w:ascii="Calibri" w:hAnsi="Calibri" w:eastAsia="Times New Roman" w:cs="Calibri"/>
                <w:b/>
                <w:bCs/>
              </w:rPr>
              <w:t>Segment Mapping</w:t>
            </w:r>
          </w:p>
        </w:tc>
      </w:tr>
      <w:tr w:rsidRPr="002506B5" w:rsidR="002506B5" w:rsidTr="001309B0" w14:paraId="4D8A4C7C" w14:textId="77777777">
        <w:trPr>
          <w:trHeight w:val="300"/>
        </w:trPr>
        <w:tc>
          <w:tcPr>
            <w:tcW w:w="2605" w:type="dxa"/>
            <w:tcBorders>
              <w:top w:val="nil"/>
              <w:left w:val="single" w:color="auto" w:sz="4" w:space="0"/>
              <w:bottom w:val="single" w:color="auto" w:sz="4" w:space="0"/>
              <w:right w:val="single" w:color="auto" w:sz="4" w:space="0"/>
            </w:tcBorders>
            <w:noWrap/>
            <w:vAlign w:val="bottom"/>
            <w:hideMark/>
          </w:tcPr>
          <w:p w:rsidRPr="002506B5" w:rsidR="002506B5" w:rsidP="001309B0" w:rsidRDefault="002506B5" w14:paraId="4AB64538" w14:textId="77777777">
            <w:pPr>
              <w:spacing w:after="0" w:line="240" w:lineRule="auto"/>
              <w:jc w:val="center"/>
              <w:rPr>
                <w:rFonts w:ascii="Calibri" w:hAnsi="Calibri" w:eastAsia="Times New Roman" w:cs="Calibri"/>
                <w:color w:val="FF0000"/>
              </w:rPr>
            </w:pPr>
            <w:r w:rsidRPr="002506B5">
              <w:rPr>
                <w:rFonts w:ascii="Calibri" w:hAnsi="Calibri" w:eastAsia="Times New Roman" w:cs="Calibri"/>
                <w:color w:val="FF0000"/>
              </w:rPr>
              <w:t>Tam Segment Name</w:t>
            </w:r>
          </w:p>
        </w:tc>
      </w:tr>
      <w:tr w:rsidRPr="002506B5" w:rsidR="002506B5" w:rsidTr="001309B0" w14:paraId="672AEE46" w14:textId="77777777">
        <w:trPr>
          <w:trHeight w:val="300"/>
        </w:trPr>
        <w:tc>
          <w:tcPr>
            <w:tcW w:w="2605" w:type="dxa"/>
            <w:tcBorders>
              <w:top w:val="nil"/>
              <w:left w:val="single" w:color="auto" w:sz="4" w:space="0"/>
              <w:bottom w:val="single" w:color="auto" w:sz="4" w:space="0"/>
              <w:right w:val="single" w:color="auto" w:sz="4" w:space="0"/>
            </w:tcBorders>
            <w:noWrap/>
            <w:vAlign w:val="bottom"/>
            <w:hideMark/>
          </w:tcPr>
          <w:p w:rsidRPr="002506B5" w:rsidR="002506B5" w:rsidP="001309B0" w:rsidRDefault="00731E16" w14:paraId="4B1E5EE2" w14:textId="3D60531B">
            <w:pPr>
              <w:spacing w:after="0" w:line="240" w:lineRule="auto"/>
              <w:rPr>
                <w:rFonts w:ascii="Calibri" w:hAnsi="Calibri" w:eastAsia="Times New Roman" w:cs="Calibri"/>
              </w:rPr>
            </w:pPr>
            <w:r>
              <w:rPr>
                <w:rFonts w:ascii="Calibri" w:hAnsi="Calibri" w:eastAsia="Times New Roman" w:cs="Calibri"/>
              </w:rPr>
              <w:t xml:space="preserve">    </w:t>
            </w:r>
            <w:r w:rsidRPr="002506B5" w:rsidR="002506B5">
              <w:rPr>
                <w:rFonts w:ascii="Calibri" w:hAnsi="Calibri" w:eastAsia="Times New Roman" w:cs="Calibri"/>
              </w:rPr>
              <w:t>Consol Segment Name</w:t>
            </w:r>
          </w:p>
        </w:tc>
      </w:tr>
    </w:tbl>
    <w:tbl>
      <w:tblPr>
        <w:tblpPr w:leftFromText="180" w:rightFromText="180" w:vertAnchor="page" w:horzAnchor="page" w:tblpX="4876" w:tblpY="661"/>
        <w:tblW w:w="3055" w:type="dxa"/>
        <w:tblLook w:val="04A0" w:firstRow="1" w:lastRow="0" w:firstColumn="1" w:lastColumn="0" w:noHBand="0" w:noVBand="1"/>
      </w:tblPr>
      <w:tblGrid>
        <w:gridCol w:w="3055"/>
      </w:tblGrid>
      <w:tr w:rsidRPr="00FC5110" w:rsidR="002506B5" w:rsidTr="001309B0" w14:paraId="155D7F5F" w14:textId="77777777">
        <w:trPr>
          <w:trHeight w:val="300"/>
        </w:trPr>
        <w:tc>
          <w:tcPr>
            <w:tcW w:w="3055" w:type="dxa"/>
            <w:tcBorders>
              <w:top w:val="single" w:color="auto" w:sz="4" w:space="0"/>
              <w:left w:val="single" w:color="auto" w:sz="4" w:space="0"/>
              <w:bottom w:val="single" w:color="auto" w:sz="4" w:space="0"/>
              <w:right w:val="single" w:color="auto" w:sz="4" w:space="0"/>
            </w:tcBorders>
            <w:shd w:val="clear" w:color="000000" w:fill="FCD5B4"/>
            <w:noWrap/>
            <w:vAlign w:val="center"/>
            <w:hideMark/>
          </w:tcPr>
          <w:p w:rsidRPr="00FC5110" w:rsidR="002506B5" w:rsidP="002506B5" w:rsidRDefault="002506B5" w14:paraId="4FB95E25" w14:textId="5EFBA175">
            <w:pPr>
              <w:spacing w:after="0" w:line="240" w:lineRule="auto"/>
              <w:jc w:val="center"/>
              <w:rPr>
                <w:rFonts w:ascii="Calibri" w:hAnsi="Calibri" w:eastAsia="Times New Roman" w:cs="Calibri"/>
                <w:b/>
                <w:bCs/>
                <w:color w:val="000000"/>
              </w:rPr>
            </w:pPr>
            <w:r w:rsidRPr="00FC5110">
              <w:rPr>
                <w:rFonts w:ascii="Calibri" w:hAnsi="Calibri" w:eastAsia="Times New Roman" w:cs="Calibri"/>
                <w:b/>
                <w:bCs/>
                <w:color w:val="000000"/>
              </w:rPr>
              <w:t>E</w:t>
            </w:r>
            <w:r w:rsidR="002B4DC0">
              <w:rPr>
                <w:rFonts w:ascii="Calibri" w:hAnsi="Calibri" w:eastAsia="Times New Roman" w:cs="Calibri"/>
                <w:b/>
                <w:bCs/>
                <w:color w:val="000000"/>
              </w:rPr>
              <w:t>S</w:t>
            </w:r>
            <w:r w:rsidRPr="00FC5110">
              <w:rPr>
                <w:rFonts w:ascii="Calibri" w:hAnsi="Calibri" w:eastAsia="Times New Roman" w:cs="Calibri"/>
                <w:b/>
                <w:bCs/>
                <w:color w:val="000000"/>
              </w:rPr>
              <w:t>_Portfolio</w:t>
            </w:r>
          </w:p>
        </w:tc>
      </w:tr>
      <w:tr w:rsidRPr="00FC5110" w:rsidR="002506B5" w:rsidTr="001309B0" w14:paraId="01174BCB" w14:textId="77777777">
        <w:trPr>
          <w:trHeight w:val="300"/>
        </w:trPr>
        <w:tc>
          <w:tcPr>
            <w:tcW w:w="3055" w:type="dxa"/>
            <w:tcBorders>
              <w:top w:val="nil"/>
              <w:left w:val="single" w:color="auto" w:sz="4" w:space="0"/>
              <w:bottom w:val="single" w:color="auto" w:sz="4" w:space="0"/>
              <w:right w:val="single" w:color="auto" w:sz="4" w:space="0"/>
            </w:tcBorders>
            <w:noWrap/>
            <w:vAlign w:val="center"/>
            <w:hideMark/>
          </w:tcPr>
          <w:p w:rsidRPr="00FC5110" w:rsidR="002506B5" w:rsidP="002506B5" w:rsidRDefault="002506B5" w14:paraId="3EEC0F64" w14:textId="77777777">
            <w:pPr>
              <w:spacing w:after="0" w:line="240" w:lineRule="auto"/>
              <w:jc w:val="center"/>
              <w:rPr>
                <w:rFonts w:ascii="Calibri" w:hAnsi="Calibri" w:eastAsia="Times New Roman" w:cs="Calibri"/>
                <w:color w:val="FF0000"/>
              </w:rPr>
            </w:pPr>
            <w:r w:rsidRPr="00FC5110">
              <w:rPr>
                <w:rFonts w:ascii="Calibri" w:hAnsi="Calibri" w:eastAsia="Times New Roman" w:cs="Calibri"/>
                <w:color w:val="FF0000"/>
              </w:rPr>
              <w:t>Portfolio Code</w:t>
            </w:r>
          </w:p>
        </w:tc>
      </w:tr>
      <w:tr w:rsidRPr="00FC5110" w:rsidR="002506B5" w:rsidTr="001309B0" w14:paraId="63D738CF" w14:textId="77777777">
        <w:trPr>
          <w:trHeight w:val="300"/>
        </w:trPr>
        <w:tc>
          <w:tcPr>
            <w:tcW w:w="3055" w:type="dxa"/>
            <w:tcBorders>
              <w:top w:val="nil"/>
              <w:left w:val="single" w:color="auto" w:sz="4" w:space="0"/>
              <w:bottom w:val="single" w:color="auto" w:sz="4" w:space="0"/>
              <w:right w:val="single" w:color="auto" w:sz="4" w:space="0"/>
            </w:tcBorders>
            <w:noWrap/>
            <w:vAlign w:val="center"/>
            <w:hideMark/>
          </w:tcPr>
          <w:p w:rsidRPr="00FC5110" w:rsidR="002506B5" w:rsidP="002506B5" w:rsidRDefault="002506B5" w14:paraId="75C363C3" w14:textId="5DCCA961">
            <w:pPr>
              <w:spacing w:after="0" w:line="240" w:lineRule="auto"/>
              <w:jc w:val="center"/>
              <w:rPr>
                <w:rFonts w:ascii="Calibri" w:hAnsi="Calibri" w:eastAsia="Times New Roman" w:cs="Calibri"/>
                <w:color w:val="000000"/>
              </w:rPr>
            </w:pPr>
            <w:r w:rsidRPr="00FC5110">
              <w:rPr>
                <w:rFonts w:ascii="Calibri" w:hAnsi="Calibri" w:eastAsia="Times New Roman" w:cs="Calibri"/>
                <w:color w:val="000000"/>
              </w:rPr>
              <w:t>E</w:t>
            </w:r>
            <w:r w:rsidR="002B4DC0">
              <w:rPr>
                <w:rFonts w:ascii="Calibri" w:hAnsi="Calibri" w:eastAsia="Times New Roman" w:cs="Calibri"/>
                <w:color w:val="000000"/>
              </w:rPr>
              <w:t>S</w:t>
            </w:r>
            <w:r w:rsidRPr="00FC5110">
              <w:rPr>
                <w:rFonts w:ascii="Calibri" w:hAnsi="Calibri" w:eastAsia="Times New Roman" w:cs="Calibri"/>
                <w:color w:val="000000"/>
              </w:rPr>
              <w:t>_Segment</w:t>
            </w:r>
          </w:p>
        </w:tc>
      </w:tr>
    </w:tbl>
    <w:p w:rsidR="002506B5" w:rsidP="2EBDFC38" w:rsidRDefault="002506B5" w14:paraId="2F890B19" w14:textId="4B8F056A">
      <w:pPr>
        <w:rPr>
          <w:rFonts w:ascii="Calibri Light" w:hAnsi="Calibri Light" w:eastAsia="Calibri Light" w:cs="Calibri Light"/>
          <w:b/>
          <w:bCs/>
          <w:sz w:val="20"/>
          <w:szCs w:val="20"/>
        </w:rPr>
      </w:pPr>
      <w:r>
        <w:rPr>
          <w:rFonts w:ascii="Calibri Light" w:hAnsi="Calibri Light" w:eastAsia="Calibri Light" w:cs="Calibri Light"/>
          <w:b/>
          <w:bCs/>
          <w:sz w:val="20"/>
          <w:szCs w:val="20"/>
        </w:rPr>
        <w:t xml:space="preserve">   </w:t>
      </w:r>
    </w:p>
    <w:p w:rsidR="67B85D23" w:rsidP="2EBDFC38" w:rsidRDefault="67B85D23" w14:paraId="6EBF56C9" w14:textId="002BE8A7">
      <w:pPr>
        <w:rPr>
          <w:rFonts w:ascii="Calibri Light" w:hAnsi="Calibri Light" w:eastAsia="Calibri Light" w:cs="Calibri Light"/>
          <w:b/>
          <w:bCs/>
          <w:sz w:val="20"/>
          <w:szCs w:val="20"/>
        </w:rPr>
      </w:pPr>
      <w:r w:rsidRPr="1F77D717">
        <w:rPr>
          <w:rFonts w:ascii="Calibri Light" w:hAnsi="Calibri Light" w:eastAsia="Calibri Light" w:cs="Calibri Light"/>
          <w:b/>
          <w:bCs/>
          <w:sz w:val="20"/>
          <w:szCs w:val="20"/>
        </w:rPr>
        <w:t>Process Details</w:t>
      </w:r>
    </w:p>
    <w:p w:rsidRPr="00B878E1" w:rsidR="00B878E1" w:rsidRDefault="006C0706" w14:paraId="0D6BEE48" w14:textId="4E7712E7">
      <w:pPr>
        <w:rPr>
          <w:ins w:author="Han Zhang" w:date="2026-04-02T09:05:00Z" w16du:dateUtc="2026-04-02T13:05:00Z" w:id="40"/>
          <w:rFonts w:ascii="Calibri Light" w:hAnsi="Calibri Light" w:eastAsia="Calibri Light" w:cs="Calibri Light"/>
          <w:sz w:val="20"/>
          <w:szCs w:val="20"/>
          <w:rPrChange w:author="Han Zhang" w:date="2026-04-02T09:05:00Z" w16du:dateUtc="2026-04-02T13:05:00Z" w:id="41">
            <w:rPr>
              <w:ins w:author="Han Zhang" w:date="2026-04-02T09:05:00Z" w16du:dateUtc="2026-04-02T13:05:00Z" w:id="42"/>
            </w:rPr>
          </w:rPrChange>
        </w:rPr>
        <w:pPrChange w:author="Han Zhang" w:date="2026-04-02T09:05:00Z" w16du:dateUtc="2026-04-02T13:05:00Z" w:id="43">
          <w:pPr>
            <w:pStyle w:val="ListParagraph"/>
            <w:numPr>
              <w:numId w:val="1"/>
            </w:numPr>
            <w:ind w:hanging="360"/>
          </w:pPr>
        </w:pPrChange>
      </w:pPr>
      <w:ins w:author="Han Zhang" w:date="2026-04-02T09:27:00Z" w:id="44">
        <w:r w:rsidRPr="000B4DE8">
          <w:rPr>
            <w:rFonts w:ascii="Calibri Light" w:hAnsi="Calibri Light" w:eastAsia="Calibri Light" w:cs="Calibri Light"/>
            <w:sz w:val="20"/>
            <w:szCs w:val="20"/>
            <w:highlight w:val="yellow"/>
            <w:rPrChange w:author="Sangmeshwar Birajdar" w:date="2026-04-15T07:12:00Z" w16du:dateUtc="2026-04-15T11:12:00Z" w:id="45">
              <w:rPr>
                <w:rFonts w:ascii="Calibri Light" w:hAnsi="Calibri Light" w:eastAsia="Calibri Light" w:cs="Calibri Light"/>
                <w:sz w:val="20"/>
                <w:szCs w:val="20"/>
              </w:rPr>
            </w:rPrChange>
          </w:rPr>
          <w:t xml:space="preserve">Rules 1~3 below are used to address the one-to-many mapping issues before using the one-to-one TAM-Consol Segment Name mapping. Apply Rules 1 and 2 before Rule </w:t>
        </w:r>
      </w:ins>
      <w:r w:rsidRPr="00803877" w:rsidR="00803877">
        <w:rPr>
          <w:rFonts w:ascii="Calibri Light" w:hAnsi="Calibri Light" w:eastAsia="Calibri Light" w:cs="Calibri Light"/>
          <w:sz w:val="20"/>
          <w:szCs w:val="20"/>
          <w:highlight w:val="yellow"/>
        </w:rPr>
        <w:t>3 and</w:t>
      </w:r>
      <w:ins w:author="Han Zhang" w:date="2026-04-02T09:27:00Z" w:id="46">
        <w:r w:rsidRPr="000B4DE8">
          <w:rPr>
            <w:rFonts w:ascii="Calibri Light" w:hAnsi="Calibri Light" w:eastAsia="Calibri Light" w:cs="Calibri Light"/>
            <w:sz w:val="20"/>
            <w:szCs w:val="20"/>
            <w:highlight w:val="yellow"/>
            <w:rPrChange w:author="Sangmeshwar Birajdar" w:date="2026-04-15T07:12:00Z" w16du:dateUtc="2026-04-15T11:12:00Z" w:id="47">
              <w:rPr>
                <w:rFonts w:ascii="Calibri Light" w:hAnsi="Calibri Light" w:eastAsia="Calibri Light" w:cs="Calibri Light"/>
                <w:sz w:val="20"/>
                <w:szCs w:val="20"/>
              </w:rPr>
            </w:rPrChange>
          </w:rPr>
          <w:t xml:space="preserve"> Rule 4 last.</w:t>
        </w:r>
      </w:ins>
    </w:p>
    <w:p w:rsidRPr="00B878E1" w:rsidR="00B878E1" w:rsidRDefault="00B878E1" w14:paraId="60537827" w14:textId="275EB8EF">
      <w:pPr>
        <w:pStyle w:val="ListParagraph"/>
        <w:rPr>
          <w:ins w:author="Han Zhang" w:date="2026-04-02T09:04:00Z" w16du:dateUtc="2026-04-02T13:04:00Z" w:id="48"/>
          <w:rFonts w:ascii="Calibri Light" w:hAnsi="Calibri Light" w:eastAsia="Calibri Light" w:cs="Calibri Light"/>
          <w:sz w:val="20"/>
          <w:szCs w:val="20"/>
          <w:rPrChange w:author="Han Zhang" w:date="2026-04-02T09:05:00Z" w16du:dateUtc="2026-04-02T13:05:00Z" w:id="49">
            <w:rPr>
              <w:ins w:author="Han Zhang" w:date="2026-04-02T09:04:00Z" w16du:dateUtc="2026-04-02T13:04:00Z" w:id="50"/>
            </w:rPr>
          </w:rPrChange>
        </w:rPr>
        <w:pPrChange w:author="Han Zhang" w:date="2026-04-02T09:06:00Z" w16du:dateUtc="2026-04-02T13:06:00Z" w:id="51">
          <w:pPr>
            <w:pStyle w:val="ListParagraph"/>
            <w:numPr>
              <w:numId w:val="1"/>
            </w:numPr>
            <w:ind w:hanging="360"/>
          </w:pPr>
        </w:pPrChange>
      </w:pPr>
      <w:ins w:author="Han Zhang" w:date="2026-04-02T09:05:00Z" w16du:dateUtc="2026-04-02T13:05:00Z" w:id="52">
        <w:r w:rsidRPr="00B878E1">
          <w:rPr>
            <w:rFonts w:ascii="Calibri Light" w:hAnsi="Calibri Light" w:eastAsia="Calibri Light" w:cs="Calibri Light"/>
            <w:noProof/>
            <w:sz w:val="20"/>
            <w:szCs w:val="20"/>
          </w:rPr>
          <w:drawing>
            <wp:inline distT="0" distB="0" distL="0" distR="0" wp14:anchorId="77E9794B" wp14:editId="230FFE9D">
              <wp:extent cx="4945075" cy="435864"/>
              <wp:effectExtent l="0" t="0" r="0" b="2540"/>
              <wp:docPr id="161040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00497" name=""/>
                      <pic:cNvPicPr/>
                    </pic:nvPicPr>
                    <pic:blipFill>
                      <a:blip r:embed="rId18"/>
                      <a:stretch>
                        <a:fillRect/>
                      </a:stretch>
                    </pic:blipFill>
                    <pic:spPr>
                      <a:xfrm>
                        <a:off x="0" y="0"/>
                        <a:ext cx="4984035" cy="439298"/>
                      </a:xfrm>
                      <a:prstGeom prst="rect">
                        <a:avLst/>
                      </a:prstGeom>
                    </pic:spPr>
                  </pic:pic>
                </a:graphicData>
              </a:graphic>
            </wp:inline>
          </w:drawing>
        </w:r>
      </w:ins>
    </w:p>
    <w:p w:rsidR="51BBBC86" w:rsidP="1F77D717" w:rsidRDefault="51BBBC86" w14:paraId="0B2057DF" w14:textId="0EA79997">
      <w:pPr>
        <w:pStyle w:val="ListParagraph"/>
        <w:numPr>
          <w:ilvl w:val="0"/>
          <w:numId w:val="1"/>
        </w:numPr>
        <w:rPr>
          <w:rFonts w:ascii="Calibri Light" w:hAnsi="Calibri Light" w:eastAsia="Calibri Light" w:cs="Calibri Light"/>
          <w:sz w:val="20"/>
          <w:szCs w:val="20"/>
        </w:rPr>
      </w:pPr>
      <w:r w:rsidRPr="1F77D717">
        <w:rPr>
          <w:rFonts w:ascii="Calibri Light" w:hAnsi="Calibri Light" w:eastAsia="Calibri Light" w:cs="Calibri Light"/>
          <w:sz w:val="20"/>
          <w:szCs w:val="20"/>
        </w:rPr>
        <w:t>Rule 1: Explicit Portfolio-Level Mapping</w:t>
      </w:r>
    </w:p>
    <w:p w:rsidR="51BBBC86" w:rsidP="1F77D717" w:rsidRDefault="51BBBC86" w14:paraId="555541B2" w14:textId="1DB079CD">
      <w:pPr>
        <w:pStyle w:val="ListParagraph"/>
        <w:rPr>
          <w:rFonts w:ascii="Calibri Light" w:hAnsi="Calibri Light" w:eastAsia="Calibri Light" w:cs="Calibri Light"/>
          <w:sz w:val="20"/>
          <w:szCs w:val="20"/>
        </w:rPr>
      </w:pPr>
      <w:r w:rsidRPr="1F77D717">
        <w:rPr>
          <w:rFonts w:ascii="Calibri Light" w:hAnsi="Calibri Light" w:eastAsia="Calibri Light" w:cs="Calibri Light"/>
          <w:sz w:val="20"/>
          <w:szCs w:val="20"/>
        </w:rPr>
        <w:t>Logic:</w:t>
      </w:r>
      <w:r>
        <w:br/>
      </w:r>
      <w:r w:rsidRPr="1F77D717">
        <w:rPr>
          <w:rFonts w:ascii="Calibri Light" w:hAnsi="Calibri Light" w:eastAsia="Calibri Light" w:cs="Calibri Light"/>
          <w:sz w:val="20"/>
          <w:szCs w:val="20"/>
        </w:rPr>
        <w:t xml:space="preserve"> </w:t>
      </w:r>
      <w:r>
        <w:tab/>
      </w:r>
      <w:r w:rsidRPr="1F77D717">
        <w:rPr>
          <w:rFonts w:ascii="Calibri Light" w:hAnsi="Calibri Light" w:eastAsia="Calibri Light" w:cs="Calibri Light"/>
          <w:sz w:val="20"/>
          <w:szCs w:val="20"/>
        </w:rPr>
        <w:t>If the portfolio identifier is “0019_099_COLI”, assign ES Segment “External COLI”.</w:t>
      </w:r>
    </w:p>
    <w:p w:rsidR="51BBBC86" w:rsidP="1F77D717" w:rsidRDefault="51BBBC86" w14:paraId="3EFB723A" w14:textId="7B96A197">
      <w:pPr>
        <w:pStyle w:val="ListParagraph"/>
        <w:numPr>
          <w:ilvl w:val="0"/>
          <w:numId w:val="1"/>
        </w:numPr>
        <w:rPr>
          <w:rFonts w:ascii="Calibri Light" w:hAnsi="Calibri Light" w:eastAsia="Calibri Light" w:cs="Calibri Light"/>
          <w:sz w:val="20"/>
          <w:szCs w:val="20"/>
        </w:rPr>
      </w:pPr>
      <w:r w:rsidRPr="1F77D717">
        <w:rPr>
          <w:rFonts w:ascii="Calibri Light" w:hAnsi="Calibri Light" w:eastAsia="Calibri Light" w:cs="Calibri Light"/>
          <w:sz w:val="20"/>
          <w:szCs w:val="20"/>
        </w:rPr>
        <w:t>Rule 2: Legal ID and Subfund</w:t>
      </w:r>
      <w:r w:rsidRPr="1F77D717" w:rsidR="3DA28C00">
        <w:rPr>
          <w:rFonts w:ascii="Calibri Light" w:hAnsi="Calibri Light" w:eastAsia="Calibri Light" w:cs="Calibri Light"/>
          <w:sz w:val="20"/>
          <w:szCs w:val="20"/>
        </w:rPr>
        <w:t xml:space="preserve"> </w:t>
      </w:r>
      <w:r w:rsidRPr="1F77D717" w:rsidR="00803877">
        <w:rPr>
          <w:rFonts w:ascii="Calibri Light" w:hAnsi="Calibri Light" w:eastAsia="Calibri Light" w:cs="Calibri Light"/>
          <w:sz w:val="20"/>
          <w:szCs w:val="20"/>
        </w:rPr>
        <w:t>Id</w:t>
      </w:r>
      <w:r w:rsidRPr="1F77D717">
        <w:rPr>
          <w:rFonts w:ascii="Calibri Light" w:hAnsi="Calibri Light" w:eastAsia="Calibri Light" w:cs="Calibri Light"/>
          <w:sz w:val="20"/>
          <w:szCs w:val="20"/>
        </w:rPr>
        <w:t>-Based Mapping</w:t>
      </w:r>
    </w:p>
    <w:p w:rsidR="51BBBC86" w:rsidP="1F77D717" w:rsidRDefault="51BBBC86" w14:paraId="09207039" w14:textId="251B2DBA">
      <w:pPr>
        <w:pStyle w:val="ListParagraph"/>
        <w:rPr>
          <w:ins w:author="Han Zhang" w:date="2026-04-02T09:01:00Z" w16du:dateUtc="2026-04-02T13:01:00Z" w:id="53"/>
          <w:rFonts w:ascii="Calibri Light" w:hAnsi="Calibri Light" w:eastAsia="Calibri Light" w:cs="Calibri Light"/>
          <w:sz w:val="20"/>
          <w:szCs w:val="20"/>
        </w:rPr>
      </w:pPr>
      <w:r w:rsidRPr="1F77D717">
        <w:rPr>
          <w:rFonts w:ascii="Calibri Light" w:hAnsi="Calibri Light" w:eastAsia="Calibri Light" w:cs="Calibri Light"/>
          <w:sz w:val="20"/>
          <w:szCs w:val="20"/>
        </w:rPr>
        <w:t>Logic</w:t>
      </w:r>
      <w:r w:rsidRPr="1F77D717" w:rsidR="5C976189">
        <w:rPr>
          <w:rFonts w:ascii="Calibri Light" w:hAnsi="Calibri Light" w:eastAsia="Calibri Light" w:cs="Calibri Light"/>
          <w:sz w:val="20"/>
          <w:szCs w:val="20"/>
        </w:rPr>
        <w:t>:</w:t>
      </w:r>
      <w:r>
        <w:br/>
      </w:r>
      <w:r>
        <w:tab/>
      </w:r>
      <w:del w:author="Han Zhang" w:date="2026-04-02T09:06:00Z" w16du:dateUtc="2026-04-02T13:06:00Z" w:id="54">
        <w:r w:rsidRPr="1F77D717" w:rsidDel="00B878E1" w:rsidR="2A147C2A">
          <w:rPr>
            <w:rFonts w:ascii="Calibri Light" w:hAnsi="Calibri Light" w:eastAsia="Calibri Light" w:cs="Calibri Light"/>
            <w:sz w:val="20"/>
            <w:szCs w:val="20"/>
          </w:rPr>
          <w:delText xml:space="preserve"> </w:delText>
        </w:r>
      </w:del>
      <w:r w:rsidRPr="1F77D717">
        <w:rPr>
          <w:rFonts w:ascii="Calibri Light" w:hAnsi="Calibri Light" w:eastAsia="Calibri Light" w:cs="Calibri Light"/>
          <w:sz w:val="20"/>
          <w:szCs w:val="20"/>
        </w:rPr>
        <w:t>If Legal ID = 102 and Subfund</w:t>
      </w:r>
      <w:r w:rsidRPr="1F77D717" w:rsidR="3746B918">
        <w:rPr>
          <w:rFonts w:ascii="Calibri Light" w:hAnsi="Calibri Light" w:eastAsia="Calibri Light" w:cs="Calibri Light"/>
          <w:sz w:val="20"/>
          <w:szCs w:val="20"/>
        </w:rPr>
        <w:t xml:space="preserve"> id</w:t>
      </w:r>
      <w:r w:rsidRPr="1F77D717">
        <w:rPr>
          <w:rFonts w:ascii="Calibri Light" w:hAnsi="Calibri Light" w:eastAsia="Calibri Light" w:cs="Calibri Light"/>
          <w:sz w:val="20"/>
          <w:szCs w:val="20"/>
        </w:rPr>
        <w:t xml:space="preserve"> = 146, assign ES Segment </w:t>
      </w:r>
      <w:r w:rsidRPr="00525F3E" w:rsidR="000F237A">
        <w:rPr>
          <w:rFonts w:ascii="Calibri Light" w:hAnsi="Calibri Light" w:eastAsia="Calibri Light" w:cs="Calibri Light"/>
          <w:sz w:val="20"/>
          <w:szCs w:val="20"/>
        </w:rPr>
        <w:t>“</w:t>
      </w:r>
      <w:r w:rsidR="000F237A">
        <w:rPr>
          <w:rFonts w:ascii="Calibri Light" w:hAnsi="Calibri Light" w:eastAsia="Calibri Light" w:cs="Calibri Light"/>
          <w:sz w:val="20"/>
          <w:szCs w:val="20"/>
        </w:rPr>
        <w:t>US SURPLUS</w:t>
      </w:r>
      <w:r w:rsidRPr="00525F3E" w:rsidR="000F237A">
        <w:rPr>
          <w:rFonts w:ascii="Calibri Light" w:hAnsi="Calibri Light" w:eastAsia="Calibri Light" w:cs="Calibri Light"/>
          <w:sz w:val="20"/>
          <w:szCs w:val="20"/>
        </w:rPr>
        <w:t>”</w:t>
      </w:r>
      <w:r w:rsidRPr="1F77D717">
        <w:rPr>
          <w:rFonts w:ascii="Calibri Light" w:hAnsi="Calibri Light" w:eastAsia="Calibri Light" w:cs="Calibri Light"/>
          <w:sz w:val="20"/>
          <w:szCs w:val="20"/>
        </w:rPr>
        <w:t>.</w:t>
      </w:r>
    </w:p>
    <w:p w:rsidR="000F237A" w:rsidP="1F77D717" w:rsidRDefault="000F237A" w14:paraId="6B589EDA" w14:textId="4BC448C1">
      <w:pPr>
        <w:pStyle w:val="ListParagraph"/>
        <w:rPr>
          <w:ins w:author="Han Zhang" w:date="2026-04-02T08:47:00Z" w16du:dateUtc="2026-04-02T12:47:00Z" w:id="55"/>
          <w:rFonts w:ascii="Calibri Light" w:hAnsi="Calibri Light" w:eastAsia="Calibri Light" w:cs="Calibri Light"/>
          <w:sz w:val="20"/>
          <w:szCs w:val="20"/>
        </w:rPr>
      </w:pPr>
      <w:ins w:author="Han Zhang" w:date="2026-04-02T09:01:00Z" w16du:dateUtc="2026-04-02T13:01:00Z" w:id="56">
        <w:r>
          <w:rPr>
            <w:rFonts w:ascii="Calibri Light" w:hAnsi="Calibri Light" w:eastAsia="Calibri Light" w:cs="Calibri Light"/>
            <w:sz w:val="20"/>
            <w:szCs w:val="20"/>
          </w:rPr>
          <w:tab/>
        </w:r>
        <w:r w:rsidRPr="000B4DE8">
          <w:rPr>
            <w:rFonts w:ascii="Calibri Light" w:hAnsi="Calibri Light" w:eastAsia="Calibri Light" w:cs="Calibri Light"/>
            <w:sz w:val="20"/>
            <w:szCs w:val="20"/>
            <w:highlight w:val="yellow"/>
            <w:rPrChange w:author="Sangmeshwar Birajdar" w:date="2026-04-15T07:13:00Z" w16du:dateUtc="2026-04-15T11:13:00Z" w:id="57">
              <w:rPr>
                <w:rFonts w:ascii="Calibri Light" w:hAnsi="Calibri Light" w:eastAsia="Calibri Light" w:cs="Calibri Light"/>
                <w:sz w:val="20"/>
                <w:szCs w:val="20"/>
              </w:rPr>
            </w:rPrChange>
          </w:rPr>
          <w:t xml:space="preserve">If Legal ID = 19 and Subfund id </w:t>
        </w:r>
      </w:ins>
      <w:ins w:author="Han Zhang" w:date="2026-04-02T09:24:00Z" w16du:dateUtc="2026-04-02T13:24:00Z" w:id="58">
        <w:r w:rsidRPr="000B4DE8" w:rsidR="006C0706">
          <w:rPr>
            <w:rFonts w:ascii="Calibri Light" w:hAnsi="Calibri Light" w:eastAsia="Calibri Light" w:cs="Calibri Light"/>
            <w:sz w:val="20"/>
            <w:szCs w:val="20"/>
            <w:highlight w:val="yellow"/>
            <w:rPrChange w:author="Sangmeshwar Birajdar" w:date="2026-04-15T07:13:00Z" w16du:dateUtc="2026-04-15T11:13:00Z" w:id="59">
              <w:rPr>
                <w:rFonts w:ascii="Calibri Light" w:hAnsi="Calibri Light" w:eastAsia="Calibri Light" w:cs="Calibri Light"/>
                <w:sz w:val="20"/>
                <w:szCs w:val="20"/>
              </w:rPr>
            </w:rPrChange>
          </w:rPr>
          <w:t>=</w:t>
        </w:r>
      </w:ins>
      <w:ins w:author="Han Zhang" w:date="2026-04-02T09:01:00Z" w16du:dateUtc="2026-04-02T13:01:00Z" w:id="60">
        <w:r w:rsidRPr="000B4DE8">
          <w:rPr>
            <w:rFonts w:ascii="Calibri Light" w:hAnsi="Calibri Light" w:eastAsia="Calibri Light" w:cs="Calibri Light"/>
            <w:sz w:val="20"/>
            <w:szCs w:val="20"/>
            <w:highlight w:val="yellow"/>
            <w:rPrChange w:author="Sangmeshwar Birajdar" w:date="2026-04-15T07:13:00Z" w16du:dateUtc="2026-04-15T11:13:00Z" w:id="61">
              <w:rPr>
                <w:rFonts w:ascii="Calibri Light" w:hAnsi="Calibri Light" w:eastAsia="Calibri Light" w:cs="Calibri Light"/>
                <w:sz w:val="20"/>
                <w:szCs w:val="20"/>
              </w:rPr>
            </w:rPrChange>
          </w:rPr>
          <w:t xml:space="preserve"> 145</w:t>
        </w:r>
      </w:ins>
      <w:ins w:author="Han Zhang" w:date="2026-04-02T09:02:00Z" w16du:dateUtc="2026-04-02T13:02:00Z" w:id="62">
        <w:r w:rsidRPr="000B4DE8">
          <w:rPr>
            <w:rFonts w:ascii="Calibri Light" w:hAnsi="Calibri Light" w:eastAsia="Calibri Light" w:cs="Calibri Light"/>
            <w:sz w:val="20"/>
            <w:szCs w:val="20"/>
            <w:highlight w:val="yellow"/>
            <w:rPrChange w:author="Sangmeshwar Birajdar" w:date="2026-04-15T07:13:00Z" w16du:dateUtc="2026-04-15T11:13:00Z" w:id="63">
              <w:rPr>
                <w:rFonts w:ascii="Calibri Light" w:hAnsi="Calibri Light" w:eastAsia="Calibri Light" w:cs="Calibri Light"/>
                <w:sz w:val="20"/>
                <w:szCs w:val="20"/>
              </w:rPr>
            </w:rPrChange>
          </w:rPr>
          <w:t xml:space="preserve">, assign </w:t>
        </w:r>
        <w:r w:rsidRPr="000B4DE8" w:rsidR="00B878E1">
          <w:rPr>
            <w:rFonts w:ascii="Calibri Light" w:hAnsi="Calibri Light" w:eastAsia="Calibri Light" w:cs="Calibri Light"/>
            <w:sz w:val="20"/>
            <w:szCs w:val="20"/>
            <w:highlight w:val="yellow"/>
            <w:rPrChange w:author="Sangmeshwar Birajdar" w:date="2026-04-15T07:13:00Z" w16du:dateUtc="2026-04-15T11:13:00Z" w:id="64">
              <w:rPr>
                <w:rFonts w:ascii="Calibri Light" w:hAnsi="Calibri Light" w:eastAsia="Calibri Light" w:cs="Calibri Light"/>
                <w:sz w:val="20"/>
                <w:szCs w:val="20"/>
              </w:rPr>
            </w:rPrChange>
          </w:rPr>
          <w:t>ES Segment “VUL Retail/Inst'l”</w:t>
        </w:r>
      </w:ins>
    </w:p>
    <w:p w:rsidR="00525F3E" w:rsidP="00525F3E" w:rsidRDefault="00525F3E" w14:paraId="2A838869" w14:textId="4E411653">
      <w:pPr>
        <w:pStyle w:val="ListParagraph"/>
        <w:numPr>
          <w:ilvl w:val="0"/>
          <w:numId w:val="1"/>
        </w:numPr>
        <w:rPr>
          <w:ins w:author="Han Zhang" w:date="2026-04-02T08:49:00Z" w16du:dateUtc="2026-04-02T12:49:00Z" w:id="65"/>
          <w:rFonts w:ascii="Calibri Light" w:hAnsi="Calibri Light" w:eastAsia="Calibri Light" w:cs="Calibri Light"/>
          <w:sz w:val="20"/>
          <w:szCs w:val="20"/>
        </w:rPr>
      </w:pPr>
      <w:ins w:author="Han Zhang" w:date="2026-04-02T08:47:00Z" w16du:dateUtc="2026-04-02T12:47:00Z" w:id="66">
        <w:r>
          <w:rPr>
            <w:rFonts w:ascii="Calibri Light" w:hAnsi="Calibri Light" w:eastAsia="Calibri Light" w:cs="Calibri Light"/>
            <w:sz w:val="20"/>
            <w:szCs w:val="20"/>
          </w:rPr>
          <w:t xml:space="preserve">Rule 3: </w:t>
        </w:r>
      </w:ins>
      <w:ins w:author="Han Zhang" w:date="2026-04-02T08:48:00Z" w16du:dateUtc="2026-04-02T12:48:00Z" w:id="67">
        <w:r w:rsidRPr="000B4DE8">
          <w:rPr>
            <w:rFonts w:ascii="Calibri Light" w:hAnsi="Calibri Light" w:eastAsia="Calibri Light" w:cs="Calibri Light"/>
            <w:sz w:val="20"/>
            <w:szCs w:val="20"/>
            <w:highlight w:val="yellow"/>
            <w:rPrChange w:author="Sangmeshwar Birajdar" w:date="2026-04-15T07:14:00Z" w16du:dateUtc="2026-04-15T11:14:00Z" w:id="68">
              <w:rPr>
                <w:rFonts w:ascii="Calibri Light" w:hAnsi="Calibri Light" w:eastAsia="Calibri Light" w:cs="Calibri Light"/>
                <w:sz w:val="20"/>
                <w:szCs w:val="20"/>
              </w:rPr>
            </w:rPrChange>
          </w:rPr>
          <w:t>Hardc</w:t>
        </w:r>
      </w:ins>
      <w:ins w:author="Han Zhang" w:date="2026-04-02T08:49:00Z" w16du:dateUtc="2026-04-02T12:49:00Z" w:id="69">
        <w:r w:rsidRPr="000B4DE8">
          <w:rPr>
            <w:rFonts w:ascii="Calibri Light" w:hAnsi="Calibri Light" w:eastAsia="Calibri Light" w:cs="Calibri Light"/>
            <w:sz w:val="20"/>
            <w:szCs w:val="20"/>
            <w:highlight w:val="yellow"/>
            <w:rPrChange w:author="Sangmeshwar Birajdar" w:date="2026-04-15T07:14:00Z" w16du:dateUtc="2026-04-15T11:14:00Z" w:id="70">
              <w:rPr>
                <w:rFonts w:ascii="Calibri Light" w:hAnsi="Calibri Light" w:eastAsia="Calibri Light" w:cs="Calibri Light"/>
                <w:sz w:val="20"/>
                <w:szCs w:val="20"/>
              </w:rPr>
            </w:rPrChange>
          </w:rPr>
          <w:t xml:space="preserve">ode TAM-to-ES mapping to avoid </w:t>
        </w:r>
      </w:ins>
      <w:ins w:author="Han Zhang" w:date="2026-04-02T08:49:00Z" w:id="71">
        <w:r w:rsidRPr="000B4DE8">
          <w:rPr>
            <w:rFonts w:ascii="Calibri Light" w:hAnsi="Calibri Light" w:eastAsia="Calibri Light" w:cs="Calibri Light"/>
            <w:sz w:val="20"/>
            <w:szCs w:val="20"/>
            <w:highlight w:val="yellow"/>
            <w:rPrChange w:author="Sangmeshwar Birajdar" w:date="2026-04-15T07:14:00Z" w16du:dateUtc="2026-04-15T11:14:00Z" w:id="72">
              <w:rPr>
                <w:rFonts w:ascii="Calibri Light" w:hAnsi="Calibri Light" w:eastAsia="Calibri Light" w:cs="Calibri Light"/>
                <w:sz w:val="20"/>
                <w:szCs w:val="20"/>
              </w:rPr>
            </w:rPrChange>
          </w:rPr>
          <w:t>one-to-many</w:t>
        </w:r>
      </w:ins>
      <w:ins w:author="Han Zhang" w:date="2026-04-02T08:49:00Z" w16du:dateUtc="2026-04-02T12:49:00Z" w:id="73">
        <w:r w:rsidRPr="000B4DE8">
          <w:rPr>
            <w:rFonts w:ascii="Calibri Light" w:hAnsi="Calibri Light" w:eastAsia="Calibri Light" w:cs="Calibri Light"/>
            <w:sz w:val="20"/>
            <w:szCs w:val="20"/>
            <w:highlight w:val="yellow"/>
            <w:rPrChange w:author="Sangmeshwar Birajdar" w:date="2026-04-15T07:14:00Z" w16du:dateUtc="2026-04-15T11:14:00Z" w:id="74">
              <w:rPr>
                <w:rFonts w:ascii="Calibri Light" w:hAnsi="Calibri Light" w:eastAsia="Calibri Light" w:cs="Calibri Light"/>
                <w:sz w:val="20"/>
                <w:szCs w:val="20"/>
              </w:rPr>
            </w:rPrChange>
          </w:rPr>
          <w:t xml:space="preserve"> mapping</w:t>
        </w:r>
      </w:ins>
      <w:ins w:author="Han Zhang" w:date="2026-04-02T09:06:00Z" w16du:dateUtc="2026-04-02T13:06:00Z" w:id="75">
        <w:r w:rsidR="00B878E1">
          <w:rPr>
            <w:rFonts w:ascii="Calibri Light" w:hAnsi="Calibri Light" w:eastAsia="Calibri Light" w:cs="Calibri Light"/>
            <w:sz w:val="20"/>
            <w:szCs w:val="20"/>
          </w:rPr>
          <w:t>.</w:t>
        </w:r>
      </w:ins>
    </w:p>
    <w:p w:rsidRPr="000B4DE8" w:rsidR="00525F3E" w:rsidRDefault="00525F3E" w14:paraId="06FEC68B" w14:textId="0D71A6C9">
      <w:pPr>
        <w:pStyle w:val="ListParagraph"/>
        <w:rPr>
          <w:ins w:author="Han Zhang" w:date="2026-04-02T08:49:00Z" w16du:dateUtc="2026-04-02T12:49:00Z" w:id="76"/>
          <w:rFonts w:ascii="Calibri Light" w:hAnsi="Calibri Light" w:eastAsia="Calibri Light" w:cs="Calibri Light"/>
          <w:color w:val="FF0000"/>
          <w:sz w:val="20"/>
          <w:szCs w:val="20"/>
          <w:highlight w:val="yellow"/>
          <w:rPrChange w:author="Sangmeshwar Birajdar" w:date="2026-04-15T07:15:00Z" w16du:dateUtc="2026-04-15T11:15:00Z" w:id="77">
            <w:rPr>
              <w:ins w:author="Han Zhang" w:date="2026-04-02T08:49:00Z" w16du:dateUtc="2026-04-02T12:49:00Z" w:id="78"/>
              <w:rFonts w:ascii="Calibri Light" w:hAnsi="Calibri Light" w:eastAsia="Calibri Light" w:cs="Calibri Light"/>
              <w:sz w:val="20"/>
              <w:szCs w:val="20"/>
            </w:rPr>
          </w:rPrChange>
        </w:rPr>
        <w:pPrChange w:author="Han Zhang" w:date="2026-04-02T09:28:00Z" w16du:dateUtc="2026-04-02T13:28:00Z" w:id="79">
          <w:pPr>
            <w:pStyle w:val="ListParagraph"/>
            <w:numPr>
              <w:numId w:val="1"/>
            </w:numPr>
            <w:ind w:hanging="360"/>
          </w:pPr>
        </w:pPrChange>
      </w:pPr>
      <w:ins w:author="Han Zhang" w:date="2026-04-02T08:49:00Z" w16du:dateUtc="2026-04-02T12:49:00Z" w:id="80">
        <w:r w:rsidRPr="000B4DE8">
          <w:rPr>
            <w:rFonts w:ascii="Calibri Light" w:hAnsi="Calibri Light" w:eastAsia="Calibri Light" w:cs="Calibri Light"/>
            <w:color w:val="FF0000"/>
            <w:sz w:val="20"/>
            <w:szCs w:val="20"/>
            <w:highlight w:val="yellow"/>
            <w:rPrChange w:author="Sangmeshwar Birajdar" w:date="2026-04-15T07:15:00Z" w16du:dateUtc="2026-04-15T11:15:00Z" w:id="81">
              <w:rPr>
                <w:rFonts w:ascii="Calibri Light" w:hAnsi="Calibri Light" w:eastAsia="Calibri Light" w:cs="Calibri Light"/>
                <w:sz w:val="20"/>
                <w:szCs w:val="20"/>
              </w:rPr>
            </w:rPrChange>
          </w:rPr>
          <w:t>Logic:</w:t>
        </w:r>
      </w:ins>
    </w:p>
    <w:p w:rsidRPr="000B4DE8" w:rsidR="00525F3E" w:rsidP="00525F3E" w:rsidRDefault="00525F3E" w14:paraId="7B75120E" w14:textId="097CCC57">
      <w:pPr>
        <w:pStyle w:val="ListParagraph"/>
        <w:numPr>
          <w:ilvl w:val="1"/>
          <w:numId w:val="1"/>
        </w:numPr>
        <w:rPr>
          <w:ins w:author="Han Zhang" w:date="2026-04-02T09:03:00Z" w16du:dateUtc="2026-04-02T13:03:00Z" w:id="82"/>
          <w:rFonts w:ascii="Calibri Light" w:hAnsi="Calibri Light" w:eastAsia="Calibri Light" w:cs="Calibri Light"/>
          <w:color w:val="FF0000"/>
          <w:sz w:val="20"/>
          <w:szCs w:val="20"/>
          <w:highlight w:val="yellow"/>
          <w:rPrChange w:author="Sangmeshwar Birajdar" w:date="2026-04-15T07:15:00Z" w16du:dateUtc="2026-04-15T11:15:00Z" w:id="83">
            <w:rPr>
              <w:ins w:author="Han Zhang" w:date="2026-04-02T09:03:00Z" w16du:dateUtc="2026-04-02T13:03:00Z" w:id="84"/>
              <w:rFonts w:ascii="Calibri Light" w:hAnsi="Calibri Light" w:eastAsia="Calibri Light" w:cs="Calibri Light"/>
              <w:sz w:val="20"/>
              <w:szCs w:val="20"/>
            </w:rPr>
          </w:rPrChange>
        </w:rPr>
      </w:pPr>
      <w:ins w:author="Han Zhang" w:date="2026-04-02T08:49:00Z" w16du:dateUtc="2026-04-02T12:49:00Z" w:id="85">
        <w:r w:rsidRPr="000B4DE8">
          <w:rPr>
            <w:rFonts w:ascii="Calibri Light" w:hAnsi="Calibri Light" w:eastAsia="Calibri Light" w:cs="Calibri Light"/>
            <w:color w:val="FF0000"/>
            <w:sz w:val="20"/>
            <w:szCs w:val="20"/>
            <w:highlight w:val="yellow"/>
            <w:rPrChange w:author="Sangmeshwar Birajdar" w:date="2026-04-15T07:15:00Z" w16du:dateUtc="2026-04-15T11:15:00Z" w:id="86">
              <w:rPr>
                <w:rFonts w:ascii="Calibri Light" w:hAnsi="Calibri Light" w:eastAsia="Calibri Light" w:cs="Calibri Light"/>
                <w:sz w:val="20"/>
                <w:szCs w:val="20"/>
              </w:rPr>
            </w:rPrChange>
          </w:rPr>
          <w:t>I</w:t>
        </w:r>
      </w:ins>
      <w:ins w:author="Han Zhang" w:date="2026-04-02T08:50:00Z" w16du:dateUtc="2026-04-02T12:50:00Z" w:id="87">
        <w:r w:rsidRPr="000B4DE8">
          <w:rPr>
            <w:rFonts w:ascii="Calibri Light" w:hAnsi="Calibri Light" w:eastAsia="Calibri Light" w:cs="Calibri Light"/>
            <w:color w:val="FF0000"/>
            <w:sz w:val="20"/>
            <w:szCs w:val="20"/>
            <w:highlight w:val="yellow"/>
            <w:rPrChange w:author="Sangmeshwar Birajdar" w:date="2026-04-15T07:15:00Z" w16du:dateUtc="2026-04-15T11:15:00Z" w:id="88">
              <w:rPr>
                <w:rFonts w:ascii="Calibri Light" w:hAnsi="Calibri Light" w:eastAsia="Calibri Light" w:cs="Calibri Light"/>
                <w:sz w:val="20"/>
                <w:szCs w:val="20"/>
              </w:rPr>
            </w:rPrChange>
          </w:rPr>
          <w:t xml:space="preserve">f TAM segment = </w:t>
        </w:r>
      </w:ins>
      <w:ins w:author="Han Zhang" w:date="2026-04-02T08:51:00Z" w:id="89">
        <w:r w:rsidRPr="000B4DE8">
          <w:rPr>
            <w:rFonts w:ascii="Calibri Light" w:hAnsi="Calibri Light" w:eastAsia="Calibri Light" w:cs="Calibri Light"/>
            <w:color w:val="FF0000"/>
            <w:sz w:val="20"/>
            <w:szCs w:val="20"/>
            <w:highlight w:val="yellow"/>
            <w:rPrChange w:author="Sangmeshwar Birajdar" w:date="2026-04-15T07:15:00Z" w16du:dateUtc="2026-04-15T11:15:00Z" w:id="90">
              <w:rPr>
                <w:rFonts w:ascii="Calibri Light" w:hAnsi="Calibri Light" w:eastAsia="Calibri Light" w:cs="Calibri Light"/>
                <w:sz w:val="20"/>
                <w:szCs w:val="20"/>
              </w:rPr>
            </w:rPrChange>
          </w:rPr>
          <w:t>“JHUSA USD-Surplus”</w:t>
        </w:r>
      </w:ins>
      <w:ins w:author="Han Zhang" w:date="2026-04-02T08:51:00Z" w16du:dateUtc="2026-04-02T12:51:00Z" w:id="91">
        <w:r w:rsidRPr="000B4DE8">
          <w:rPr>
            <w:rFonts w:ascii="Calibri Light" w:hAnsi="Calibri Light" w:eastAsia="Calibri Light" w:cs="Calibri Light"/>
            <w:color w:val="FF0000"/>
            <w:sz w:val="20"/>
            <w:szCs w:val="20"/>
            <w:highlight w:val="yellow"/>
            <w:rPrChange w:author="Sangmeshwar Birajdar" w:date="2026-04-15T07:15:00Z" w16du:dateUtc="2026-04-15T11:15:00Z" w:id="92">
              <w:rPr>
                <w:rFonts w:ascii="Calibri Light" w:hAnsi="Calibri Light" w:eastAsia="Calibri Light" w:cs="Calibri Light"/>
                <w:sz w:val="20"/>
                <w:szCs w:val="20"/>
              </w:rPr>
            </w:rPrChange>
          </w:rPr>
          <w:t>, assign ES Segment “</w:t>
        </w:r>
      </w:ins>
      <w:ins w:author="Han Zhang" w:date="2026-04-02T08:52:00Z" w16du:dateUtc="2026-04-02T12:52:00Z" w:id="93">
        <w:r w:rsidRPr="000B4DE8">
          <w:rPr>
            <w:rFonts w:ascii="Calibri Light" w:hAnsi="Calibri Light" w:eastAsia="Calibri Light" w:cs="Calibri Light"/>
            <w:color w:val="FF0000"/>
            <w:sz w:val="20"/>
            <w:szCs w:val="20"/>
            <w:highlight w:val="yellow"/>
            <w:rPrChange w:author="Sangmeshwar Birajdar" w:date="2026-04-15T07:15:00Z" w16du:dateUtc="2026-04-15T11:15:00Z" w:id="94">
              <w:rPr>
                <w:rFonts w:ascii="Calibri Light" w:hAnsi="Calibri Light" w:eastAsia="Calibri Light" w:cs="Calibri Light"/>
                <w:sz w:val="20"/>
                <w:szCs w:val="20"/>
              </w:rPr>
            </w:rPrChange>
          </w:rPr>
          <w:t xml:space="preserve">US </w:t>
        </w:r>
      </w:ins>
      <w:ins w:author="Han Zhang" w:date="2026-04-02T08:53:00Z" w16du:dateUtc="2026-04-02T12:53:00Z" w:id="95">
        <w:r w:rsidRPr="000B4DE8" w:rsidR="000F237A">
          <w:rPr>
            <w:rFonts w:ascii="Calibri Light" w:hAnsi="Calibri Light" w:eastAsia="Calibri Light" w:cs="Calibri Light"/>
            <w:color w:val="FF0000"/>
            <w:sz w:val="20"/>
            <w:szCs w:val="20"/>
            <w:highlight w:val="yellow"/>
            <w:rPrChange w:author="Sangmeshwar Birajdar" w:date="2026-04-15T07:15:00Z" w16du:dateUtc="2026-04-15T11:15:00Z" w:id="96">
              <w:rPr>
                <w:rFonts w:ascii="Calibri Light" w:hAnsi="Calibri Light" w:eastAsia="Calibri Light" w:cs="Calibri Light"/>
                <w:sz w:val="20"/>
                <w:szCs w:val="20"/>
              </w:rPr>
            </w:rPrChange>
          </w:rPr>
          <w:t>SURPLUS</w:t>
        </w:r>
      </w:ins>
      <w:ins w:author="Han Zhang" w:date="2026-04-02T08:51:00Z" w16du:dateUtc="2026-04-02T12:51:00Z" w:id="97">
        <w:r w:rsidRPr="000B4DE8">
          <w:rPr>
            <w:rFonts w:ascii="Calibri Light" w:hAnsi="Calibri Light" w:eastAsia="Calibri Light" w:cs="Calibri Light"/>
            <w:color w:val="FF0000"/>
            <w:sz w:val="20"/>
            <w:szCs w:val="20"/>
            <w:highlight w:val="yellow"/>
            <w:rPrChange w:author="Sangmeshwar Birajdar" w:date="2026-04-15T07:15:00Z" w16du:dateUtc="2026-04-15T11:15:00Z" w:id="98">
              <w:rPr>
                <w:rFonts w:ascii="Calibri Light" w:hAnsi="Calibri Light" w:eastAsia="Calibri Light" w:cs="Calibri Light"/>
                <w:sz w:val="20"/>
                <w:szCs w:val="20"/>
              </w:rPr>
            </w:rPrChange>
          </w:rPr>
          <w:t>”.</w:t>
        </w:r>
      </w:ins>
    </w:p>
    <w:p w:rsidRPr="000B4DE8" w:rsidR="00B878E1" w:rsidP="00B878E1" w:rsidRDefault="00B878E1" w14:paraId="54BAB5DB" w14:textId="4B207AFE">
      <w:pPr>
        <w:pStyle w:val="ListParagraph"/>
        <w:numPr>
          <w:ilvl w:val="1"/>
          <w:numId w:val="1"/>
        </w:numPr>
        <w:rPr>
          <w:ins w:author="Han Zhang" w:date="2026-04-02T09:03:00Z" w16du:dateUtc="2026-04-02T13:03:00Z" w:id="99"/>
          <w:rFonts w:ascii="Calibri Light" w:hAnsi="Calibri Light" w:eastAsia="Calibri Light" w:cs="Calibri Light"/>
          <w:color w:val="FF0000"/>
          <w:sz w:val="20"/>
          <w:szCs w:val="20"/>
          <w:highlight w:val="yellow"/>
          <w:rPrChange w:author="Sangmeshwar Birajdar" w:date="2026-04-15T07:15:00Z" w16du:dateUtc="2026-04-15T11:15:00Z" w:id="100">
            <w:rPr>
              <w:ins w:author="Han Zhang" w:date="2026-04-02T09:03:00Z" w16du:dateUtc="2026-04-02T13:03:00Z" w:id="101"/>
              <w:rFonts w:ascii="Calibri Light" w:hAnsi="Calibri Light" w:eastAsia="Calibri Light" w:cs="Calibri Light"/>
              <w:sz w:val="20"/>
              <w:szCs w:val="20"/>
            </w:rPr>
          </w:rPrChange>
        </w:rPr>
      </w:pPr>
      <w:ins w:author="Han Zhang" w:date="2026-04-02T09:03:00Z" w16du:dateUtc="2026-04-02T13:03:00Z" w:id="102">
        <w:r w:rsidRPr="000B4DE8">
          <w:rPr>
            <w:rFonts w:ascii="Calibri Light" w:hAnsi="Calibri Light" w:eastAsia="Calibri Light" w:cs="Calibri Light"/>
            <w:color w:val="FF0000"/>
            <w:sz w:val="20"/>
            <w:szCs w:val="20"/>
            <w:highlight w:val="yellow"/>
            <w:rPrChange w:author="Sangmeshwar Birajdar" w:date="2026-04-15T07:15:00Z" w16du:dateUtc="2026-04-15T11:15:00Z" w:id="103">
              <w:rPr>
                <w:rFonts w:ascii="Calibri Light" w:hAnsi="Calibri Light" w:eastAsia="Calibri Light" w:cs="Calibri Light"/>
                <w:sz w:val="20"/>
                <w:szCs w:val="20"/>
              </w:rPr>
            </w:rPrChange>
          </w:rPr>
          <w:t>If TAM segment = “</w:t>
        </w:r>
      </w:ins>
      <w:ins w:author="Han Zhang" w:date="2026-04-02T09:04:00Z" w16du:dateUtc="2026-04-02T13:04:00Z" w:id="104">
        <w:r w:rsidRPr="000B4DE8">
          <w:rPr>
            <w:rFonts w:ascii="Calibri Light" w:hAnsi="Calibri Light" w:eastAsia="Calibri Light" w:cs="Calibri Light"/>
            <w:color w:val="FF0000"/>
            <w:sz w:val="20"/>
            <w:szCs w:val="20"/>
            <w:highlight w:val="yellow"/>
            <w:rPrChange w:author="Sangmeshwar Birajdar" w:date="2026-04-15T07:15:00Z" w16du:dateUtc="2026-04-15T11:15:00Z" w:id="105">
              <w:rPr>
                <w:rFonts w:ascii="Calibri Light" w:hAnsi="Calibri Light" w:eastAsia="Calibri Light" w:cs="Calibri Light"/>
                <w:sz w:val="20"/>
                <w:szCs w:val="20"/>
              </w:rPr>
            </w:rPrChange>
          </w:rPr>
          <w:t>JH USD-Guaranteed</w:t>
        </w:r>
      </w:ins>
      <w:ins w:author="Han Zhang" w:date="2026-04-02T09:03:00Z" w16du:dateUtc="2026-04-02T13:03:00Z" w:id="106">
        <w:r w:rsidRPr="000B4DE8">
          <w:rPr>
            <w:rFonts w:ascii="Calibri Light" w:hAnsi="Calibri Light" w:eastAsia="Calibri Light" w:cs="Calibri Light"/>
            <w:color w:val="FF0000"/>
            <w:sz w:val="20"/>
            <w:szCs w:val="20"/>
            <w:highlight w:val="yellow"/>
            <w:rPrChange w:author="Sangmeshwar Birajdar" w:date="2026-04-15T07:15:00Z" w16du:dateUtc="2026-04-15T11:15:00Z" w:id="107">
              <w:rPr>
                <w:rFonts w:ascii="Calibri Light" w:hAnsi="Calibri Light" w:eastAsia="Calibri Light" w:cs="Calibri Light"/>
                <w:sz w:val="20"/>
                <w:szCs w:val="20"/>
              </w:rPr>
            </w:rPrChange>
          </w:rPr>
          <w:t>”, assign ES Segment “</w:t>
        </w:r>
      </w:ins>
      <w:ins w:author="Han Zhang" w:date="2026-04-02T09:04:00Z" w16du:dateUtc="2026-04-02T13:04:00Z" w:id="108">
        <w:r w:rsidRPr="000B4DE8">
          <w:rPr>
            <w:rFonts w:ascii="Calibri Light" w:hAnsi="Calibri Light" w:eastAsia="Calibri Light" w:cs="Calibri Light"/>
            <w:color w:val="FF0000"/>
            <w:sz w:val="20"/>
            <w:szCs w:val="20"/>
            <w:highlight w:val="yellow"/>
            <w:rPrChange w:author="Sangmeshwar Birajdar" w:date="2026-04-15T07:15:00Z" w16du:dateUtc="2026-04-15T11:15:00Z" w:id="109">
              <w:rPr>
                <w:rFonts w:ascii="Calibri Light" w:hAnsi="Calibri Light" w:eastAsia="Calibri Light" w:cs="Calibri Light"/>
                <w:sz w:val="20"/>
                <w:szCs w:val="20"/>
              </w:rPr>
            </w:rPrChange>
          </w:rPr>
          <w:t>JH USD-Guaranteed</w:t>
        </w:r>
      </w:ins>
      <w:ins w:author="Han Zhang" w:date="2026-04-02T09:03:00Z" w16du:dateUtc="2026-04-02T13:03:00Z" w:id="110">
        <w:r w:rsidRPr="000B4DE8">
          <w:rPr>
            <w:rFonts w:ascii="Calibri Light" w:hAnsi="Calibri Light" w:eastAsia="Calibri Light" w:cs="Calibri Light"/>
            <w:color w:val="FF0000"/>
            <w:sz w:val="20"/>
            <w:szCs w:val="20"/>
            <w:highlight w:val="yellow"/>
            <w:rPrChange w:author="Sangmeshwar Birajdar" w:date="2026-04-15T07:15:00Z" w16du:dateUtc="2026-04-15T11:15:00Z" w:id="111">
              <w:rPr>
                <w:rFonts w:ascii="Calibri Light" w:hAnsi="Calibri Light" w:eastAsia="Calibri Light" w:cs="Calibri Light"/>
                <w:sz w:val="20"/>
                <w:szCs w:val="20"/>
              </w:rPr>
            </w:rPrChange>
          </w:rPr>
          <w:t>”.</w:t>
        </w:r>
      </w:ins>
    </w:p>
    <w:p w:rsidRPr="000B4DE8" w:rsidR="00B878E1" w:rsidRDefault="00B878E1" w14:paraId="22523F40" w14:textId="6BA11375">
      <w:pPr>
        <w:pStyle w:val="ListParagraph"/>
        <w:numPr>
          <w:ilvl w:val="1"/>
          <w:numId w:val="1"/>
        </w:numPr>
        <w:rPr>
          <w:rFonts w:ascii="Calibri Light" w:hAnsi="Calibri Light" w:eastAsia="Calibri Light" w:cs="Calibri Light"/>
          <w:color w:val="FF0000"/>
          <w:sz w:val="20"/>
          <w:szCs w:val="20"/>
          <w:highlight w:val="yellow"/>
          <w:rPrChange w:author="Sangmeshwar Birajdar" w:date="2026-04-15T07:15:00Z" w16du:dateUtc="2026-04-15T11:15:00Z" w:id="112">
            <w:rPr/>
          </w:rPrChange>
        </w:rPr>
        <w:pPrChange w:author="Han Zhang" w:date="2026-04-02T09:36:00Z" w16du:dateUtc="2026-04-02T13:36:00Z" w:id="113">
          <w:pPr>
            <w:pStyle w:val="ListParagraph"/>
          </w:pPr>
        </w:pPrChange>
      </w:pPr>
      <w:ins w:author="Han Zhang" w:date="2026-04-02T09:03:00Z" w16du:dateUtc="2026-04-02T13:03:00Z" w:id="114">
        <w:r w:rsidRPr="000B4DE8">
          <w:rPr>
            <w:rFonts w:ascii="Calibri Light" w:hAnsi="Calibri Light" w:eastAsia="Calibri Light" w:cs="Calibri Light"/>
            <w:color w:val="FF0000"/>
            <w:sz w:val="20"/>
            <w:szCs w:val="20"/>
            <w:highlight w:val="yellow"/>
            <w:rPrChange w:author="Sangmeshwar Birajdar" w:date="2026-04-15T07:15:00Z" w16du:dateUtc="2026-04-15T11:15:00Z" w:id="115">
              <w:rPr>
                <w:rFonts w:ascii="Calibri Light" w:hAnsi="Calibri Light" w:eastAsia="Calibri Light" w:cs="Calibri Light"/>
                <w:sz w:val="20"/>
                <w:szCs w:val="20"/>
              </w:rPr>
            </w:rPrChange>
          </w:rPr>
          <w:t>If TAM segment = “</w:t>
        </w:r>
      </w:ins>
      <w:ins w:author="Han Zhang" w:date="2026-04-02T09:04:00Z" w16du:dateUtc="2026-04-02T13:04:00Z" w:id="116">
        <w:r w:rsidRPr="000B4DE8">
          <w:rPr>
            <w:rFonts w:ascii="Calibri Light" w:hAnsi="Calibri Light" w:eastAsia="Calibri Light" w:cs="Calibri Light"/>
            <w:color w:val="FF0000"/>
            <w:sz w:val="20"/>
            <w:szCs w:val="20"/>
            <w:highlight w:val="yellow"/>
            <w:rPrChange w:author="Sangmeshwar Birajdar" w:date="2026-04-15T07:15:00Z" w16du:dateUtc="2026-04-15T11:15:00Z" w:id="117">
              <w:rPr>
                <w:rFonts w:ascii="Calibri Light" w:hAnsi="Calibri Light" w:eastAsia="Calibri Light" w:cs="Calibri Light"/>
                <w:sz w:val="20"/>
                <w:szCs w:val="20"/>
              </w:rPr>
            </w:rPrChange>
          </w:rPr>
          <w:t>JH USD-Retail and Institutional UL</w:t>
        </w:r>
      </w:ins>
      <w:ins w:author="Han Zhang" w:date="2026-04-02T09:03:00Z" w16du:dateUtc="2026-04-02T13:03:00Z" w:id="118">
        <w:r w:rsidRPr="000B4DE8">
          <w:rPr>
            <w:rFonts w:ascii="Calibri Light" w:hAnsi="Calibri Light" w:eastAsia="Calibri Light" w:cs="Calibri Light"/>
            <w:color w:val="FF0000"/>
            <w:sz w:val="20"/>
            <w:szCs w:val="20"/>
            <w:highlight w:val="yellow"/>
            <w:rPrChange w:author="Sangmeshwar Birajdar" w:date="2026-04-15T07:15:00Z" w16du:dateUtc="2026-04-15T11:15:00Z" w:id="119">
              <w:rPr>
                <w:rFonts w:ascii="Calibri Light" w:hAnsi="Calibri Light" w:eastAsia="Calibri Light" w:cs="Calibri Light"/>
                <w:sz w:val="20"/>
                <w:szCs w:val="20"/>
              </w:rPr>
            </w:rPrChange>
          </w:rPr>
          <w:t>”, assign ES Segment “</w:t>
        </w:r>
      </w:ins>
      <w:ins w:author="Han Zhang" w:date="2026-04-02T09:04:00Z" w16du:dateUtc="2026-04-02T13:04:00Z" w:id="120">
        <w:r w:rsidRPr="000B4DE8">
          <w:rPr>
            <w:rFonts w:ascii="Calibri Light" w:hAnsi="Calibri Light" w:eastAsia="Calibri Light" w:cs="Calibri Light"/>
            <w:color w:val="FF0000"/>
            <w:sz w:val="20"/>
            <w:szCs w:val="20"/>
            <w:highlight w:val="yellow"/>
            <w:rPrChange w:author="Sangmeshwar Birajdar" w:date="2026-04-15T07:15:00Z" w16du:dateUtc="2026-04-15T11:15:00Z" w:id="121">
              <w:rPr>
                <w:rFonts w:ascii="Calibri Light" w:hAnsi="Calibri Light" w:eastAsia="Calibri Light" w:cs="Calibri Light"/>
                <w:sz w:val="20"/>
                <w:szCs w:val="20"/>
              </w:rPr>
            </w:rPrChange>
          </w:rPr>
          <w:t>JH USD-Retail and Institutional UL</w:t>
        </w:r>
      </w:ins>
      <w:ins w:author="Han Zhang" w:date="2026-04-02T09:03:00Z" w16du:dateUtc="2026-04-02T13:03:00Z" w:id="122">
        <w:r w:rsidRPr="000B4DE8">
          <w:rPr>
            <w:rFonts w:ascii="Calibri Light" w:hAnsi="Calibri Light" w:eastAsia="Calibri Light" w:cs="Calibri Light"/>
            <w:color w:val="FF0000"/>
            <w:sz w:val="20"/>
            <w:szCs w:val="20"/>
            <w:highlight w:val="yellow"/>
            <w:rPrChange w:author="Sangmeshwar Birajdar" w:date="2026-04-15T07:15:00Z" w16du:dateUtc="2026-04-15T11:15:00Z" w:id="123">
              <w:rPr>
                <w:rFonts w:ascii="Calibri Light" w:hAnsi="Calibri Light" w:eastAsia="Calibri Light" w:cs="Calibri Light"/>
                <w:sz w:val="20"/>
                <w:szCs w:val="20"/>
              </w:rPr>
            </w:rPrChange>
          </w:rPr>
          <w:t>”.</w:t>
        </w:r>
      </w:ins>
    </w:p>
    <w:p w:rsidR="4351ABE4" w:rsidP="1F77D717" w:rsidRDefault="4351ABE4" w14:paraId="72A4107C" w14:textId="12F1194E">
      <w:pPr>
        <w:pStyle w:val="ListParagraph"/>
        <w:numPr>
          <w:ilvl w:val="0"/>
          <w:numId w:val="1"/>
        </w:numPr>
        <w:rPr>
          <w:rFonts w:ascii="Calibri Light" w:hAnsi="Calibri Light" w:eastAsia="Calibri Light" w:cs="Calibri Light"/>
          <w:sz w:val="20"/>
          <w:szCs w:val="20"/>
        </w:rPr>
      </w:pPr>
      <w:r w:rsidRPr="000B4DE8">
        <w:rPr>
          <w:rFonts w:ascii="Calibri Light" w:hAnsi="Calibri Light" w:eastAsia="Calibri Light" w:cs="Calibri Light"/>
          <w:color w:val="FF0000"/>
          <w:sz w:val="20"/>
          <w:szCs w:val="20"/>
          <w:rPrChange w:author="Sangmeshwar Birajdar" w:date="2026-04-15T07:14:00Z" w16du:dateUtc="2026-04-15T11:14:00Z" w:id="124">
            <w:rPr>
              <w:rFonts w:ascii="Calibri Light" w:hAnsi="Calibri Light" w:eastAsia="Calibri Light" w:cs="Calibri Light"/>
              <w:sz w:val="20"/>
              <w:szCs w:val="20"/>
            </w:rPr>
          </w:rPrChange>
        </w:rPr>
        <w:t xml:space="preserve">Rule </w:t>
      </w:r>
      <w:r w:rsidRPr="000B4DE8" w:rsidR="00B878E1">
        <w:rPr>
          <w:rFonts w:ascii="Calibri Light" w:hAnsi="Calibri Light" w:eastAsia="Calibri Light" w:cs="Calibri Light"/>
          <w:color w:val="FF0000"/>
          <w:sz w:val="20"/>
          <w:szCs w:val="20"/>
          <w:rPrChange w:author="Sangmeshwar Birajdar" w:date="2026-04-15T07:14:00Z" w16du:dateUtc="2026-04-15T11:14:00Z" w:id="125">
            <w:rPr>
              <w:rFonts w:ascii="Calibri Light" w:hAnsi="Calibri Light" w:eastAsia="Calibri Light" w:cs="Calibri Light"/>
              <w:sz w:val="20"/>
              <w:szCs w:val="20"/>
            </w:rPr>
          </w:rPrChange>
        </w:rPr>
        <w:t>4</w:t>
      </w:r>
      <w:r w:rsidRPr="000B4DE8">
        <w:rPr>
          <w:rFonts w:ascii="Calibri Light" w:hAnsi="Calibri Light" w:eastAsia="Calibri Light" w:cs="Calibri Light"/>
          <w:color w:val="FF0000"/>
          <w:sz w:val="20"/>
          <w:szCs w:val="20"/>
          <w:rPrChange w:author="Sangmeshwar Birajdar" w:date="2026-04-15T07:14:00Z" w16du:dateUtc="2026-04-15T11:14:00Z" w:id="126">
            <w:rPr>
              <w:rFonts w:ascii="Calibri Light" w:hAnsi="Calibri Light" w:eastAsia="Calibri Light" w:cs="Calibri Light"/>
              <w:sz w:val="20"/>
              <w:szCs w:val="20"/>
            </w:rPr>
          </w:rPrChange>
        </w:rPr>
        <w:t>: Default TAM-to-Consol Segment Mapping</w:t>
      </w:r>
      <w:ins w:author="Sangmeshwar Birajdar" w:date="2026-04-15T07:14:00Z" w16du:dateUtc="2026-04-15T11:14:00Z" w:id="127">
        <w:r w:rsidRPr="000B4DE8" w:rsidR="000B4DE8">
          <w:rPr>
            <w:rFonts w:ascii="Calibri Light" w:hAnsi="Calibri Light" w:eastAsia="Calibri Light" w:cs="Calibri Light"/>
            <w:color w:val="FF0000"/>
            <w:sz w:val="20"/>
            <w:szCs w:val="20"/>
            <w:rPrChange w:author="Sangmeshwar Birajdar" w:date="2026-04-15T07:14:00Z" w16du:dateUtc="2026-04-15T11:14:00Z" w:id="128">
              <w:rPr>
                <w:rFonts w:ascii="Calibri Light" w:hAnsi="Calibri Light" w:eastAsia="Calibri Light" w:cs="Calibri Light"/>
                <w:sz w:val="20"/>
                <w:szCs w:val="20"/>
              </w:rPr>
            </w:rPrChange>
          </w:rPr>
          <w:t xml:space="preserve"> </w:t>
        </w:r>
      </w:ins>
    </w:p>
    <w:p w:rsidRPr="00F97E4C" w:rsidR="00F97E4C" w:rsidP="00F97E4C" w:rsidRDefault="00F97E4C" w14:paraId="64A1599C" w14:textId="77777777">
      <w:pPr>
        <w:pStyle w:val="ListParagraph"/>
        <w:rPr>
          <w:rFonts w:ascii="Calibri Light" w:hAnsi="Calibri Light" w:eastAsia="Calibri Light" w:cs="Calibri Light"/>
          <w:color w:val="FF0000"/>
          <w:sz w:val="20"/>
          <w:szCs w:val="20"/>
        </w:rPr>
      </w:pPr>
      <w:r w:rsidRPr="00F97E4C">
        <w:rPr>
          <w:rFonts w:ascii="Calibri Light" w:hAnsi="Calibri Light" w:eastAsia="Calibri Light" w:cs="Calibri Light"/>
          <w:color w:val="FF0000"/>
          <w:sz w:val="20"/>
          <w:szCs w:val="20"/>
        </w:rPr>
        <w:t>Logic:</w:t>
      </w:r>
    </w:p>
    <w:p w:rsidRPr="007B0A00" w:rsidR="4351ABE4" w:rsidP="007B0A00" w:rsidRDefault="00F97E4C" w14:paraId="77889F32" w14:textId="252A0982">
      <w:pPr>
        <w:pStyle w:val="ListParagraph"/>
        <w:rPr>
          <w:rFonts w:ascii="Calibri Light" w:hAnsi="Calibri Light" w:eastAsia="Calibri Light" w:cs="Calibri Light"/>
          <w:color w:val="FF0000"/>
          <w:sz w:val="20"/>
          <w:szCs w:val="20"/>
        </w:rPr>
      </w:pPr>
      <w:r w:rsidRPr="00F97E4C">
        <w:rPr>
          <w:rFonts w:ascii="Calibri Light" w:hAnsi="Calibri Light" w:eastAsia="Calibri Light" w:cs="Calibri Light"/>
          <w:color w:val="FF0000"/>
          <w:sz w:val="20"/>
          <w:szCs w:val="20"/>
        </w:rPr>
        <w:tab/>
      </w:r>
      <w:r w:rsidRPr="00F97E4C">
        <w:rPr>
          <w:rFonts w:ascii="Calibri Light" w:hAnsi="Calibri Light" w:eastAsia="Calibri Light" w:cs="Calibri Light"/>
          <w:color w:val="FF0000"/>
          <w:sz w:val="20"/>
          <w:szCs w:val="20"/>
        </w:rPr>
        <w:t xml:space="preserve">For all remaining portfolios not captured by Rules 1~3, assign the ES Segment </w:t>
      </w:r>
      <w:r w:rsidRPr="007B0A00" w:rsidR="007B0A00">
        <w:rPr>
          <w:rFonts w:ascii="Calibri Light" w:hAnsi="Calibri Light" w:eastAsia="Calibri Light" w:cs="Calibri Light"/>
          <w:color w:val="FF0000"/>
          <w:sz w:val="20"/>
          <w:szCs w:val="20"/>
        </w:rPr>
        <w:t>based on the mapped Consol Segment Name</w:t>
      </w:r>
      <w:r w:rsidRPr="007B0A00" w:rsidR="4351ABE4">
        <w:rPr>
          <w:rFonts w:ascii="Calibri Light" w:hAnsi="Calibri Light" w:eastAsia="Calibri Light" w:cs="Calibri Light"/>
          <w:sz w:val="20"/>
          <w:szCs w:val="20"/>
        </w:rPr>
        <w:t>.</w:t>
      </w:r>
    </w:p>
    <w:p w:rsidR="67B85D23" w:rsidP="2EBDFC38" w:rsidRDefault="67B85D23" w14:paraId="20888EDD" w14:textId="3E998D2E">
      <w:pPr>
        <w:pStyle w:val="ListParagraph"/>
        <w:numPr>
          <w:ilvl w:val="0"/>
          <w:numId w:val="19"/>
        </w:numPr>
        <w:spacing w:before="210" w:after="21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Map the </w:t>
      </w:r>
      <w:r w:rsidR="008E6CC1">
        <w:rPr>
          <w:rFonts w:ascii="Calibri Light" w:hAnsi="Calibri Light" w:eastAsia="Calibri Light" w:cs="Calibri Light"/>
          <w:sz w:val="20"/>
          <w:szCs w:val="20"/>
        </w:rPr>
        <w:t>es</w:t>
      </w:r>
      <w:commentRangeStart w:id="129"/>
      <w:r w:rsidRPr="2EBDFC38">
        <w:rPr>
          <w:rFonts w:ascii="Calibri Light" w:hAnsi="Calibri Light" w:eastAsia="Calibri Light" w:cs="Calibri Light"/>
          <w:sz w:val="20"/>
          <w:szCs w:val="20"/>
        </w:rPr>
        <w:t xml:space="preserve">_segment </w:t>
      </w:r>
      <w:commentRangeEnd w:id="129"/>
      <w:r w:rsidRPr="2EBDFC38" w:rsidR="00A72F6F">
        <w:rPr>
          <w:rStyle w:val="CommentReference"/>
          <w:rFonts w:ascii="Calibri Light" w:hAnsi="Calibri Light" w:eastAsia="Calibri Light" w:cs="Calibri Light"/>
          <w:sz w:val="20"/>
          <w:szCs w:val="20"/>
        </w:rPr>
        <w:commentReference w:id="129"/>
      </w:r>
      <w:r w:rsidRPr="2EBDFC38">
        <w:rPr>
          <w:rFonts w:ascii="Calibri Light" w:hAnsi="Calibri Light" w:eastAsia="Calibri Light" w:cs="Calibri Light"/>
          <w:sz w:val="20"/>
          <w:szCs w:val="20"/>
        </w:rPr>
        <w:t>to each portfolio_code, ensuring:</w:t>
      </w:r>
    </w:p>
    <w:p w:rsidR="67B85D23" w:rsidP="1F77D717" w:rsidRDefault="67B85D23" w14:paraId="28A467A2" w14:textId="73F2F43F">
      <w:pPr>
        <w:pStyle w:val="ListParagraph"/>
        <w:numPr>
          <w:ilvl w:val="1"/>
          <w:numId w:val="19"/>
        </w:numPr>
        <w:spacing w:after="0" w:line="300" w:lineRule="auto"/>
        <w:rPr>
          <w:rFonts w:ascii="Calibri Light" w:hAnsi="Calibri Light" w:eastAsia="Calibri Light" w:cs="Calibri Light"/>
          <w:sz w:val="20"/>
          <w:szCs w:val="20"/>
        </w:rPr>
      </w:pPr>
      <w:r w:rsidRPr="1F77D717">
        <w:rPr>
          <w:rFonts w:ascii="Calibri Light" w:hAnsi="Calibri Light" w:eastAsia="Calibri Light" w:cs="Calibri Light"/>
          <w:sz w:val="20"/>
          <w:szCs w:val="20"/>
        </w:rPr>
        <w:t>One‑to‑one or many‑to‑one mapping depending on</w:t>
      </w:r>
      <w:r w:rsidRPr="1F77D717" w:rsidR="28E7BE9A">
        <w:rPr>
          <w:rFonts w:ascii="Calibri Light" w:hAnsi="Calibri Light" w:eastAsia="Calibri Light" w:cs="Calibri Light"/>
          <w:sz w:val="20"/>
          <w:szCs w:val="20"/>
        </w:rPr>
        <w:t xml:space="preserve"> </w:t>
      </w:r>
      <w:r w:rsidRPr="1F77D717">
        <w:rPr>
          <w:rFonts w:ascii="Calibri Light" w:hAnsi="Calibri Light" w:eastAsia="Calibri Light" w:cs="Calibri Light"/>
          <w:sz w:val="20"/>
          <w:szCs w:val="20"/>
        </w:rPr>
        <w:t>rules</w:t>
      </w:r>
    </w:p>
    <w:p w:rsidR="67B85D23" w:rsidP="2EBDFC38" w:rsidRDefault="67B85D23" w14:paraId="0202BC99" w14:textId="77B0F328">
      <w:pPr>
        <w:pStyle w:val="ListParagraph"/>
        <w:numPr>
          <w:ilvl w:val="0"/>
          <w:numId w:val="19"/>
        </w:numPr>
        <w:spacing w:before="210" w:after="21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Apply STM transformation logic to derive:</w:t>
      </w:r>
    </w:p>
    <w:p w:rsidR="67B85D23" w:rsidP="2EBDFC38" w:rsidRDefault="67B85D23" w14:paraId="0158BDB9" w14:textId="6D21AD12">
      <w:pPr>
        <w:pStyle w:val="ListParagraph"/>
        <w:numPr>
          <w:ilvl w:val="1"/>
          <w:numId w:val="19"/>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target_currency</w:t>
      </w:r>
    </w:p>
    <w:p w:rsidR="67B85D23" w:rsidP="2EBDFC38" w:rsidRDefault="67B85D23" w14:paraId="28A7FC68" w14:textId="1833D1F7">
      <w:pPr>
        <w:pStyle w:val="ListParagraph"/>
        <w:numPr>
          <w:ilvl w:val="1"/>
          <w:numId w:val="19"/>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es_segment_key</w:t>
      </w:r>
    </w:p>
    <w:p w:rsidR="67B85D23" w:rsidP="2EBDFC38" w:rsidRDefault="67B85D23" w14:paraId="6A2699BE" w14:textId="1F86AF0E">
      <w:pPr>
        <w:pStyle w:val="ListParagraph"/>
        <w:numPr>
          <w:ilvl w:val="1"/>
          <w:numId w:val="19"/>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status</w:t>
      </w:r>
    </w:p>
    <w:p w:rsidR="67B85D23" w:rsidP="2EBDFC38" w:rsidRDefault="67B85D23" w14:paraId="333A5B3C" w14:textId="5076B8A5">
      <w:pPr>
        <w:pStyle w:val="ListParagraph"/>
        <w:numPr>
          <w:ilvl w:val="1"/>
          <w:numId w:val="19"/>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Other enrichment columns as defined in STM</w:t>
      </w:r>
      <w:r w:rsidRPr="2EBDFC38" w:rsidR="47EF805A">
        <w:rPr>
          <w:rFonts w:ascii="Calibri Light" w:hAnsi="Calibri Light" w:eastAsia="Calibri Light" w:cs="Calibri Light"/>
          <w:sz w:val="20"/>
          <w:szCs w:val="20"/>
        </w:rPr>
        <w:t xml:space="preserve"> -</w:t>
      </w:r>
      <w:r w:rsidRPr="2EBDFC38" w:rsidR="47EF805A">
        <w:rPr>
          <w:rFonts w:ascii="Calibri Light" w:hAnsi="Calibri Light" w:eastAsia="Calibri Light" w:cs="Calibri Light"/>
          <w:sz w:val="20"/>
          <w:szCs w:val="20"/>
          <w:highlight w:val="yellow"/>
        </w:rPr>
        <w:t>TBD</w:t>
      </w:r>
    </w:p>
    <w:p w:rsidR="67B85D23" w:rsidP="1F77D717" w:rsidRDefault="67B85D23" w14:paraId="0B9CF84D" w14:textId="266E9AA7">
      <w:pPr>
        <w:pStyle w:val="ListParagraph"/>
        <w:numPr>
          <w:ilvl w:val="0"/>
          <w:numId w:val="19"/>
        </w:numPr>
        <w:spacing w:before="210" w:after="210" w:line="300" w:lineRule="auto"/>
        <w:rPr>
          <w:rFonts w:ascii="Calibri Light" w:hAnsi="Calibri Light" w:eastAsia="Calibri Light" w:cs="Calibri Light"/>
          <w:sz w:val="20"/>
          <w:szCs w:val="20"/>
        </w:rPr>
      </w:pPr>
      <w:r w:rsidRPr="1F77D717">
        <w:rPr>
          <w:rFonts w:ascii="Calibri Light" w:hAnsi="Calibri Light" w:eastAsia="Calibri Light" w:cs="Calibri Light"/>
          <w:sz w:val="20"/>
          <w:szCs w:val="20"/>
        </w:rPr>
        <w:t>Produce a refined es_segment dataset at portfolio_code level, ready for merging with TAM.</w:t>
      </w:r>
    </w:p>
    <w:p w:rsidR="67B85D23" w:rsidP="2EBDFC38" w:rsidRDefault="67B85D23" w14:paraId="7562E182" w14:textId="761CE021">
      <w:pPr>
        <w:rPr>
          <w:rFonts w:ascii="Calibri Light" w:hAnsi="Calibri Light" w:eastAsia="Calibri Light" w:cs="Calibri Light"/>
          <w:b/>
          <w:bCs/>
          <w:sz w:val="20"/>
          <w:szCs w:val="20"/>
        </w:rPr>
      </w:pPr>
      <w:r w:rsidRPr="2EBDFC38">
        <w:rPr>
          <w:rFonts w:ascii="Calibri Light" w:hAnsi="Calibri Light" w:eastAsia="Calibri Light" w:cs="Calibri Light"/>
          <w:b/>
          <w:bCs/>
          <w:sz w:val="20"/>
          <w:szCs w:val="20"/>
        </w:rPr>
        <w:t>Output of Step 2</w:t>
      </w:r>
    </w:p>
    <w:p w:rsidR="67B85D23" w:rsidP="2EBDFC38" w:rsidRDefault="003B28C9" w14:paraId="58CB836D" w14:textId="524D3342">
      <w:pPr>
        <w:pStyle w:val="ListParagraph"/>
        <w:numPr>
          <w:ilvl w:val="0"/>
          <w:numId w:val="18"/>
        </w:numPr>
        <w:spacing w:after="0" w:line="300" w:lineRule="auto"/>
        <w:rPr>
          <w:rFonts w:ascii="Calibri Light" w:hAnsi="Calibri Light" w:eastAsia="Calibri Light" w:cs="Calibri Light"/>
          <w:sz w:val="20"/>
          <w:szCs w:val="20"/>
        </w:rPr>
      </w:pPr>
      <w:r>
        <w:rPr>
          <w:rFonts w:ascii="Calibri Light" w:hAnsi="Calibri Light" w:eastAsia="Calibri Light" w:cs="Calibri Light"/>
          <w:sz w:val="20"/>
          <w:szCs w:val="20"/>
        </w:rPr>
        <w:t>Es_portfolio (</w:t>
      </w:r>
      <w:r w:rsidRPr="2EBDFC38" w:rsidR="67B85D23">
        <w:rPr>
          <w:rFonts w:ascii="Calibri Light" w:hAnsi="Calibri Light" w:eastAsia="Calibri Light" w:cs="Calibri Light"/>
          <w:sz w:val="20"/>
          <w:szCs w:val="20"/>
        </w:rPr>
        <w:t>es_segment</w:t>
      </w:r>
      <w:r>
        <w:rPr>
          <w:rFonts w:ascii="Calibri Light" w:hAnsi="Calibri Light" w:eastAsia="Calibri Light" w:cs="Calibri Light"/>
          <w:sz w:val="20"/>
          <w:szCs w:val="20"/>
        </w:rPr>
        <w:t>)</w:t>
      </w:r>
      <w:r w:rsidRPr="2EBDFC38" w:rsidR="67B85D23">
        <w:rPr>
          <w:rFonts w:ascii="Calibri Light" w:hAnsi="Calibri Light" w:eastAsia="Calibri Light" w:cs="Calibri Light"/>
          <w:sz w:val="20"/>
          <w:szCs w:val="20"/>
        </w:rPr>
        <w:t xml:space="preserve"> </w:t>
      </w:r>
      <w:r w:rsidRPr="2EBDFC38" w:rsidR="255FC526">
        <w:rPr>
          <w:rFonts w:ascii="Calibri Light" w:hAnsi="Calibri Light" w:eastAsia="Calibri Light" w:cs="Calibri Light"/>
          <w:sz w:val="20"/>
          <w:szCs w:val="20"/>
        </w:rPr>
        <w:t>in RDA Raw Layer</w:t>
      </w:r>
    </w:p>
    <w:p w:rsidR="67B85D23" w:rsidP="2EBDFC38" w:rsidRDefault="67B85D23" w14:paraId="558214F5" w14:textId="426CDCDA">
      <w:pPr>
        <w:pStyle w:val="ListParagraph"/>
        <w:numPr>
          <w:ilvl w:val="0"/>
          <w:numId w:val="18"/>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Enriched portfolio-level ES segment</w:t>
      </w:r>
    </w:p>
    <w:p w:rsidR="67B85D23" w:rsidP="2EBDFC38" w:rsidRDefault="67B85D23" w14:paraId="7DA1A731" w14:textId="467F62B4">
      <w:pPr>
        <w:pStyle w:val="ListParagraph"/>
        <w:numPr>
          <w:ilvl w:val="0"/>
          <w:numId w:val="18"/>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Columns: portfolio_code, </w:t>
      </w:r>
      <w:r w:rsidR="00892790">
        <w:rPr>
          <w:rFonts w:ascii="Calibri Light" w:hAnsi="Calibri Light" w:eastAsia="Calibri Light" w:cs="Calibri Light"/>
          <w:sz w:val="20"/>
          <w:szCs w:val="20"/>
        </w:rPr>
        <w:t>es</w:t>
      </w:r>
      <w:r w:rsidRPr="2EBDFC38">
        <w:rPr>
          <w:rFonts w:ascii="Calibri Light" w:hAnsi="Calibri Light" w:eastAsia="Calibri Light" w:cs="Calibri Light"/>
          <w:sz w:val="20"/>
          <w:szCs w:val="20"/>
        </w:rPr>
        <w:t>_</w:t>
      </w:r>
      <w:r w:rsidRPr="2EBDFC38" w:rsidR="00803877">
        <w:rPr>
          <w:rFonts w:ascii="Calibri Light" w:hAnsi="Calibri Light" w:eastAsia="Calibri Light" w:cs="Calibri Light"/>
          <w:sz w:val="20"/>
          <w:szCs w:val="20"/>
        </w:rPr>
        <w:t>segment</w:t>
      </w:r>
      <w:r w:rsidRPr="2EBDFC38">
        <w:rPr>
          <w:rFonts w:ascii="Calibri Light" w:hAnsi="Calibri Light" w:eastAsia="Calibri Light" w:cs="Calibri Light"/>
          <w:sz w:val="20"/>
          <w:szCs w:val="20"/>
        </w:rPr>
        <w:t>, target_currency, status, etc.</w:t>
      </w:r>
    </w:p>
    <w:p w:rsidR="062B76AF" w:rsidP="2EBDFC38" w:rsidRDefault="062B76AF" w14:paraId="717B9377" w14:textId="54A4753D">
      <w:pPr>
        <w:rPr>
          <w:rFonts w:ascii="Calibri Light" w:hAnsi="Calibri Light" w:eastAsia="Calibri Light" w:cs="Calibri Light"/>
          <w:b/>
          <w:bCs/>
          <w:sz w:val="20"/>
          <w:szCs w:val="20"/>
        </w:rPr>
      </w:pPr>
      <w:r w:rsidRPr="2EBDFC38">
        <w:rPr>
          <w:rFonts w:ascii="Calibri Light" w:hAnsi="Calibri Light" w:eastAsia="Calibri Light" w:cs="Calibri Light"/>
          <w:b/>
          <w:bCs/>
          <w:sz w:val="20"/>
          <w:szCs w:val="20"/>
        </w:rPr>
        <w:t>Data Requirements:</w:t>
      </w:r>
    </w:p>
    <w:p w:rsidR="2EBDFC38" w:rsidP="0002585C" w:rsidRDefault="062B76AF" w14:paraId="790E608D" w14:textId="67CFC3BA">
      <w:pPr>
        <w:ind w:firstLine="720"/>
        <w:rPr>
          <w:rFonts w:ascii="Calibri Light" w:hAnsi="Calibri Light" w:eastAsia="Calibri Light" w:cs="Calibri Light"/>
          <w:sz w:val="20"/>
          <w:szCs w:val="20"/>
        </w:rPr>
      </w:pPr>
      <w:r w:rsidRPr="2EBDFC38">
        <w:rPr>
          <w:rFonts w:ascii="Calibri Light" w:hAnsi="Calibri Light" w:eastAsia="Calibri Light" w:cs="Calibri Light"/>
          <w:b/>
          <w:bCs/>
          <w:sz w:val="20"/>
          <w:szCs w:val="20"/>
        </w:rPr>
        <w:t xml:space="preserve">STM:  </w:t>
      </w:r>
      <w:hyperlink r:id="rId19">
        <w:r w:rsidRPr="2EBDFC38">
          <w:rPr>
            <w:rStyle w:val="Hyperlink"/>
            <w:rFonts w:ascii="Calibri Light" w:hAnsi="Calibri Light" w:eastAsia="Calibri Light" w:cs="Calibri Light"/>
            <w:sz w:val="20"/>
            <w:szCs w:val="20"/>
          </w:rPr>
          <w:t>BarraOne_Asset_Impact_STM.xlsx</w:t>
        </w:r>
      </w:hyperlink>
      <w:r w:rsidRPr="2EBDFC38">
        <w:rPr>
          <w:rFonts w:ascii="Calibri Light" w:hAnsi="Calibri Light" w:eastAsia="Calibri Light" w:cs="Calibri Light"/>
          <w:sz w:val="20"/>
          <w:szCs w:val="20"/>
        </w:rPr>
        <w:t xml:space="preserve"> -</w:t>
      </w:r>
      <w:r w:rsidRPr="2EBDFC38">
        <w:rPr>
          <w:rFonts w:ascii="Calibri Light" w:hAnsi="Calibri Light" w:eastAsia="Calibri Light" w:cs="Calibri Light"/>
          <w:sz w:val="20"/>
          <w:szCs w:val="20"/>
          <w:highlight w:val="yellow"/>
        </w:rPr>
        <w:t>WIP</w:t>
      </w:r>
      <w:r w:rsidR="001060A3">
        <w:rPr>
          <w:rFonts w:ascii="Calibri Light" w:hAnsi="Calibri Light" w:eastAsia="Calibri Light" w:cs="Calibri Light"/>
          <w:sz w:val="20"/>
          <w:szCs w:val="20"/>
        </w:rPr>
        <w:t xml:space="preserve"> (</w:t>
      </w:r>
      <w:r w:rsidRPr="007D2E09" w:rsidR="007D2E09">
        <w:rPr>
          <w:rFonts w:ascii="Calibri Light" w:hAnsi="Calibri Light" w:eastAsia="Calibri Light" w:cs="Calibri Light"/>
          <w:sz w:val="20"/>
          <w:szCs w:val="20"/>
        </w:rPr>
        <w:t>STM_ES_Portfolio</w:t>
      </w:r>
      <w:r w:rsidR="001060A3">
        <w:rPr>
          <w:rFonts w:ascii="Calibri Light" w:hAnsi="Calibri Light" w:eastAsia="Calibri Light" w:cs="Calibri Light"/>
          <w:sz w:val="20"/>
          <w:szCs w:val="20"/>
        </w:rPr>
        <w:t>)</w:t>
      </w:r>
    </w:p>
    <w:p w:rsidR="00E5710D" w:rsidP="0002585C" w:rsidRDefault="00E5710D" w14:paraId="66E9C1B0" w14:textId="77777777">
      <w:pPr>
        <w:ind w:firstLine="720"/>
        <w:rPr>
          <w:rFonts w:ascii="Calibri Light" w:hAnsi="Calibri Light" w:eastAsia="Calibri Light" w:cs="Calibri Light"/>
          <w:sz w:val="20"/>
          <w:szCs w:val="20"/>
        </w:rPr>
      </w:pPr>
    </w:p>
    <w:p w:rsidR="67B85D23" w:rsidP="2EBDFC38" w:rsidRDefault="67B85D23" w14:paraId="3E5F85D1" w14:textId="67AE60D6">
      <w:pPr>
        <w:pStyle w:val="Heading4"/>
        <w:rPr>
          <w:rFonts w:ascii="Calibri Light" w:hAnsi="Calibri Light" w:eastAsia="Calibri Light" w:cs="Calibri Light"/>
          <w:b/>
          <w:bCs/>
          <w:i w:val="0"/>
          <w:iCs w:val="0"/>
          <w:color w:val="auto"/>
          <w:sz w:val="20"/>
          <w:szCs w:val="20"/>
        </w:rPr>
      </w:pPr>
      <w:commentRangeStart w:id="130"/>
      <w:r w:rsidRPr="2EBDFC38">
        <w:rPr>
          <w:rFonts w:ascii="Calibri Light" w:hAnsi="Calibri Light" w:eastAsia="Calibri Light" w:cs="Calibri Light"/>
          <w:b/>
          <w:bCs/>
          <w:i w:val="0"/>
          <w:iCs w:val="0"/>
          <w:color w:val="auto"/>
          <w:sz w:val="20"/>
          <w:szCs w:val="20"/>
        </w:rPr>
        <w:t>Step 3 – Merge ES Segment and TAM Segment</w:t>
      </w:r>
      <w:commentRangeEnd w:id="130"/>
      <w:r w:rsidR="00037C04">
        <w:rPr>
          <w:rStyle w:val="CommentReference"/>
          <w:rFonts w:ascii="Calibri Light" w:hAnsi="Calibri Light" w:eastAsia="Calibri Light" w:cs="Calibri Light"/>
          <w:b/>
          <w:bCs/>
          <w:i w:val="0"/>
          <w:iCs w:val="0"/>
          <w:color w:val="auto"/>
          <w:sz w:val="20"/>
          <w:szCs w:val="20"/>
        </w:rPr>
        <w:commentReference w:id="130"/>
      </w:r>
    </w:p>
    <w:p w:rsidR="67B85D23" w:rsidP="2EBDFC38" w:rsidRDefault="67B85D23" w14:paraId="7FBC60E2" w14:textId="625763BD">
      <w:pPr>
        <w:rPr>
          <w:rFonts w:ascii="Calibri Light" w:hAnsi="Calibri Light" w:eastAsia="Calibri Light" w:cs="Calibri Light"/>
          <w:b/>
          <w:bCs/>
          <w:sz w:val="20"/>
          <w:szCs w:val="20"/>
        </w:rPr>
      </w:pPr>
      <w:r w:rsidRPr="2EBDFC38">
        <w:rPr>
          <w:rFonts w:ascii="Calibri Light" w:hAnsi="Calibri Light" w:eastAsia="Calibri Light" w:cs="Calibri Light"/>
          <w:b/>
          <w:bCs/>
          <w:sz w:val="20"/>
          <w:szCs w:val="20"/>
        </w:rPr>
        <w:t>Purpose</w:t>
      </w:r>
    </w:p>
    <w:p w:rsidR="67B85D23" w:rsidP="2EBDFC38" w:rsidRDefault="67B85D23" w14:paraId="5376808B" w14:textId="462FF622">
      <w:pPr>
        <w:spacing w:before="210" w:after="21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To consolidate business segmentation into a single unified dataset for downstream stress impact calculations.</w:t>
      </w:r>
    </w:p>
    <w:tbl>
      <w:tblPr>
        <w:tblW w:w="2239" w:type="dxa"/>
        <w:tblInd w:w="3560" w:type="dxa"/>
        <w:tblLook w:val="04A0" w:firstRow="1" w:lastRow="0" w:firstColumn="1" w:lastColumn="0" w:noHBand="0" w:noVBand="1"/>
      </w:tblPr>
      <w:tblGrid>
        <w:gridCol w:w="2239"/>
      </w:tblGrid>
      <w:tr w:rsidRPr="00511815" w:rsidR="00511815" w:rsidTr="00511815" w14:paraId="0E971868" w14:textId="77777777">
        <w:trPr>
          <w:trHeight w:val="300"/>
        </w:trPr>
        <w:tc>
          <w:tcPr>
            <w:tcW w:w="2239" w:type="dxa"/>
            <w:tcBorders>
              <w:top w:val="single" w:color="auto" w:sz="4" w:space="0"/>
              <w:left w:val="single" w:color="auto" w:sz="4" w:space="0"/>
              <w:bottom w:val="single" w:color="auto" w:sz="4" w:space="0"/>
              <w:right w:val="single" w:color="auto" w:sz="4" w:space="0"/>
            </w:tcBorders>
            <w:shd w:val="clear" w:color="000000" w:fill="FCD5B4"/>
            <w:noWrap/>
            <w:vAlign w:val="center"/>
            <w:hideMark/>
          </w:tcPr>
          <w:p w:rsidRPr="00511815" w:rsidR="00511815" w:rsidP="00511815" w:rsidRDefault="00511815" w14:paraId="5DD6A57A" w14:textId="77777777">
            <w:pPr>
              <w:spacing w:after="0" w:line="240" w:lineRule="auto"/>
              <w:jc w:val="center"/>
              <w:rPr>
                <w:rFonts w:ascii="Calibri" w:hAnsi="Calibri" w:eastAsia="Times New Roman" w:cs="Calibri"/>
                <w:b/>
                <w:bCs/>
                <w:color w:val="000000"/>
              </w:rPr>
            </w:pPr>
            <w:r w:rsidRPr="00511815">
              <w:rPr>
                <w:rFonts w:ascii="Calibri" w:hAnsi="Calibri" w:eastAsia="Times New Roman" w:cs="Calibri"/>
                <w:b/>
                <w:bCs/>
                <w:color w:val="000000"/>
              </w:rPr>
              <w:t>portfolio_es_mapping</w:t>
            </w:r>
          </w:p>
        </w:tc>
      </w:tr>
      <w:tr w:rsidRPr="00511815" w:rsidR="00511815" w:rsidTr="00511815" w14:paraId="136FD16A" w14:textId="77777777">
        <w:trPr>
          <w:trHeight w:val="300"/>
        </w:trPr>
        <w:tc>
          <w:tcPr>
            <w:tcW w:w="2239" w:type="dxa"/>
            <w:tcBorders>
              <w:top w:val="nil"/>
              <w:left w:val="single" w:color="auto" w:sz="4" w:space="0"/>
              <w:bottom w:val="single" w:color="auto" w:sz="4" w:space="0"/>
              <w:right w:val="single" w:color="auto" w:sz="4" w:space="0"/>
            </w:tcBorders>
            <w:noWrap/>
            <w:vAlign w:val="center"/>
            <w:hideMark/>
          </w:tcPr>
          <w:p w:rsidRPr="00511815" w:rsidR="00511815" w:rsidP="00511815" w:rsidRDefault="00511815" w14:paraId="55901483" w14:textId="77777777">
            <w:pPr>
              <w:spacing w:after="0" w:line="240" w:lineRule="auto"/>
              <w:jc w:val="center"/>
              <w:rPr>
                <w:rFonts w:ascii="Calibri" w:hAnsi="Calibri" w:eastAsia="Times New Roman" w:cs="Calibri"/>
                <w:color w:val="FF0000"/>
              </w:rPr>
            </w:pPr>
            <w:r w:rsidRPr="00511815">
              <w:rPr>
                <w:rFonts w:ascii="Calibri" w:hAnsi="Calibri" w:eastAsia="Times New Roman" w:cs="Calibri"/>
                <w:color w:val="FF0000"/>
              </w:rPr>
              <w:t>portfolio_code</w:t>
            </w:r>
          </w:p>
        </w:tc>
      </w:tr>
      <w:tr w:rsidRPr="00511815" w:rsidR="00511815" w:rsidTr="00511815" w14:paraId="73FB55FF" w14:textId="77777777">
        <w:trPr>
          <w:trHeight w:val="300"/>
        </w:trPr>
        <w:tc>
          <w:tcPr>
            <w:tcW w:w="2239" w:type="dxa"/>
            <w:tcBorders>
              <w:top w:val="nil"/>
              <w:left w:val="single" w:color="auto" w:sz="4" w:space="0"/>
              <w:bottom w:val="single" w:color="auto" w:sz="4" w:space="0"/>
              <w:right w:val="single" w:color="auto" w:sz="4" w:space="0"/>
            </w:tcBorders>
            <w:noWrap/>
            <w:vAlign w:val="center"/>
            <w:hideMark/>
          </w:tcPr>
          <w:p w:rsidRPr="00511815" w:rsidR="00511815" w:rsidP="00511815" w:rsidRDefault="00511815" w14:paraId="43C19198" w14:textId="77777777">
            <w:pPr>
              <w:spacing w:after="0" w:line="240" w:lineRule="auto"/>
              <w:jc w:val="center"/>
              <w:rPr>
                <w:rFonts w:ascii="Calibri" w:hAnsi="Calibri" w:eastAsia="Times New Roman" w:cs="Calibri"/>
                <w:color w:val="000000"/>
              </w:rPr>
            </w:pPr>
            <w:r w:rsidRPr="00511815">
              <w:rPr>
                <w:rFonts w:ascii="Calibri" w:hAnsi="Calibri" w:eastAsia="Times New Roman" w:cs="Calibri"/>
                <w:color w:val="000000"/>
              </w:rPr>
              <w:t>tam_segment</w:t>
            </w:r>
          </w:p>
        </w:tc>
      </w:tr>
      <w:tr w:rsidRPr="00511815" w:rsidR="00511815" w:rsidTr="00511815" w14:paraId="201EC210" w14:textId="77777777">
        <w:trPr>
          <w:trHeight w:val="300"/>
        </w:trPr>
        <w:tc>
          <w:tcPr>
            <w:tcW w:w="2239" w:type="dxa"/>
            <w:tcBorders>
              <w:top w:val="nil"/>
              <w:left w:val="single" w:color="auto" w:sz="4" w:space="0"/>
              <w:bottom w:val="single" w:color="auto" w:sz="4" w:space="0"/>
              <w:right w:val="single" w:color="auto" w:sz="4" w:space="0"/>
            </w:tcBorders>
            <w:noWrap/>
            <w:vAlign w:val="center"/>
            <w:hideMark/>
          </w:tcPr>
          <w:p w:rsidRPr="00511815" w:rsidR="00511815" w:rsidP="00511815" w:rsidRDefault="00511815" w14:paraId="0C1F196A" w14:textId="77777777">
            <w:pPr>
              <w:spacing w:after="0" w:line="240" w:lineRule="auto"/>
              <w:jc w:val="center"/>
              <w:rPr>
                <w:rFonts w:ascii="Calibri" w:hAnsi="Calibri" w:eastAsia="Times New Roman" w:cs="Calibri"/>
                <w:color w:val="000000"/>
              </w:rPr>
            </w:pPr>
            <w:r w:rsidRPr="00511815">
              <w:rPr>
                <w:rFonts w:ascii="Calibri" w:hAnsi="Calibri" w:eastAsia="Times New Roman" w:cs="Calibri"/>
                <w:color w:val="000000"/>
              </w:rPr>
              <w:t>target_currency</w:t>
            </w:r>
          </w:p>
        </w:tc>
      </w:tr>
      <w:tr w:rsidRPr="00511815" w:rsidR="00511815" w:rsidTr="00511815" w14:paraId="5CE03F0E" w14:textId="77777777">
        <w:trPr>
          <w:trHeight w:val="300"/>
        </w:trPr>
        <w:tc>
          <w:tcPr>
            <w:tcW w:w="2239" w:type="dxa"/>
            <w:tcBorders>
              <w:top w:val="nil"/>
              <w:left w:val="single" w:color="auto" w:sz="4" w:space="0"/>
              <w:bottom w:val="single" w:color="auto" w:sz="4" w:space="0"/>
              <w:right w:val="single" w:color="auto" w:sz="4" w:space="0"/>
            </w:tcBorders>
            <w:noWrap/>
            <w:vAlign w:val="center"/>
            <w:hideMark/>
          </w:tcPr>
          <w:p w:rsidRPr="00511815" w:rsidR="00511815" w:rsidP="00511815" w:rsidRDefault="00511815" w14:paraId="5707AF63" w14:textId="77777777">
            <w:pPr>
              <w:spacing w:after="0" w:line="240" w:lineRule="auto"/>
              <w:jc w:val="center"/>
              <w:rPr>
                <w:rFonts w:ascii="Calibri" w:hAnsi="Calibri" w:eastAsia="Times New Roman" w:cs="Calibri"/>
                <w:color w:val="000000"/>
              </w:rPr>
            </w:pPr>
            <w:r w:rsidRPr="00511815">
              <w:rPr>
                <w:rFonts w:ascii="Calibri" w:hAnsi="Calibri" w:eastAsia="Times New Roman" w:cs="Calibri"/>
                <w:color w:val="000000"/>
              </w:rPr>
              <w:t>ES_Segment</w:t>
            </w:r>
          </w:p>
        </w:tc>
      </w:tr>
      <w:tr w:rsidRPr="00511815" w:rsidR="00511815" w:rsidTr="00511815" w14:paraId="272C6816" w14:textId="77777777">
        <w:trPr>
          <w:trHeight w:val="300"/>
        </w:trPr>
        <w:tc>
          <w:tcPr>
            <w:tcW w:w="2239" w:type="dxa"/>
            <w:tcBorders>
              <w:top w:val="nil"/>
              <w:left w:val="single" w:color="auto" w:sz="4" w:space="0"/>
              <w:bottom w:val="single" w:color="auto" w:sz="4" w:space="0"/>
              <w:right w:val="single" w:color="auto" w:sz="4" w:space="0"/>
            </w:tcBorders>
            <w:noWrap/>
            <w:vAlign w:val="center"/>
            <w:hideMark/>
          </w:tcPr>
          <w:p w:rsidRPr="00511815" w:rsidR="00511815" w:rsidP="00511815" w:rsidRDefault="00511815" w14:paraId="21DFF0FA" w14:textId="77777777">
            <w:pPr>
              <w:spacing w:after="0" w:line="240" w:lineRule="auto"/>
              <w:jc w:val="center"/>
              <w:rPr>
                <w:rFonts w:ascii="Calibri" w:hAnsi="Calibri" w:eastAsia="Times New Roman" w:cs="Calibri"/>
                <w:color w:val="000000"/>
              </w:rPr>
            </w:pPr>
            <w:r w:rsidRPr="00511815">
              <w:rPr>
                <w:rFonts w:ascii="Calibri" w:hAnsi="Calibri" w:eastAsia="Times New Roman" w:cs="Calibri"/>
                <w:color w:val="000000"/>
              </w:rPr>
              <w:t>effective_from</w:t>
            </w:r>
          </w:p>
        </w:tc>
      </w:tr>
      <w:tr w:rsidRPr="00511815" w:rsidR="00511815" w:rsidTr="00511815" w14:paraId="73A1AA6D" w14:textId="77777777">
        <w:trPr>
          <w:trHeight w:val="300"/>
        </w:trPr>
        <w:tc>
          <w:tcPr>
            <w:tcW w:w="2239" w:type="dxa"/>
            <w:tcBorders>
              <w:top w:val="nil"/>
              <w:left w:val="single" w:color="auto" w:sz="4" w:space="0"/>
              <w:bottom w:val="single" w:color="auto" w:sz="4" w:space="0"/>
              <w:right w:val="single" w:color="auto" w:sz="4" w:space="0"/>
            </w:tcBorders>
            <w:noWrap/>
            <w:vAlign w:val="center"/>
            <w:hideMark/>
          </w:tcPr>
          <w:p w:rsidRPr="00511815" w:rsidR="00511815" w:rsidP="00511815" w:rsidRDefault="00511815" w14:paraId="6DA1CF7C" w14:textId="77777777">
            <w:pPr>
              <w:spacing w:after="0" w:line="240" w:lineRule="auto"/>
              <w:jc w:val="center"/>
              <w:rPr>
                <w:rFonts w:ascii="Calibri" w:hAnsi="Calibri" w:eastAsia="Times New Roman" w:cs="Calibri"/>
                <w:color w:val="000000"/>
              </w:rPr>
            </w:pPr>
            <w:r w:rsidRPr="00511815">
              <w:rPr>
                <w:rFonts w:ascii="Calibri" w:hAnsi="Calibri" w:eastAsia="Times New Roman" w:cs="Calibri"/>
                <w:color w:val="000000"/>
              </w:rPr>
              <w:t>effective_to</w:t>
            </w:r>
          </w:p>
        </w:tc>
      </w:tr>
      <w:tr w:rsidRPr="00511815" w:rsidR="00511815" w:rsidTr="00511815" w14:paraId="46FC4696" w14:textId="77777777">
        <w:trPr>
          <w:trHeight w:val="300"/>
        </w:trPr>
        <w:tc>
          <w:tcPr>
            <w:tcW w:w="2239" w:type="dxa"/>
            <w:tcBorders>
              <w:top w:val="nil"/>
              <w:left w:val="single" w:color="auto" w:sz="4" w:space="0"/>
              <w:bottom w:val="single" w:color="auto" w:sz="4" w:space="0"/>
              <w:right w:val="single" w:color="auto" w:sz="4" w:space="0"/>
            </w:tcBorders>
            <w:noWrap/>
            <w:vAlign w:val="center"/>
            <w:hideMark/>
          </w:tcPr>
          <w:p w:rsidRPr="00511815" w:rsidR="00511815" w:rsidP="00511815" w:rsidRDefault="00511815" w14:paraId="1C140479" w14:textId="77777777">
            <w:pPr>
              <w:spacing w:after="0" w:line="240" w:lineRule="auto"/>
              <w:jc w:val="center"/>
              <w:rPr>
                <w:rFonts w:ascii="Calibri" w:hAnsi="Calibri" w:eastAsia="Times New Roman" w:cs="Calibri"/>
                <w:color w:val="000000"/>
              </w:rPr>
            </w:pPr>
            <w:r w:rsidRPr="00511815">
              <w:rPr>
                <w:rFonts w:ascii="Calibri" w:hAnsi="Calibri" w:eastAsia="Times New Roman" w:cs="Calibri"/>
                <w:color w:val="000000"/>
              </w:rPr>
              <w:t>legal_id</w:t>
            </w:r>
          </w:p>
        </w:tc>
      </w:tr>
      <w:tr w:rsidRPr="00511815" w:rsidR="00511815" w:rsidTr="00511815" w14:paraId="6A7E702E" w14:textId="77777777">
        <w:trPr>
          <w:trHeight w:val="300"/>
        </w:trPr>
        <w:tc>
          <w:tcPr>
            <w:tcW w:w="2239" w:type="dxa"/>
            <w:tcBorders>
              <w:top w:val="nil"/>
              <w:left w:val="single" w:color="auto" w:sz="4" w:space="0"/>
              <w:bottom w:val="single" w:color="auto" w:sz="4" w:space="0"/>
              <w:right w:val="single" w:color="auto" w:sz="4" w:space="0"/>
            </w:tcBorders>
            <w:noWrap/>
            <w:vAlign w:val="center"/>
            <w:hideMark/>
          </w:tcPr>
          <w:p w:rsidRPr="00511815" w:rsidR="00511815" w:rsidP="00511815" w:rsidRDefault="00511815" w14:paraId="572CBDE9" w14:textId="77777777">
            <w:pPr>
              <w:spacing w:after="0" w:line="240" w:lineRule="auto"/>
              <w:jc w:val="center"/>
              <w:rPr>
                <w:rFonts w:ascii="Calibri" w:hAnsi="Calibri" w:eastAsia="Times New Roman" w:cs="Calibri"/>
                <w:color w:val="000000"/>
              </w:rPr>
            </w:pPr>
            <w:r w:rsidRPr="00511815">
              <w:rPr>
                <w:rFonts w:ascii="Calibri" w:hAnsi="Calibri" w:eastAsia="Times New Roman" w:cs="Calibri"/>
                <w:color w:val="000000"/>
              </w:rPr>
              <w:t>subfund_id</w:t>
            </w:r>
          </w:p>
        </w:tc>
      </w:tr>
      <w:tr w:rsidRPr="00511815" w:rsidR="00511815" w:rsidTr="00511815" w14:paraId="6757F34C" w14:textId="77777777">
        <w:trPr>
          <w:trHeight w:val="300"/>
        </w:trPr>
        <w:tc>
          <w:tcPr>
            <w:tcW w:w="2239" w:type="dxa"/>
            <w:tcBorders>
              <w:top w:val="nil"/>
              <w:left w:val="single" w:color="auto" w:sz="4" w:space="0"/>
              <w:bottom w:val="single" w:color="auto" w:sz="4" w:space="0"/>
              <w:right w:val="single" w:color="auto" w:sz="4" w:space="0"/>
            </w:tcBorders>
            <w:noWrap/>
            <w:vAlign w:val="center"/>
            <w:hideMark/>
          </w:tcPr>
          <w:p w:rsidRPr="00511815" w:rsidR="00511815" w:rsidP="00511815" w:rsidRDefault="00511815" w14:paraId="0FA27B11" w14:textId="77777777">
            <w:pPr>
              <w:spacing w:after="0" w:line="240" w:lineRule="auto"/>
              <w:jc w:val="center"/>
              <w:rPr>
                <w:rFonts w:ascii="Calibri" w:hAnsi="Calibri" w:eastAsia="Times New Roman" w:cs="Calibri"/>
                <w:color w:val="000000"/>
              </w:rPr>
            </w:pPr>
            <w:r w:rsidRPr="00511815">
              <w:rPr>
                <w:rFonts w:ascii="Calibri" w:hAnsi="Calibri" w:eastAsia="Times New Roman" w:cs="Calibri"/>
                <w:color w:val="000000"/>
              </w:rPr>
              <w:t>Tam_segment_key</w:t>
            </w:r>
          </w:p>
        </w:tc>
      </w:tr>
    </w:tbl>
    <w:p w:rsidR="67B85D23" w:rsidP="2EBDFC38" w:rsidRDefault="67B85D23" w14:paraId="19B7C70B" w14:textId="2C1CF4E1">
      <w:pPr>
        <w:rPr>
          <w:rFonts w:ascii="Calibri Light" w:hAnsi="Calibri Light" w:eastAsia="Calibri Light" w:cs="Calibri Light"/>
          <w:b/>
          <w:bCs/>
          <w:sz w:val="20"/>
          <w:szCs w:val="20"/>
        </w:rPr>
      </w:pPr>
      <w:r w:rsidRPr="2EBDFC38">
        <w:rPr>
          <w:rFonts w:ascii="Calibri Light" w:hAnsi="Calibri Light" w:eastAsia="Calibri Light" w:cs="Calibri Light"/>
          <w:b/>
          <w:bCs/>
          <w:sz w:val="20"/>
          <w:szCs w:val="20"/>
        </w:rPr>
        <w:t>Process Details</w:t>
      </w:r>
    </w:p>
    <w:p w:rsidR="67B85D23" w:rsidP="2EBDFC38" w:rsidRDefault="67B85D23" w14:paraId="62534F86" w14:textId="60AC86C6">
      <w:pPr>
        <w:pStyle w:val="ListParagraph"/>
        <w:numPr>
          <w:ilvl w:val="0"/>
          <w:numId w:val="17"/>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Join es_segment_curated with tam_segment_raw / curated TAM dataset.</w:t>
      </w:r>
    </w:p>
    <w:p w:rsidR="67B85D23" w:rsidP="2EBDFC38" w:rsidRDefault="67B85D23" w14:paraId="0E8AF3D7" w14:textId="7BE12368">
      <w:pPr>
        <w:pStyle w:val="ListParagraph"/>
        <w:numPr>
          <w:ilvl w:val="0"/>
          <w:numId w:val="17"/>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Join key: portfolio_code</w:t>
      </w:r>
    </w:p>
    <w:p w:rsidR="67B85D23" w:rsidP="2EBDFC38" w:rsidRDefault="67B85D23" w14:paraId="4CDB0631" w14:textId="521A7C6C">
      <w:pPr>
        <w:pStyle w:val="ListParagraph"/>
        <w:numPr>
          <w:ilvl w:val="0"/>
          <w:numId w:val="17"/>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Perform data quality checks: </w:t>
      </w:r>
    </w:p>
    <w:p w:rsidR="67B85D23" w:rsidP="2EBDFC38" w:rsidRDefault="67B85D23" w14:paraId="5FA77A91" w14:textId="63674469">
      <w:pPr>
        <w:pStyle w:val="ListParagraph"/>
        <w:numPr>
          <w:ilvl w:val="1"/>
          <w:numId w:val="17"/>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Portfolio coverage validation</w:t>
      </w:r>
      <w:r w:rsidR="00747F95">
        <w:rPr>
          <w:rFonts w:ascii="Calibri Light" w:hAnsi="Calibri Light" w:eastAsia="Calibri Light" w:cs="Calibri Light"/>
          <w:sz w:val="20"/>
          <w:szCs w:val="20"/>
        </w:rPr>
        <w:t xml:space="preserve"> – Does every portfolio have an ES Segment?</w:t>
      </w:r>
    </w:p>
    <w:p w:rsidR="67B85D23" w:rsidP="2EBDFC38" w:rsidRDefault="67B85D23" w14:paraId="35BEE74C" w14:textId="1AB91B9E">
      <w:pPr>
        <w:pStyle w:val="ListParagraph"/>
        <w:numPr>
          <w:ilvl w:val="1"/>
          <w:numId w:val="17"/>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Null segment checks</w:t>
      </w:r>
      <w:r w:rsidR="00747F95">
        <w:rPr>
          <w:rFonts w:ascii="Calibri Light" w:hAnsi="Calibri Light" w:eastAsia="Calibri Light" w:cs="Calibri Light"/>
          <w:sz w:val="20"/>
          <w:szCs w:val="20"/>
        </w:rPr>
        <w:t xml:space="preserve"> – Did any portfolio end up with a blank ES Segment?</w:t>
      </w:r>
    </w:p>
    <w:p w:rsidR="67B85D23" w:rsidP="2EBDFC38" w:rsidRDefault="67B85D23" w14:paraId="47B932FF" w14:textId="7B0D7D3E">
      <w:pPr>
        <w:pStyle w:val="ListParagraph"/>
        <w:numPr>
          <w:ilvl w:val="1"/>
          <w:numId w:val="17"/>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Orphan TAM portfolios</w:t>
      </w:r>
      <w:r w:rsidR="00747F95">
        <w:rPr>
          <w:rFonts w:ascii="Calibri Light" w:hAnsi="Calibri Light" w:eastAsia="Calibri Light" w:cs="Calibri Light"/>
          <w:sz w:val="20"/>
          <w:szCs w:val="20"/>
        </w:rPr>
        <w:t xml:space="preserve"> – Portfolios in TAM that have no ES mapping</w:t>
      </w:r>
    </w:p>
    <w:p w:rsidR="67B85D23" w:rsidP="2EBDFC38" w:rsidRDefault="67B85D23" w14:paraId="0D8BFA3E" w14:textId="35A9AFE6">
      <w:pPr>
        <w:pStyle w:val="ListParagraph"/>
        <w:numPr>
          <w:ilvl w:val="0"/>
          <w:numId w:val="17"/>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Produce a unified view containing: </w:t>
      </w:r>
    </w:p>
    <w:p w:rsidR="67B85D23" w:rsidP="2EBDFC38" w:rsidRDefault="67B85D23" w14:paraId="63C6E120" w14:textId="76FD5658">
      <w:pPr>
        <w:pStyle w:val="ListParagraph"/>
        <w:numPr>
          <w:ilvl w:val="1"/>
          <w:numId w:val="17"/>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TAM segment</w:t>
      </w:r>
    </w:p>
    <w:p w:rsidR="67B85D23" w:rsidP="2EBDFC38" w:rsidRDefault="67B85D23" w14:paraId="18ECF644" w14:textId="6399F2BE">
      <w:pPr>
        <w:pStyle w:val="ListParagraph"/>
        <w:numPr>
          <w:ilvl w:val="1"/>
          <w:numId w:val="17"/>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ES segment</w:t>
      </w:r>
    </w:p>
    <w:p w:rsidR="67B85D23" w:rsidP="2EBDFC38" w:rsidRDefault="67B85D23" w14:paraId="19508D1B" w14:textId="57B206D1">
      <w:pPr>
        <w:pStyle w:val="ListParagraph"/>
        <w:numPr>
          <w:ilvl w:val="1"/>
          <w:numId w:val="17"/>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Portfolio</w:t>
      </w:r>
      <w:r w:rsidRPr="2EBDFC38" w:rsidR="5356FF91">
        <w:rPr>
          <w:rFonts w:ascii="Calibri Light" w:hAnsi="Calibri Light" w:eastAsia="Calibri Light" w:cs="Calibri Light"/>
          <w:sz w:val="20"/>
          <w:szCs w:val="20"/>
        </w:rPr>
        <w:t>_code</w:t>
      </w:r>
    </w:p>
    <w:p w:rsidR="5356FF91" w:rsidP="2EBDFC38" w:rsidRDefault="009D3512" w14:paraId="17D3627F" w14:textId="4271BB65">
      <w:pPr>
        <w:pStyle w:val="ListParagraph"/>
        <w:numPr>
          <w:ilvl w:val="1"/>
          <w:numId w:val="17"/>
        </w:numPr>
        <w:spacing w:after="0" w:line="300" w:lineRule="auto"/>
        <w:rPr>
          <w:rFonts w:ascii="Calibri Light" w:hAnsi="Calibri Light" w:eastAsia="Calibri Light" w:cs="Calibri Light"/>
          <w:sz w:val="20"/>
          <w:szCs w:val="20"/>
        </w:rPr>
      </w:pPr>
      <w:r>
        <w:rPr>
          <w:rFonts w:ascii="Calibri Light" w:hAnsi="Calibri Light" w:eastAsia="Calibri Light" w:cs="Calibri Light"/>
          <w:sz w:val="20"/>
          <w:szCs w:val="20"/>
        </w:rPr>
        <w:t>Effective dates</w:t>
      </w:r>
    </w:p>
    <w:p w:rsidR="5356FF91" w:rsidP="2EBDFC38" w:rsidRDefault="5356FF91" w14:paraId="794028E7" w14:textId="703DE167">
      <w:pPr>
        <w:pStyle w:val="ListParagraph"/>
        <w:numPr>
          <w:ilvl w:val="1"/>
          <w:numId w:val="17"/>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Target_currency</w:t>
      </w:r>
    </w:p>
    <w:p w:rsidR="009D3512" w:rsidP="2EBDFC38" w:rsidRDefault="009D3512" w14:paraId="459834DA" w14:textId="394F198E">
      <w:pPr>
        <w:pStyle w:val="ListParagraph"/>
        <w:numPr>
          <w:ilvl w:val="1"/>
          <w:numId w:val="17"/>
        </w:numPr>
        <w:spacing w:after="0" w:line="300" w:lineRule="auto"/>
        <w:rPr>
          <w:rFonts w:ascii="Calibri Light" w:hAnsi="Calibri Light" w:eastAsia="Calibri Light" w:cs="Calibri Light"/>
          <w:sz w:val="20"/>
          <w:szCs w:val="20"/>
        </w:rPr>
      </w:pPr>
      <w:r>
        <w:rPr>
          <w:rFonts w:ascii="Calibri Light" w:hAnsi="Calibri Light" w:eastAsia="Calibri Light" w:cs="Calibri Light"/>
          <w:sz w:val="20"/>
          <w:szCs w:val="20"/>
        </w:rPr>
        <w:t>Legal_id</w:t>
      </w:r>
    </w:p>
    <w:p w:rsidRPr="00EF26EA" w:rsidR="00EF26EA" w:rsidP="00EF26EA" w:rsidRDefault="00EF26EA" w14:paraId="76385F9E" w14:textId="3553DC90">
      <w:pPr>
        <w:pStyle w:val="ListParagraph"/>
        <w:numPr>
          <w:ilvl w:val="1"/>
          <w:numId w:val="17"/>
        </w:numPr>
        <w:spacing w:after="0" w:line="300" w:lineRule="auto"/>
        <w:rPr>
          <w:rFonts w:ascii="Calibri Light" w:hAnsi="Calibri Light" w:eastAsia="Calibri Light" w:cs="Calibri Light"/>
          <w:sz w:val="20"/>
          <w:szCs w:val="20"/>
        </w:rPr>
      </w:pPr>
      <w:r>
        <w:rPr>
          <w:rFonts w:ascii="Calibri Light" w:hAnsi="Calibri Light" w:eastAsia="Calibri Light" w:cs="Calibri Light"/>
          <w:sz w:val="20"/>
          <w:szCs w:val="20"/>
        </w:rPr>
        <w:t>Subfund_id,</w:t>
      </w:r>
    </w:p>
    <w:p w:rsidR="67B85D23" w:rsidP="2EBDFC38" w:rsidRDefault="67B85D23" w14:paraId="400EFA73" w14:textId="1A817759">
      <w:pPr>
        <w:rPr>
          <w:rFonts w:ascii="Calibri Light" w:hAnsi="Calibri Light" w:eastAsia="Calibri Light" w:cs="Calibri Light"/>
          <w:b/>
          <w:bCs/>
          <w:sz w:val="20"/>
          <w:szCs w:val="20"/>
        </w:rPr>
      </w:pPr>
      <w:r w:rsidRPr="2EBDFC38">
        <w:rPr>
          <w:rFonts w:ascii="Calibri Light" w:hAnsi="Calibri Light" w:eastAsia="Calibri Light" w:cs="Calibri Light"/>
          <w:b/>
          <w:bCs/>
          <w:sz w:val="20"/>
          <w:szCs w:val="20"/>
        </w:rPr>
        <w:t>Output of Step 3</w:t>
      </w:r>
    </w:p>
    <w:p w:rsidR="67B85D23" w:rsidP="2EBDFC38" w:rsidRDefault="67B85D23" w14:paraId="29F83745" w14:textId="47D57B8D">
      <w:pPr>
        <w:pStyle w:val="ListParagraph"/>
        <w:numPr>
          <w:ilvl w:val="0"/>
          <w:numId w:val="16"/>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portfolio_</w:t>
      </w:r>
      <w:r w:rsidRPr="2EBDFC38" w:rsidR="76EBEAF7">
        <w:rPr>
          <w:rFonts w:ascii="Calibri Light" w:hAnsi="Calibri Light" w:eastAsia="Calibri Light" w:cs="Calibri Light"/>
          <w:sz w:val="20"/>
          <w:szCs w:val="20"/>
        </w:rPr>
        <w:t>es_mapping</w:t>
      </w:r>
      <w:r w:rsidRPr="2EBDFC38" w:rsidR="17E0C39B">
        <w:rPr>
          <w:rFonts w:ascii="Calibri Light" w:hAnsi="Calibri Light" w:eastAsia="Calibri Light" w:cs="Calibri Light"/>
          <w:sz w:val="20"/>
          <w:szCs w:val="20"/>
        </w:rPr>
        <w:t xml:space="preserve"> in </w:t>
      </w:r>
      <w:r w:rsidRPr="2EBDFC38" w:rsidR="092E6CF5">
        <w:rPr>
          <w:rFonts w:ascii="Calibri Light" w:hAnsi="Calibri Light" w:eastAsia="Calibri Light" w:cs="Calibri Light"/>
          <w:sz w:val="20"/>
          <w:szCs w:val="20"/>
        </w:rPr>
        <w:t>C</w:t>
      </w:r>
      <w:r w:rsidRPr="2EBDFC38" w:rsidR="17E0C39B">
        <w:rPr>
          <w:rFonts w:ascii="Calibri Light" w:hAnsi="Calibri Light" w:eastAsia="Calibri Light" w:cs="Calibri Light"/>
          <w:sz w:val="20"/>
          <w:szCs w:val="20"/>
        </w:rPr>
        <w:t>uration</w:t>
      </w:r>
      <w:r w:rsidRPr="2EBDFC38" w:rsidR="6E3F4EA8">
        <w:rPr>
          <w:rFonts w:ascii="Calibri Light" w:hAnsi="Calibri Light" w:eastAsia="Calibri Light" w:cs="Calibri Light"/>
          <w:sz w:val="20"/>
          <w:szCs w:val="20"/>
        </w:rPr>
        <w:t xml:space="preserve"> </w:t>
      </w:r>
      <w:r w:rsidRPr="2EBDFC38" w:rsidR="17E0C39B">
        <w:rPr>
          <w:rFonts w:ascii="Calibri Light" w:hAnsi="Calibri Light" w:eastAsia="Calibri Light" w:cs="Calibri Light"/>
          <w:sz w:val="20"/>
          <w:szCs w:val="20"/>
        </w:rPr>
        <w:t>layer</w:t>
      </w:r>
    </w:p>
    <w:p w:rsidR="67B85D23" w:rsidP="2EBDFC38" w:rsidRDefault="67B85D23" w14:paraId="38014CA0" w14:textId="0EB9DD88">
      <w:pPr>
        <w:pStyle w:val="ListParagraph"/>
        <w:numPr>
          <w:ilvl w:val="0"/>
          <w:numId w:val="16"/>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Single source of truth for portfolio segmentation used in stress test calculations</w:t>
      </w:r>
    </w:p>
    <w:p w:rsidR="27C54FF3" w:rsidP="2EBDFC38" w:rsidRDefault="27C54FF3" w14:paraId="0F0A6887" w14:textId="54A4753D">
      <w:pPr>
        <w:rPr>
          <w:rFonts w:ascii="Calibri Light" w:hAnsi="Calibri Light" w:eastAsia="Calibri Light" w:cs="Calibri Light"/>
          <w:b/>
          <w:bCs/>
          <w:sz w:val="20"/>
          <w:szCs w:val="20"/>
        </w:rPr>
      </w:pPr>
      <w:r w:rsidRPr="2EBDFC38">
        <w:rPr>
          <w:rFonts w:ascii="Calibri Light" w:hAnsi="Calibri Light" w:eastAsia="Calibri Light" w:cs="Calibri Light"/>
          <w:b/>
          <w:bCs/>
          <w:sz w:val="20"/>
          <w:szCs w:val="20"/>
        </w:rPr>
        <w:t>Data Requirements:</w:t>
      </w:r>
    </w:p>
    <w:p w:rsidR="2EBDFC38" w:rsidP="00E5710D" w:rsidRDefault="27C54FF3" w14:paraId="5E56824E" w14:textId="06A8FBD5">
      <w:pPr>
        <w:ind w:firstLine="720"/>
        <w:rPr>
          <w:rFonts w:ascii="Calibri Light" w:hAnsi="Calibri Light" w:eastAsia="Calibri Light" w:cs="Calibri Light"/>
          <w:sz w:val="20"/>
          <w:szCs w:val="20"/>
        </w:rPr>
      </w:pPr>
      <w:r w:rsidRPr="2EBDFC38">
        <w:rPr>
          <w:rFonts w:ascii="Calibri Light" w:hAnsi="Calibri Light" w:eastAsia="Calibri Light" w:cs="Calibri Light"/>
          <w:b/>
          <w:bCs/>
          <w:sz w:val="20"/>
          <w:szCs w:val="20"/>
        </w:rPr>
        <w:t xml:space="preserve">STM:  </w:t>
      </w:r>
      <w:hyperlink r:id="rId20">
        <w:r w:rsidRPr="2EBDFC38">
          <w:rPr>
            <w:rStyle w:val="Hyperlink"/>
            <w:rFonts w:ascii="Calibri Light" w:hAnsi="Calibri Light" w:eastAsia="Calibri Light" w:cs="Calibri Light"/>
            <w:sz w:val="20"/>
            <w:szCs w:val="20"/>
          </w:rPr>
          <w:t>BarraOne_Asset_Impact_STM.xlsx</w:t>
        </w:r>
      </w:hyperlink>
      <w:r w:rsidRPr="2EBDFC38">
        <w:rPr>
          <w:rFonts w:ascii="Calibri Light" w:hAnsi="Calibri Light" w:eastAsia="Calibri Light" w:cs="Calibri Light"/>
          <w:sz w:val="20"/>
          <w:szCs w:val="20"/>
        </w:rPr>
        <w:t xml:space="preserve"> -</w:t>
      </w:r>
      <w:r w:rsidRPr="2EBDFC38">
        <w:rPr>
          <w:rFonts w:ascii="Calibri Light" w:hAnsi="Calibri Light" w:eastAsia="Calibri Light" w:cs="Calibri Light"/>
          <w:sz w:val="20"/>
          <w:szCs w:val="20"/>
          <w:highlight w:val="yellow"/>
        </w:rPr>
        <w:t>WIP</w:t>
      </w:r>
      <w:r w:rsidR="001060A3">
        <w:rPr>
          <w:rFonts w:ascii="Calibri Light" w:hAnsi="Calibri Light" w:eastAsia="Calibri Light" w:cs="Calibri Light"/>
          <w:sz w:val="20"/>
          <w:szCs w:val="20"/>
        </w:rPr>
        <w:t xml:space="preserve"> (</w:t>
      </w:r>
      <w:r w:rsidRPr="00AE440B" w:rsidR="00AE440B">
        <w:rPr>
          <w:rFonts w:ascii="Calibri Light" w:hAnsi="Calibri Light" w:eastAsia="Calibri Light" w:cs="Calibri Light"/>
          <w:sz w:val="20"/>
          <w:szCs w:val="20"/>
        </w:rPr>
        <w:t>STM_portfolio_es_mapping</w:t>
      </w:r>
      <w:r w:rsidR="001060A3">
        <w:rPr>
          <w:rFonts w:ascii="Calibri Light" w:hAnsi="Calibri Light" w:eastAsia="Calibri Light" w:cs="Calibri Light"/>
          <w:sz w:val="20"/>
          <w:szCs w:val="20"/>
        </w:rPr>
        <w:t>)</w:t>
      </w:r>
    </w:p>
    <w:p w:rsidR="00C85776" w:rsidP="00E5710D" w:rsidRDefault="00C85776" w14:paraId="6E259FC8" w14:textId="77777777">
      <w:pPr>
        <w:ind w:firstLine="720"/>
        <w:rPr>
          <w:rFonts w:ascii="Calibri Light" w:hAnsi="Calibri Light" w:eastAsia="Calibri Light" w:cs="Calibri Light"/>
          <w:sz w:val="20"/>
          <w:szCs w:val="20"/>
        </w:rPr>
      </w:pPr>
    </w:p>
    <w:p w:rsidR="67B85D23" w:rsidP="2EBDFC38" w:rsidRDefault="67B85D23" w14:paraId="37337F08" w14:textId="516B704F">
      <w:pPr>
        <w:pStyle w:val="Heading4"/>
        <w:rPr>
          <w:rFonts w:ascii="Calibri Light" w:hAnsi="Calibri Light" w:eastAsia="Calibri Light" w:cs="Calibri Light"/>
          <w:b/>
          <w:bCs/>
          <w:i w:val="0"/>
          <w:iCs w:val="0"/>
          <w:color w:val="auto"/>
          <w:sz w:val="20"/>
          <w:szCs w:val="20"/>
        </w:rPr>
      </w:pPr>
      <w:r w:rsidRPr="2EBDFC38">
        <w:rPr>
          <w:rFonts w:ascii="Calibri Light" w:hAnsi="Calibri Light" w:eastAsia="Calibri Light" w:cs="Calibri Light"/>
          <w:b/>
          <w:bCs/>
          <w:i w:val="0"/>
          <w:iCs w:val="0"/>
          <w:color w:val="auto"/>
          <w:sz w:val="20"/>
          <w:szCs w:val="20"/>
        </w:rPr>
        <w:t>Step 4 – Ingestion of GA BarraOne Stress Test Data</w:t>
      </w:r>
    </w:p>
    <w:p w:rsidR="67B85D23" w:rsidP="2EBDFC38" w:rsidRDefault="67B85D23" w14:paraId="0035D9D6" w14:textId="03DB8FEA">
      <w:pPr>
        <w:rPr>
          <w:rFonts w:ascii="Calibri Light" w:hAnsi="Calibri Light" w:eastAsia="Calibri Light" w:cs="Calibri Light"/>
          <w:b/>
          <w:bCs/>
          <w:sz w:val="20"/>
          <w:szCs w:val="20"/>
        </w:rPr>
      </w:pPr>
      <w:r w:rsidRPr="2EBDFC38">
        <w:rPr>
          <w:rFonts w:ascii="Calibri Light" w:hAnsi="Calibri Light" w:eastAsia="Calibri Light" w:cs="Calibri Light"/>
          <w:b/>
          <w:bCs/>
          <w:sz w:val="20"/>
          <w:szCs w:val="20"/>
        </w:rPr>
        <w:t>Purpose</w:t>
      </w:r>
    </w:p>
    <w:p w:rsidR="67B85D23" w:rsidP="2EBDFC38" w:rsidRDefault="67B85D23" w14:paraId="05FEC1D9" w14:textId="06FB1E17">
      <w:pPr>
        <w:spacing w:before="210" w:after="21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To bring in portfolio‑level and adjusted asset group‑level market valuation data required to compute FX and non‑FX shocks.</w:t>
      </w:r>
    </w:p>
    <w:tbl>
      <w:tblPr>
        <w:tblW w:w="2200" w:type="dxa"/>
        <w:tblInd w:w="3572" w:type="dxa"/>
        <w:tblLook w:val="04A0" w:firstRow="1" w:lastRow="0" w:firstColumn="1" w:lastColumn="0" w:noHBand="0" w:noVBand="1"/>
      </w:tblPr>
      <w:tblGrid>
        <w:gridCol w:w="2200"/>
      </w:tblGrid>
      <w:tr w:rsidRPr="00EF26EA" w:rsidR="00EF26EA" w:rsidTr="00EF26EA" w14:paraId="3FEFF7EB" w14:textId="77777777">
        <w:trPr>
          <w:trHeight w:val="300"/>
        </w:trPr>
        <w:tc>
          <w:tcPr>
            <w:tcW w:w="2200" w:type="dxa"/>
            <w:tcBorders>
              <w:top w:val="single" w:color="auto" w:sz="4" w:space="0"/>
              <w:left w:val="single" w:color="auto" w:sz="4" w:space="0"/>
              <w:bottom w:val="single" w:color="auto" w:sz="4" w:space="0"/>
              <w:right w:val="single" w:color="auto" w:sz="4" w:space="0"/>
            </w:tcBorders>
            <w:shd w:val="clear" w:color="000000" w:fill="FCD5B4"/>
            <w:noWrap/>
            <w:vAlign w:val="center"/>
            <w:hideMark/>
          </w:tcPr>
          <w:p w:rsidRPr="00EF26EA" w:rsidR="00EF26EA" w:rsidP="00EF26EA" w:rsidRDefault="00EF26EA" w14:paraId="68A2930B" w14:textId="77777777">
            <w:pPr>
              <w:spacing w:after="0" w:line="240" w:lineRule="auto"/>
              <w:jc w:val="center"/>
              <w:rPr>
                <w:rFonts w:ascii="Calibri" w:hAnsi="Calibri" w:eastAsia="Times New Roman" w:cs="Calibri"/>
                <w:b/>
                <w:bCs/>
                <w:color w:val="000000"/>
              </w:rPr>
            </w:pPr>
            <w:r w:rsidRPr="00EF26EA">
              <w:rPr>
                <w:rFonts w:ascii="Calibri" w:hAnsi="Calibri" w:eastAsia="Times New Roman" w:cs="Calibri"/>
                <w:b/>
                <w:bCs/>
                <w:color w:val="000000"/>
              </w:rPr>
              <w:t>B1_stress_P&amp;L</w:t>
            </w:r>
          </w:p>
        </w:tc>
      </w:tr>
      <w:tr w:rsidRPr="00EF26EA" w:rsidR="00EF26EA" w:rsidTr="00EF26EA" w14:paraId="44FD17F8" w14:textId="77777777">
        <w:trPr>
          <w:trHeight w:val="300"/>
        </w:trPr>
        <w:tc>
          <w:tcPr>
            <w:tcW w:w="2200" w:type="dxa"/>
            <w:tcBorders>
              <w:top w:val="nil"/>
              <w:left w:val="single" w:color="auto" w:sz="4" w:space="0"/>
              <w:bottom w:val="single" w:color="auto" w:sz="4" w:space="0"/>
              <w:right w:val="single" w:color="auto" w:sz="4" w:space="0"/>
            </w:tcBorders>
            <w:noWrap/>
            <w:vAlign w:val="center"/>
            <w:hideMark/>
          </w:tcPr>
          <w:p w:rsidRPr="00EF26EA" w:rsidR="00EF26EA" w:rsidP="00EF26EA" w:rsidRDefault="00EF26EA" w14:paraId="7406D3ED" w14:textId="77777777">
            <w:pPr>
              <w:spacing w:after="0" w:line="240" w:lineRule="auto"/>
              <w:jc w:val="center"/>
              <w:rPr>
                <w:rFonts w:ascii="Calibri" w:hAnsi="Calibri" w:eastAsia="Times New Roman" w:cs="Calibri"/>
                <w:color w:val="000000"/>
              </w:rPr>
            </w:pPr>
            <w:r w:rsidRPr="00EF26EA">
              <w:rPr>
                <w:rFonts w:ascii="Calibri" w:hAnsi="Calibri" w:eastAsia="Times New Roman" w:cs="Calibri"/>
                <w:color w:val="000000"/>
              </w:rPr>
              <w:t>Initial Market Value</w:t>
            </w:r>
          </w:p>
        </w:tc>
      </w:tr>
      <w:tr w:rsidRPr="00EF26EA" w:rsidR="00EF26EA" w:rsidTr="00EF26EA" w14:paraId="16128D6A" w14:textId="77777777">
        <w:trPr>
          <w:trHeight w:val="300"/>
        </w:trPr>
        <w:tc>
          <w:tcPr>
            <w:tcW w:w="2200" w:type="dxa"/>
            <w:tcBorders>
              <w:top w:val="nil"/>
              <w:left w:val="single" w:color="auto" w:sz="4" w:space="0"/>
              <w:bottom w:val="single" w:color="auto" w:sz="4" w:space="0"/>
              <w:right w:val="single" w:color="auto" w:sz="4" w:space="0"/>
            </w:tcBorders>
            <w:noWrap/>
            <w:vAlign w:val="center"/>
            <w:hideMark/>
          </w:tcPr>
          <w:p w:rsidRPr="00EF26EA" w:rsidR="00EF26EA" w:rsidP="00EF26EA" w:rsidRDefault="00EF26EA" w14:paraId="3C8D5C16" w14:textId="77777777">
            <w:pPr>
              <w:spacing w:after="0" w:line="240" w:lineRule="auto"/>
              <w:jc w:val="center"/>
              <w:rPr>
                <w:rFonts w:ascii="Calibri" w:hAnsi="Calibri" w:eastAsia="Times New Roman" w:cs="Calibri"/>
                <w:color w:val="FF0000"/>
              </w:rPr>
            </w:pPr>
            <w:r w:rsidRPr="00EF26EA">
              <w:rPr>
                <w:rFonts w:ascii="Calibri" w:hAnsi="Calibri" w:eastAsia="Times New Roman" w:cs="Calibri"/>
                <w:color w:val="FF0000"/>
              </w:rPr>
              <w:t>Portfolio Code</w:t>
            </w:r>
          </w:p>
        </w:tc>
      </w:tr>
      <w:tr w:rsidRPr="00EF26EA" w:rsidR="00E22DA7" w:rsidTr="00EF26EA" w14:paraId="2AD6DA12" w14:textId="77777777">
        <w:trPr>
          <w:trHeight w:val="300"/>
        </w:trPr>
        <w:tc>
          <w:tcPr>
            <w:tcW w:w="2200" w:type="dxa"/>
            <w:tcBorders>
              <w:top w:val="nil"/>
              <w:left w:val="single" w:color="auto" w:sz="4" w:space="0"/>
              <w:bottom w:val="single" w:color="auto" w:sz="4" w:space="0"/>
              <w:right w:val="single" w:color="auto" w:sz="4" w:space="0"/>
            </w:tcBorders>
            <w:noWrap/>
            <w:vAlign w:val="center"/>
          </w:tcPr>
          <w:p w:rsidRPr="00EF26EA" w:rsidR="00E22DA7" w:rsidP="00EF26EA" w:rsidRDefault="00E22DA7" w14:paraId="1F3762D2" w14:textId="60F3E46F">
            <w:pPr>
              <w:spacing w:after="0" w:line="240" w:lineRule="auto"/>
              <w:jc w:val="center"/>
              <w:rPr>
                <w:rFonts w:ascii="Calibri" w:hAnsi="Calibri" w:eastAsia="Times New Roman" w:cs="Calibri"/>
                <w:color w:val="000000"/>
              </w:rPr>
            </w:pPr>
            <w:r>
              <w:rPr>
                <w:rFonts w:ascii="Calibri" w:hAnsi="Calibri" w:eastAsia="Times New Roman" w:cs="Calibri"/>
                <w:color w:val="000000"/>
              </w:rPr>
              <w:t>Analysis Date</w:t>
            </w:r>
          </w:p>
        </w:tc>
      </w:tr>
      <w:tr w:rsidRPr="00EF26EA" w:rsidR="00EF26EA" w:rsidTr="00EF26EA" w14:paraId="6CC3E690" w14:textId="77777777">
        <w:trPr>
          <w:trHeight w:val="300"/>
        </w:trPr>
        <w:tc>
          <w:tcPr>
            <w:tcW w:w="2200" w:type="dxa"/>
            <w:tcBorders>
              <w:top w:val="nil"/>
              <w:left w:val="single" w:color="auto" w:sz="4" w:space="0"/>
              <w:bottom w:val="single" w:color="auto" w:sz="4" w:space="0"/>
              <w:right w:val="single" w:color="auto" w:sz="4" w:space="0"/>
            </w:tcBorders>
            <w:noWrap/>
            <w:vAlign w:val="center"/>
            <w:hideMark/>
          </w:tcPr>
          <w:p w:rsidRPr="00EF26EA" w:rsidR="00EF26EA" w:rsidP="00EF26EA" w:rsidRDefault="00EF26EA" w14:paraId="60C7D1AE" w14:textId="77777777">
            <w:pPr>
              <w:spacing w:after="0" w:line="240" w:lineRule="auto"/>
              <w:jc w:val="center"/>
              <w:rPr>
                <w:rFonts w:ascii="Calibri" w:hAnsi="Calibri" w:eastAsia="Times New Roman" w:cs="Calibri"/>
                <w:color w:val="000000"/>
              </w:rPr>
            </w:pPr>
            <w:r w:rsidRPr="00EF26EA">
              <w:rPr>
                <w:rFonts w:ascii="Calibri" w:hAnsi="Calibri" w:eastAsia="Times New Roman" w:cs="Calibri"/>
                <w:color w:val="000000"/>
              </w:rPr>
              <w:t>Adjusted Asset Group</w:t>
            </w:r>
          </w:p>
        </w:tc>
      </w:tr>
      <w:tr w:rsidRPr="00EF26EA" w:rsidR="00EF26EA" w:rsidTr="00EF26EA" w14:paraId="34386DE6" w14:textId="77777777">
        <w:trPr>
          <w:trHeight w:val="300"/>
        </w:trPr>
        <w:tc>
          <w:tcPr>
            <w:tcW w:w="2200" w:type="dxa"/>
            <w:tcBorders>
              <w:top w:val="nil"/>
              <w:left w:val="single" w:color="auto" w:sz="4" w:space="0"/>
              <w:bottom w:val="single" w:color="auto" w:sz="4" w:space="0"/>
              <w:right w:val="single" w:color="auto" w:sz="4" w:space="0"/>
            </w:tcBorders>
            <w:noWrap/>
            <w:vAlign w:val="center"/>
            <w:hideMark/>
          </w:tcPr>
          <w:p w:rsidRPr="00EF26EA" w:rsidR="00EF26EA" w:rsidP="00EF26EA" w:rsidRDefault="00EF26EA" w14:paraId="327100CC" w14:textId="77777777">
            <w:pPr>
              <w:spacing w:after="0" w:line="240" w:lineRule="auto"/>
              <w:jc w:val="center"/>
              <w:rPr>
                <w:rFonts w:ascii="Calibri" w:hAnsi="Calibri" w:eastAsia="Times New Roman" w:cs="Calibri"/>
                <w:color w:val="000000"/>
              </w:rPr>
            </w:pPr>
            <w:r w:rsidRPr="00EF26EA">
              <w:rPr>
                <w:rFonts w:ascii="Calibri" w:hAnsi="Calibri" w:eastAsia="Times New Roman" w:cs="Calibri"/>
                <w:color w:val="000000"/>
              </w:rPr>
              <w:t>MV Change (no FX)</w:t>
            </w:r>
          </w:p>
        </w:tc>
      </w:tr>
      <w:tr w:rsidRPr="00EF26EA" w:rsidR="00EF26EA" w:rsidTr="00EF26EA" w14:paraId="7A4776D2" w14:textId="77777777">
        <w:trPr>
          <w:trHeight w:val="300"/>
        </w:trPr>
        <w:tc>
          <w:tcPr>
            <w:tcW w:w="2200" w:type="dxa"/>
            <w:tcBorders>
              <w:top w:val="nil"/>
              <w:left w:val="single" w:color="auto" w:sz="4" w:space="0"/>
              <w:bottom w:val="single" w:color="auto" w:sz="4" w:space="0"/>
              <w:right w:val="single" w:color="auto" w:sz="4" w:space="0"/>
            </w:tcBorders>
            <w:noWrap/>
            <w:vAlign w:val="center"/>
            <w:hideMark/>
          </w:tcPr>
          <w:p w:rsidRPr="00EF26EA" w:rsidR="00EF26EA" w:rsidP="00EF26EA" w:rsidRDefault="00EF26EA" w14:paraId="73DCD795" w14:textId="77777777">
            <w:pPr>
              <w:spacing w:after="0" w:line="240" w:lineRule="auto"/>
              <w:jc w:val="center"/>
              <w:rPr>
                <w:rFonts w:ascii="Calibri" w:hAnsi="Calibri" w:eastAsia="Times New Roman" w:cs="Calibri"/>
                <w:color w:val="000000"/>
              </w:rPr>
            </w:pPr>
            <w:r w:rsidRPr="00EF26EA">
              <w:rPr>
                <w:rFonts w:ascii="Calibri" w:hAnsi="Calibri" w:eastAsia="Times New Roman" w:cs="Calibri"/>
                <w:color w:val="000000"/>
              </w:rPr>
              <w:t>MV Change (with FX)</w:t>
            </w:r>
          </w:p>
        </w:tc>
      </w:tr>
      <w:tr w:rsidRPr="00EF26EA" w:rsidR="00EF26EA" w:rsidTr="00EF26EA" w14:paraId="620BF49F" w14:textId="77777777">
        <w:trPr>
          <w:trHeight w:val="300"/>
        </w:trPr>
        <w:tc>
          <w:tcPr>
            <w:tcW w:w="2200" w:type="dxa"/>
            <w:tcBorders>
              <w:top w:val="nil"/>
              <w:left w:val="single" w:color="auto" w:sz="4" w:space="0"/>
              <w:bottom w:val="single" w:color="auto" w:sz="4" w:space="0"/>
              <w:right w:val="single" w:color="auto" w:sz="4" w:space="0"/>
            </w:tcBorders>
            <w:noWrap/>
            <w:vAlign w:val="center"/>
            <w:hideMark/>
          </w:tcPr>
          <w:p w:rsidRPr="00EF26EA" w:rsidR="00EF26EA" w:rsidP="00EF26EA" w:rsidRDefault="00EF26EA" w14:paraId="22A654B2" w14:textId="77777777">
            <w:pPr>
              <w:spacing w:after="0" w:line="240" w:lineRule="auto"/>
              <w:jc w:val="center"/>
              <w:rPr>
                <w:rFonts w:ascii="Calibri" w:hAnsi="Calibri" w:eastAsia="Times New Roman" w:cs="Calibri"/>
                <w:color w:val="000000"/>
              </w:rPr>
            </w:pPr>
            <w:r w:rsidRPr="00EF26EA">
              <w:rPr>
                <w:rFonts w:ascii="Calibri" w:hAnsi="Calibri" w:eastAsia="Times New Roman" w:cs="Calibri"/>
                <w:color w:val="000000"/>
              </w:rPr>
              <w:t>shock_scenario</w:t>
            </w:r>
          </w:p>
        </w:tc>
      </w:tr>
      <w:tr w:rsidRPr="00EF26EA" w:rsidR="00EF26EA" w:rsidTr="00EF26EA" w14:paraId="47F84116" w14:textId="77777777">
        <w:trPr>
          <w:trHeight w:val="300"/>
        </w:trPr>
        <w:tc>
          <w:tcPr>
            <w:tcW w:w="2200" w:type="dxa"/>
            <w:tcBorders>
              <w:top w:val="nil"/>
              <w:left w:val="single" w:color="auto" w:sz="4" w:space="0"/>
              <w:bottom w:val="single" w:color="auto" w:sz="4" w:space="0"/>
              <w:right w:val="single" w:color="auto" w:sz="4" w:space="0"/>
            </w:tcBorders>
            <w:noWrap/>
            <w:vAlign w:val="center"/>
            <w:hideMark/>
          </w:tcPr>
          <w:p w:rsidRPr="00EF26EA" w:rsidR="00EF26EA" w:rsidP="00EF26EA" w:rsidRDefault="00EF26EA" w14:paraId="7FB46E4B" w14:textId="77777777">
            <w:pPr>
              <w:spacing w:after="0" w:line="240" w:lineRule="auto"/>
              <w:jc w:val="center"/>
              <w:rPr>
                <w:rFonts w:ascii="Calibri" w:hAnsi="Calibri" w:eastAsia="Times New Roman" w:cs="Calibri"/>
                <w:color w:val="000000"/>
              </w:rPr>
            </w:pPr>
            <w:r w:rsidRPr="00EF26EA">
              <w:rPr>
                <w:rFonts w:ascii="Calibri" w:hAnsi="Calibri" w:eastAsia="Times New Roman" w:cs="Calibri"/>
                <w:color w:val="000000"/>
              </w:rPr>
              <w:t>scenario_id</w:t>
            </w:r>
          </w:p>
        </w:tc>
      </w:tr>
    </w:tbl>
    <w:p w:rsidR="67B85D23" w:rsidP="2EBDFC38" w:rsidRDefault="67B85D23" w14:paraId="063CB6BA" w14:textId="095AE10F">
      <w:pPr>
        <w:rPr>
          <w:rFonts w:ascii="Calibri Light" w:hAnsi="Calibri Light" w:eastAsia="Calibri Light" w:cs="Calibri Light"/>
          <w:b/>
          <w:bCs/>
          <w:sz w:val="20"/>
          <w:szCs w:val="20"/>
        </w:rPr>
      </w:pPr>
      <w:r w:rsidRPr="2EBDFC38">
        <w:rPr>
          <w:rFonts w:ascii="Calibri Light" w:hAnsi="Calibri Light" w:eastAsia="Calibri Light" w:cs="Calibri Light"/>
          <w:b/>
          <w:bCs/>
          <w:sz w:val="20"/>
          <w:szCs w:val="20"/>
        </w:rPr>
        <w:t>Process Details</w:t>
      </w:r>
    </w:p>
    <w:p w:rsidR="67B85D23" w:rsidP="2EBDFC38" w:rsidRDefault="67B85D23" w14:paraId="41ABBF9F" w14:textId="67BD4703">
      <w:pPr>
        <w:pStyle w:val="ListParagraph"/>
        <w:numPr>
          <w:ilvl w:val="0"/>
          <w:numId w:val="15"/>
        </w:numPr>
        <w:spacing w:before="210" w:after="21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The GA BarraOne Stress Test Report is sent to the GWAM Data Lake.</w:t>
      </w:r>
    </w:p>
    <w:p w:rsidR="5AB5E30B" w:rsidP="2EBDFC38" w:rsidRDefault="5AB5E30B" w14:paraId="654DBBD6" w14:textId="795F3F86">
      <w:pPr>
        <w:pStyle w:val="ListParagraph"/>
        <w:spacing w:before="210" w:after="210" w:line="300" w:lineRule="auto"/>
        <w:rPr>
          <w:rFonts w:ascii="Calibri Light" w:hAnsi="Calibri Light" w:eastAsia="Calibri Light" w:cs="Calibri Light"/>
          <w:sz w:val="20"/>
          <w:szCs w:val="20"/>
          <w:highlight w:val="yellow"/>
        </w:rPr>
      </w:pPr>
      <w:r w:rsidRPr="3B4E8BC4">
        <w:rPr>
          <w:rFonts w:ascii="Calibri Light" w:hAnsi="Calibri Light" w:eastAsia="Calibri Light" w:cs="Calibri Light"/>
          <w:sz w:val="20"/>
          <w:szCs w:val="20"/>
          <w:highlight w:val="yellow"/>
        </w:rPr>
        <w:t>Raw Layer        : inv_ga_typed.barra_stress_test</w:t>
      </w:r>
      <w:r w:rsidRPr="3B4E8BC4" w:rsidR="6502249B">
        <w:rPr>
          <w:rFonts w:ascii="Calibri Light" w:hAnsi="Calibri Light" w:eastAsia="Calibri Light" w:cs="Calibri Light"/>
          <w:sz w:val="20"/>
          <w:szCs w:val="20"/>
          <w:highlight w:val="yellow"/>
        </w:rPr>
        <w:t xml:space="preserve"> - TBD</w:t>
      </w:r>
    </w:p>
    <w:p w:rsidR="5AB5E30B" w:rsidP="2EBDFC38" w:rsidRDefault="5AB5E30B" w14:paraId="7B0EB03C" w14:textId="2DC59E9F">
      <w:pPr>
        <w:pStyle w:val="ListParagraph"/>
        <w:spacing w:before="210" w:after="210" w:line="300" w:lineRule="auto"/>
        <w:rPr>
          <w:rFonts w:ascii="Calibri Light" w:hAnsi="Calibri Light" w:eastAsia="Calibri Light" w:cs="Calibri Light"/>
          <w:sz w:val="20"/>
          <w:szCs w:val="20"/>
          <w:highlight w:val="yellow"/>
        </w:rPr>
      </w:pPr>
      <w:r w:rsidRPr="3B4E8BC4">
        <w:rPr>
          <w:rFonts w:ascii="Calibri Light" w:hAnsi="Calibri Light" w:eastAsia="Calibri Light" w:cs="Calibri Light"/>
          <w:sz w:val="20"/>
          <w:szCs w:val="20"/>
          <w:highlight w:val="yellow"/>
        </w:rPr>
        <w:t>Curated Layer   : inv_curated_eod.bf_portfolio_stress_test_ga</w:t>
      </w:r>
      <w:r w:rsidRPr="3B4E8BC4" w:rsidR="06CF886B">
        <w:rPr>
          <w:rFonts w:ascii="Calibri Light" w:hAnsi="Calibri Light" w:eastAsia="Calibri Light" w:cs="Calibri Light"/>
          <w:sz w:val="20"/>
          <w:szCs w:val="20"/>
          <w:highlight w:val="yellow"/>
        </w:rPr>
        <w:t xml:space="preserve"> - TBD</w:t>
      </w:r>
    </w:p>
    <w:p w:rsidR="644E0BDA" w:rsidP="2EBDFC38" w:rsidRDefault="644E0BDA" w14:paraId="3DBA840B" w14:textId="710BCD29">
      <w:pPr>
        <w:pStyle w:val="ListParagraph"/>
        <w:numPr>
          <w:ilvl w:val="0"/>
          <w:numId w:val="15"/>
        </w:numPr>
        <w:spacing w:before="210" w:after="21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From GWAM Data </w:t>
      </w:r>
      <w:r w:rsidRPr="2EBDFC38" w:rsidR="589D3986">
        <w:rPr>
          <w:rFonts w:ascii="Calibri Light" w:hAnsi="Calibri Light" w:eastAsia="Calibri Light" w:cs="Calibri Light"/>
          <w:sz w:val="20"/>
          <w:szCs w:val="20"/>
        </w:rPr>
        <w:t>Lake, data</w:t>
      </w:r>
      <w:r w:rsidRPr="2EBDFC38" w:rsidR="67B85D23">
        <w:rPr>
          <w:rFonts w:ascii="Calibri Light" w:hAnsi="Calibri Light" w:eastAsia="Calibri Light" w:cs="Calibri Light"/>
          <w:sz w:val="20"/>
          <w:szCs w:val="20"/>
        </w:rPr>
        <w:t xml:space="preserve"> is Delta Shared into RDA Raw Layer.</w:t>
      </w:r>
    </w:p>
    <w:p w:rsidR="67B85D23" w:rsidP="2EBDFC38" w:rsidRDefault="67B85D23" w14:paraId="5B4B39C5" w14:textId="78E1663B">
      <w:pPr>
        <w:pStyle w:val="ListParagraph"/>
        <w:numPr>
          <w:ilvl w:val="0"/>
          <w:numId w:val="15"/>
        </w:numPr>
        <w:spacing w:before="210" w:after="21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The dataset includes:</w:t>
      </w:r>
    </w:p>
    <w:p w:rsidR="00ED11CD" w:rsidP="00ED11CD" w:rsidRDefault="00037C04" w14:paraId="7681494C" w14:textId="77777777">
      <w:pPr>
        <w:pStyle w:val="ListParagraph"/>
        <w:numPr>
          <w:ilvl w:val="1"/>
          <w:numId w:val="15"/>
        </w:numPr>
        <w:spacing w:after="0" w:line="300" w:lineRule="auto"/>
        <w:rPr>
          <w:rFonts w:ascii="Calibri Light" w:hAnsi="Calibri Light" w:eastAsia="Calibri Light" w:cs="Calibri Light"/>
          <w:sz w:val="20"/>
          <w:szCs w:val="20"/>
        </w:rPr>
      </w:pPr>
      <w:r>
        <w:rPr>
          <w:rFonts w:ascii="Calibri Light" w:hAnsi="Calibri Light" w:eastAsia="Calibri Light" w:cs="Calibri Light"/>
          <w:sz w:val="20"/>
          <w:szCs w:val="20"/>
        </w:rPr>
        <w:t>Initial Market Value</w:t>
      </w:r>
    </w:p>
    <w:p w:rsidRPr="00ED11CD" w:rsidR="67B85D23" w:rsidP="00ED11CD" w:rsidRDefault="67B85D23" w14:paraId="7AFC279E" w14:textId="058911EC">
      <w:pPr>
        <w:pStyle w:val="ListParagraph"/>
        <w:numPr>
          <w:ilvl w:val="1"/>
          <w:numId w:val="15"/>
        </w:numPr>
        <w:spacing w:after="0" w:line="300" w:lineRule="auto"/>
        <w:rPr>
          <w:rFonts w:ascii="Calibri Light" w:hAnsi="Calibri Light" w:eastAsia="Calibri Light" w:cs="Calibri Light"/>
          <w:sz w:val="20"/>
          <w:szCs w:val="20"/>
        </w:rPr>
      </w:pPr>
      <w:r w:rsidRPr="00ED11CD">
        <w:rPr>
          <w:rFonts w:ascii="Calibri Light" w:hAnsi="Calibri Light" w:eastAsia="Calibri Light" w:cs="Calibri Light"/>
          <w:sz w:val="20"/>
          <w:szCs w:val="20"/>
        </w:rPr>
        <w:t>Market Value with FX impact</w:t>
      </w:r>
    </w:p>
    <w:p w:rsidR="67B85D23" w:rsidP="2EBDFC38" w:rsidRDefault="67B85D23" w14:paraId="076164EF" w14:textId="62345DE9">
      <w:pPr>
        <w:pStyle w:val="ListParagraph"/>
        <w:numPr>
          <w:ilvl w:val="1"/>
          <w:numId w:val="15"/>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Market Value without FX impact</w:t>
      </w:r>
    </w:p>
    <w:p w:rsidR="67B85D23" w:rsidP="2EBDFC38" w:rsidRDefault="67B85D23" w14:paraId="59F3A726" w14:textId="318FC1BA">
      <w:pPr>
        <w:pStyle w:val="ListParagraph"/>
        <w:numPr>
          <w:ilvl w:val="1"/>
          <w:numId w:val="15"/>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Adjusted asset group</w:t>
      </w:r>
    </w:p>
    <w:p w:rsidR="67B85D23" w:rsidP="2EBDFC38" w:rsidRDefault="67B85D23" w14:paraId="4E72DE9D" w14:textId="5AAE1887">
      <w:pPr>
        <w:pStyle w:val="ListParagraph"/>
        <w:numPr>
          <w:ilvl w:val="1"/>
          <w:numId w:val="15"/>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Portfolio‑</w:t>
      </w:r>
      <w:r w:rsidRPr="2EBDFC38" w:rsidR="62838F2F">
        <w:rPr>
          <w:rFonts w:ascii="Calibri Light" w:hAnsi="Calibri Light" w:eastAsia="Calibri Light" w:cs="Calibri Light"/>
          <w:sz w:val="20"/>
          <w:szCs w:val="20"/>
        </w:rPr>
        <w:t>codes</w:t>
      </w:r>
    </w:p>
    <w:p w:rsidR="67B85D23" w:rsidP="2EBDFC38" w:rsidRDefault="67B85D23" w14:paraId="2A56E623" w14:textId="7392D216">
      <w:pPr>
        <w:pStyle w:val="ListParagraph"/>
        <w:numPr>
          <w:ilvl w:val="1"/>
          <w:numId w:val="15"/>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List of s</w:t>
      </w:r>
      <w:r w:rsidRPr="2EBDFC38" w:rsidR="09E34FDD">
        <w:rPr>
          <w:rFonts w:ascii="Calibri Light" w:hAnsi="Calibri Light" w:eastAsia="Calibri Light" w:cs="Calibri Light"/>
          <w:sz w:val="20"/>
          <w:szCs w:val="20"/>
        </w:rPr>
        <w:t xml:space="preserve">hock </w:t>
      </w:r>
      <w:r w:rsidRPr="2EBDFC38">
        <w:rPr>
          <w:rFonts w:ascii="Calibri Light" w:hAnsi="Calibri Light" w:eastAsia="Calibri Light" w:cs="Calibri Light"/>
          <w:sz w:val="20"/>
          <w:szCs w:val="20"/>
        </w:rPr>
        <w:t xml:space="preserve">scenarios </w:t>
      </w:r>
    </w:p>
    <w:p w:rsidR="67B85D23" w:rsidP="2EBDFC38" w:rsidRDefault="67B85D23" w14:paraId="75DF54A3" w14:textId="7B344D16">
      <w:pPr>
        <w:pStyle w:val="ListParagraph"/>
        <w:numPr>
          <w:ilvl w:val="2"/>
          <w:numId w:val="15"/>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Currently only 1 scenario</w:t>
      </w:r>
    </w:p>
    <w:p w:rsidR="67B85D23" w:rsidP="2EBDFC38" w:rsidRDefault="67B85D23" w14:paraId="5C55EEB6" w14:textId="5FC191EA">
      <w:pPr>
        <w:pStyle w:val="ListParagraph"/>
        <w:numPr>
          <w:ilvl w:val="2"/>
          <w:numId w:val="15"/>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Future state: support multiple shock_scenarios</w:t>
      </w:r>
    </w:p>
    <w:p w:rsidR="67B85D23" w:rsidP="2EBDFC38" w:rsidRDefault="67B85D23" w14:paraId="6ACF36B1" w14:textId="638EECA8">
      <w:pPr>
        <w:pStyle w:val="ListParagraph"/>
        <w:numPr>
          <w:ilvl w:val="0"/>
          <w:numId w:val="15"/>
        </w:numPr>
        <w:spacing w:before="210" w:after="21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Metadata ingestion rules applied:</w:t>
      </w:r>
    </w:p>
    <w:p w:rsidR="67B85D23" w:rsidP="2EBDFC38" w:rsidRDefault="67B85D23" w14:paraId="2DC64AE0" w14:textId="1547E585">
      <w:pPr>
        <w:pStyle w:val="ListParagraph"/>
        <w:numPr>
          <w:ilvl w:val="1"/>
          <w:numId w:val="15"/>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as_of_period</w:t>
      </w:r>
    </w:p>
    <w:p w:rsidR="67B85D23" w:rsidP="2EBDFC38" w:rsidRDefault="67B85D23" w14:paraId="64AF4F34" w14:textId="1F049654">
      <w:pPr>
        <w:pStyle w:val="ListParagraph"/>
        <w:numPr>
          <w:ilvl w:val="1"/>
          <w:numId w:val="15"/>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shock_scenario</w:t>
      </w:r>
    </w:p>
    <w:p w:rsidR="67B85D23" w:rsidP="2EBDFC38" w:rsidRDefault="67B85D23" w14:paraId="6DFD304F" w14:textId="27A384B1">
      <w:pPr>
        <w:pStyle w:val="ListParagraph"/>
        <w:numPr>
          <w:ilvl w:val="1"/>
          <w:numId w:val="15"/>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shock_id (if provided, or derived)</w:t>
      </w:r>
    </w:p>
    <w:p w:rsidR="53B14015" w:rsidP="2EBDFC38" w:rsidRDefault="53B14015" w14:paraId="16FDF6CA" w14:textId="52831661">
      <w:pPr>
        <w:pStyle w:val="ListParagraph"/>
        <w:numPr>
          <w:ilvl w:val="1"/>
          <w:numId w:val="15"/>
        </w:numPr>
        <w:spacing w:after="0" w:line="300" w:lineRule="auto"/>
        <w:rPr>
          <w:rFonts w:ascii="Calibri Light" w:hAnsi="Calibri Light" w:eastAsia="Calibri Light" w:cs="Calibri Light"/>
          <w:sz w:val="20"/>
          <w:szCs w:val="20"/>
          <w:highlight w:val="yellow"/>
        </w:rPr>
      </w:pPr>
      <w:r w:rsidRPr="2EBDFC38">
        <w:rPr>
          <w:rFonts w:ascii="Calibri Light" w:hAnsi="Calibri Light" w:eastAsia="Calibri Light" w:cs="Calibri Light"/>
          <w:sz w:val="20"/>
          <w:szCs w:val="20"/>
          <w:highlight w:val="yellow"/>
        </w:rPr>
        <w:t>TBD</w:t>
      </w:r>
    </w:p>
    <w:p w:rsidR="67B85D23" w:rsidP="2EBDFC38" w:rsidRDefault="67B85D23" w14:paraId="25996155" w14:textId="6B911255">
      <w:pPr>
        <w:rPr>
          <w:rFonts w:ascii="Calibri Light" w:hAnsi="Calibri Light" w:eastAsia="Calibri Light" w:cs="Calibri Light"/>
          <w:b/>
          <w:bCs/>
          <w:sz w:val="20"/>
          <w:szCs w:val="20"/>
        </w:rPr>
      </w:pPr>
      <w:r w:rsidRPr="2EBDFC38">
        <w:rPr>
          <w:rFonts w:ascii="Calibri Light" w:hAnsi="Calibri Light" w:eastAsia="Calibri Light" w:cs="Calibri Light"/>
          <w:b/>
          <w:bCs/>
          <w:sz w:val="20"/>
          <w:szCs w:val="20"/>
        </w:rPr>
        <w:t>Output of Step 4</w:t>
      </w:r>
    </w:p>
    <w:p w:rsidR="41262452" w:rsidP="2EBDFC38" w:rsidRDefault="41262452" w14:paraId="1C2891D6" w14:textId="3AC47592">
      <w:pPr>
        <w:pStyle w:val="ListParagraph"/>
        <w:numPr>
          <w:ilvl w:val="0"/>
          <w:numId w:val="14"/>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B1_stress_P&amp;L</w:t>
      </w:r>
      <w:r w:rsidRPr="2EBDFC38" w:rsidR="425887EC">
        <w:rPr>
          <w:rFonts w:ascii="Calibri Light" w:hAnsi="Calibri Light" w:eastAsia="Calibri Light" w:cs="Calibri Light"/>
          <w:sz w:val="20"/>
          <w:szCs w:val="20"/>
        </w:rPr>
        <w:t xml:space="preserve"> in </w:t>
      </w:r>
      <w:r w:rsidRPr="2EBDFC38" w:rsidR="39D6F07E">
        <w:rPr>
          <w:rFonts w:ascii="Calibri Light" w:hAnsi="Calibri Light" w:eastAsia="Calibri Light" w:cs="Calibri Light"/>
          <w:sz w:val="20"/>
          <w:szCs w:val="20"/>
        </w:rPr>
        <w:t>C</w:t>
      </w:r>
      <w:r w:rsidRPr="2EBDFC38" w:rsidR="425887EC">
        <w:rPr>
          <w:rFonts w:ascii="Calibri Light" w:hAnsi="Calibri Light" w:eastAsia="Calibri Light" w:cs="Calibri Light"/>
          <w:sz w:val="20"/>
          <w:szCs w:val="20"/>
        </w:rPr>
        <w:t>uration</w:t>
      </w:r>
      <w:r w:rsidRPr="2EBDFC38" w:rsidR="7A02D633">
        <w:rPr>
          <w:rFonts w:ascii="Calibri Light" w:hAnsi="Calibri Light" w:eastAsia="Calibri Light" w:cs="Calibri Light"/>
          <w:sz w:val="20"/>
          <w:szCs w:val="20"/>
        </w:rPr>
        <w:t xml:space="preserve"> </w:t>
      </w:r>
      <w:r w:rsidRPr="2EBDFC38" w:rsidR="425887EC">
        <w:rPr>
          <w:rFonts w:ascii="Calibri Light" w:hAnsi="Calibri Light" w:eastAsia="Calibri Light" w:cs="Calibri Light"/>
          <w:sz w:val="20"/>
          <w:szCs w:val="20"/>
        </w:rPr>
        <w:t>layer</w:t>
      </w:r>
    </w:p>
    <w:p w:rsidR="67B85D23" w:rsidP="2EBDFC38" w:rsidRDefault="67B85D23" w14:paraId="216A1596" w14:textId="74E275F0">
      <w:pPr>
        <w:pStyle w:val="ListParagraph"/>
        <w:numPr>
          <w:ilvl w:val="1"/>
          <w:numId w:val="14"/>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initial_mv</w:t>
      </w:r>
    </w:p>
    <w:p w:rsidR="67B85D23" w:rsidP="2EBDFC38" w:rsidRDefault="67B85D23" w14:paraId="4CBF7F07" w14:textId="4870E5F6">
      <w:pPr>
        <w:pStyle w:val="ListParagraph"/>
        <w:numPr>
          <w:ilvl w:val="1"/>
          <w:numId w:val="14"/>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mv_with_fx</w:t>
      </w:r>
    </w:p>
    <w:p w:rsidR="67B85D23" w:rsidP="2EBDFC38" w:rsidRDefault="67B85D23" w14:paraId="5EA6DB30" w14:textId="7746B454">
      <w:pPr>
        <w:pStyle w:val="ListParagraph"/>
        <w:numPr>
          <w:ilvl w:val="1"/>
          <w:numId w:val="14"/>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mv_without_fx</w:t>
      </w:r>
    </w:p>
    <w:p w:rsidR="67B85D23" w:rsidP="2EBDFC38" w:rsidRDefault="67B85D23" w14:paraId="799661D9" w14:textId="37CE4CB9">
      <w:pPr>
        <w:pStyle w:val="ListParagraph"/>
        <w:numPr>
          <w:ilvl w:val="1"/>
          <w:numId w:val="14"/>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adjusted_asset_group</w:t>
      </w:r>
    </w:p>
    <w:p w:rsidR="67B85D23" w:rsidP="2EBDFC38" w:rsidRDefault="67B85D23" w14:paraId="7732B821" w14:textId="7CE05566">
      <w:pPr>
        <w:pStyle w:val="ListParagraph"/>
        <w:numPr>
          <w:ilvl w:val="1"/>
          <w:numId w:val="14"/>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scenario_id</w:t>
      </w:r>
    </w:p>
    <w:p w:rsidR="29E75316" w:rsidP="2EBDFC38" w:rsidRDefault="29E75316" w14:paraId="09E2D5B3" w14:textId="54A4753D">
      <w:pPr>
        <w:rPr>
          <w:rFonts w:ascii="Calibri Light" w:hAnsi="Calibri Light" w:eastAsia="Calibri Light" w:cs="Calibri Light"/>
          <w:b/>
          <w:bCs/>
          <w:sz w:val="20"/>
          <w:szCs w:val="20"/>
        </w:rPr>
      </w:pPr>
      <w:r w:rsidRPr="2EBDFC38">
        <w:rPr>
          <w:rFonts w:ascii="Calibri Light" w:hAnsi="Calibri Light" w:eastAsia="Calibri Light" w:cs="Calibri Light"/>
          <w:b/>
          <w:bCs/>
          <w:sz w:val="20"/>
          <w:szCs w:val="20"/>
        </w:rPr>
        <w:t>Data Requirements:</w:t>
      </w:r>
    </w:p>
    <w:p w:rsidR="00D00D64" w:rsidP="00E5710D" w:rsidRDefault="29E75316" w14:paraId="2F3AA4E3" w14:textId="321C4929">
      <w:pPr>
        <w:ind w:firstLine="720"/>
        <w:rPr>
          <w:rFonts w:ascii="Calibri Light" w:hAnsi="Calibri Light" w:eastAsia="Calibri Light" w:cs="Calibri Light"/>
          <w:sz w:val="20"/>
          <w:szCs w:val="20"/>
        </w:rPr>
      </w:pPr>
      <w:r w:rsidRPr="2EBDFC38">
        <w:rPr>
          <w:rFonts w:ascii="Calibri Light" w:hAnsi="Calibri Light" w:eastAsia="Calibri Light" w:cs="Calibri Light"/>
          <w:b/>
          <w:bCs/>
          <w:sz w:val="20"/>
          <w:szCs w:val="20"/>
        </w:rPr>
        <w:t xml:space="preserve">STM:  </w:t>
      </w:r>
      <w:hyperlink r:id="rId21">
        <w:r w:rsidRPr="2EBDFC38">
          <w:rPr>
            <w:rStyle w:val="Hyperlink"/>
            <w:rFonts w:ascii="Calibri Light" w:hAnsi="Calibri Light" w:eastAsia="Calibri Light" w:cs="Calibri Light"/>
            <w:sz w:val="20"/>
            <w:szCs w:val="20"/>
          </w:rPr>
          <w:t>BarraOne_Asset_Impact_STM.xlsx</w:t>
        </w:r>
      </w:hyperlink>
      <w:r w:rsidRPr="2EBDFC38">
        <w:rPr>
          <w:rFonts w:ascii="Calibri Light" w:hAnsi="Calibri Light" w:eastAsia="Calibri Light" w:cs="Calibri Light"/>
          <w:sz w:val="20"/>
          <w:szCs w:val="20"/>
        </w:rPr>
        <w:t xml:space="preserve"> -</w:t>
      </w:r>
      <w:r w:rsidRPr="2EBDFC38">
        <w:rPr>
          <w:rFonts w:ascii="Calibri Light" w:hAnsi="Calibri Light" w:eastAsia="Calibri Light" w:cs="Calibri Light"/>
          <w:sz w:val="20"/>
          <w:szCs w:val="20"/>
          <w:highlight w:val="yellow"/>
        </w:rPr>
        <w:t>WIP</w:t>
      </w:r>
      <w:r w:rsidR="001060A3">
        <w:rPr>
          <w:rFonts w:ascii="Calibri Light" w:hAnsi="Calibri Light" w:eastAsia="Calibri Light" w:cs="Calibri Light"/>
          <w:sz w:val="20"/>
          <w:szCs w:val="20"/>
        </w:rPr>
        <w:t xml:space="preserve"> (</w:t>
      </w:r>
      <w:r w:rsidRPr="005C24D7" w:rsidR="005C24D7">
        <w:rPr>
          <w:rFonts w:ascii="Calibri Light" w:hAnsi="Calibri Light" w:eastAsia="Calibri Light" w:cs="Calibri Light"/>
          <w:sz w:val="20"/>
          <w:szCs w:val="20"/>
        </w:rPr>
        <w:t>STM_B1_Stress_P&amp;L</w:t>
      </w:r>
      <w:r w:rsidR="005C24D7">
        <w:rPr>
          <w:rFonts w:ascii="Calibri Light" w:hAnsi="Calibri Light" w:eastAsia="Calibri Light" w:cs="Calibri Light"/>
          <w:sz w:val="20"/>
          <w:szCs w:val="20"/>
        </w:rPr>
        <w:t>)</w:t>
      </w:r>
    </w:p>
    <w:p w:rsidR="00E5710D" w:rsidP="00E5710D" w:rsidRDefault="00E5710D" w14:paraId="1A2A7100" w14:textId="77777777">
      <w:pPr>
        <w:ind w:firstLine="720"/>
        <w:rPr>
          <w:rFonts w:ascii="Calibri Light" w:hAnsi="Calibri Light" w:eastAsia="Calibri Light" w:cs="Calibri Light"/>
          <w:sz w:val="20"/>
          <w:szCs w:val="20"/>
        </w:rPr>
      </w:pPr>
    </w:p>
    <w:p w:rsidR="67B85D23" w:rsidP="2EBDFC38" w:rsidRDefault="67B85D23" w14:paraId="57A8B7AE" w14:textId="1CA32648">
      <w:pPr>
        <w:pStyle w:val="Heading4"/>
        <w:rPr>
          <w:rFonts w:ascii="Calibri Light" w:hAnsi="Calibri Light" w:eastAsia="Calibri Light" w:cs="Calibri Light"/>
          <w:b/>
          <w:bCs/>
          <w:i w:val="0"/>
          <w:iCs w:val="0"/>
          <w:color w:val="auto"/>
          <w:sz w:val="20"/>
          <w:szCs w:val="20"/>
        </w:rPr>
      </w:pPr>
      <w:r w:rsidRPr="2EBDFC38">
        <w:rPr>
          <w:rFonts w:ascii="Calibri Light" w:hAnsi="Calibri Light" w:eastAsia="Calibri Light" w:cs="Calibri Light"/>
          <w:b/>
          <w:bCs/>
          <w:i w:val="0"/>
          <w:iCs w:val="0"/>
          <w:color w:val="auto"/>
          <w:sz w:val="20"/>
          <w:szCs w:val="20"/>
        </w:rPr>
        <w:t>Step 5 –</w:t>
      </w:r>
      <w:r w:rsidRPr="2EBDFC38" w:rsidR="03986353">
        <w:rPr>
          <w:rFonts w:ascii="Calibri Light" w:hAnsi="Calibri Light" w:eastAsia="Calibri Light" w:cs="Calibri Light"/>
          <w:b/>
          <w:bCs/>
          <w:i w:val="0"/>
          <w:iCs w:val="0"/>
          <w:color w:val="auto"/>
          <w:sz w:val="20"/>
          <w:szCs w:val="20"/>
        </w:rPr>
        <w:t xml:space="preserve">BarraOne </w:t>
      </w:r>
      <w:r w:rsidRPr="2EBDFC38">
        <w:rPr>
          <w:rFonts w:ascii="Calibri Light" w:hAnsi="Calibri Light" w:eastAsia="Calibri Light" w:cs="Calibri Light"/>
          <w:b/>
          <w:bCs/>
          <w:i w:val="0"/>
          <w:iCs w:val="0"/>
          <w:color w:val="auto"/>
          <w:sz w:val="20"/>
          <w:szCs w:val="20"/>
        </w:rPr>
        <w:t xml:space="preserve"> Asset Impact</w:t>
      </w:r>
      <w:r w:rsidRPr="2EBDFC38" w:rsidR="55AA93E0">
        <w:rPr>
          <w:rFonts w:ascii="Calibri Light" w:hAnsi="Calibri Light" w:eastAsia="Calibri Light" w:cs="Calibri Light"/>
          <w:b/>
          <w:bCs/>
          <w:i w:val="0"/>
          <w:iCs w:val="0"/>
          <w:color w:val="auto"/>
          <w:sz w:val="20"/>
          <w:szCs w:val="20"/>
        </w:rPr>
        <w:t xml:space="preserve"> Calculation</w:t>
      </w:r>
    </w:p>
    <w:p w:rsidR="67B85D23" w:rsidP="2EBDFC38" w:rsidRDefault="67B85D23" w14:paraId="331EE244" w14:textId="3EAA5583">
      <w:pPr>
        <w:rPr>
          <w:rFonts w:ascii="Calibri Light" w:hAnsi="Calibri Light" w:eastAsia="Calibri Light" w:cs="Calibri Light"/>
          <w:b/>
          <w:bCs/>
          <w:sz w:val="20"/>
          <w:szCs w:val="20"/>
        </w:rPr>
      </w:pPr>
      <w:r w:rsidRPr="2EBDFC38">
        <w:rPr>
          <w:rFonts w:ascii="Calibri Light" w:hAnsi="Calibri Light" w:eastAsia="Calibri Light" w:cs="Calibri Light"/>
          <w:b/>
          <w:bCs/>
          <w:sz w:val="20"/>
          <w:szCs w:val="20"/>
        </w:rPr>
        <w:t>Purpose</w:t>
      </w:r>
    </w:p>
    <w:p w:rsidR="00795943" w:rsidP="00795943" w:rsidRDefault="67B85D23" w14:paraId="693C22B5" w14:textId="77777777">
      <w:pPr>
        <w:spacing w:before="210" w:after="21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To quantify the market value impact (with and without FX) at the ES segment and portfolio-code level.</w:t>
      </w:r>
    </w:p>
    <w:tbl>
      <w:tblPr>
        <w:tblpPr w:leftFromText="180" w:rightFromText="180" w:vertAnchor="page" w:horzAnchor="margin" w:tblpXSpec="center" w:tblpY="3051"/>
        <w:tblW w:w="2908" w:type="dxa"/>
        <w:tblLook w:val="04A0" w:firstRow="1" w:lastRow="0" w:firstColumn="1" w:lastColumn="0" w:noHBand="0" w:noVBand="1"/>
      </w:tblPr>
      <w:tblGrid>
        <w:gridCol w:w="2908"/>
      </w:tblGrid>
      <w:tr w:rsidRPr="00550B4E" w:rsidR="00C85776" w:rsidTr="00622B96" w14:paraId="7DB20B6B" w14:textId="77777777">
        <w:trPr>
          <w:trHeight w:val="180"/>
        </w:trPr>
        <w:tc>
          <w:tcPr>
            <w:tcW w:w="2908" w:type="dxa"/>
            <w:tcBorders>
              <w:top w:val="single" w:color="auto" w:sz="4" w:space="0"/>
              <w:left w:val="single" w:color="auto" w:sz="4" w:space="0"/>
              <w:bottom w:val="single" w:color="auto" w:sz="4" w:space="0"/>
              <w:right w:val="single" w:color="auto" w:sz="4" w:space="0"/>
            </w:tcBorders>
            <w:shd w:val="clear" w:color="000000" w:fill="8DB4E2"/>
            <w:noWrap/>
            <w:vAlign w:val="center"/>
            <w:hideMark/>
          </w:tcPr>
          <w:p w:rsidRPr="00550B4E" w:rsidR="00C85776" w:rsidP="00C85776" w:rsidRDefault="00622B96" w14:paraId="5D18062E" w14:textId="23C4A065">
            <w:pPr>
              <w:spacing w:after="0" w:line="240" w:lineRule="auto"/>
              <w:jc w:val="center"/>
              <w:rPr>
                <w:rFonts w:ascii="Calibri" w:hAnsi="Calibri" w:eastAsia="Times New Roman" w:cs="Calibri"/>
                <w:b/>
                <w:bCs/>
              </w:rPr>
            </w:pPr>
            <w:r w:rsidRPr="00622B96">
              <w:rPr>
                <w:rFonts w:ascii="Calibri" w:hAnsi="Calibri" w:eastAsia="Times New Roman" w:cs="Calibri"/>
                <w:b/>
                <w:bCs/>
              </w:rPr>
              <w:t>Asset_impact_portfolio_level</w:t>
            </w:r>
          </w:p>
        </w:tc>
      </w:tr>
      <w:tr w:rsidRPr="00550B4E" w:rsidR="00622B96" w:rsidTr="00622B96" w14:paraId="5AB0D70D" w14:textId="77777777">
        <w:trPr>
          <w:trHeight w:val="283"/>
        </w:trPr>
        <w:tc>
          <w:tcPr>
            <w:tcW w:w="2908" w:type="dxa"/>
            <w:tcBorders>
              <w:top w:val="nil"/>
              <w:left w:val="single" w:color="auto" w:sz="4" w:space="0"/>
              <w:bottom w:val="single" w:color="auto" w:sz="4" w:space="0"/>
              <w:right w:val="single" w:color="auto" w:sz="4" w:space="0"/>
            </w:tcBorders>
            <w:noWrap/>
            <w:vAlign w:val="center"/>
          </w:tcPr>
          <w:p w:rsidRPr="00550B4E" w:rsidR="00622B96" w:rsidP="00C85776" w:rsidRDefault="00622B96" w14:paraId="38CE3AC1" w14:textId="109CEFBB">
            <w:pPr>
              <w:spacing w:after="0" w:line="240" w:lineRule="auto"/>
              <w:jc w:val="center"/>
              <w:rPr>
                <w:rFonts w:ascii="Calibri" w:hAnsi="Calibri" w:eastAsia="Times New Roman" w:cs="Calibri"/>
                <w:color w:val="000000"/>
              </w:rPr>
            </w:pPr>
            <w:r>
              <w:rPr>
                <w:rFonts w:ascii="Calibri" w:hAnsi="Calibri" w:eastAsia="Times New Roman" w:cs="Calibri"/>
                <w:color w:val="000000"/>
              </w:rPr>
              <w:t>Portfolio Code</w:t>
            </w:r>
          </w:p>
        </w:tc>
      </w:tr>
      <w:tr w:rsidRPr="00550B4E" w:rsidR="00C85776" w:rsidTr="00622B96" w14:paraId="19B0CBB0" w14:textId="77777777">
        <w:trPr>
          <w:trHeight w:val="283"/>
        </w:trPr>
        <w:tc>
          <w:tcPr>
            <w:tcW w:w="2908" w:type="dxa"/>
            <w:tcBorders>
              <w:top w:val="nil"/>
              <w:left w:val="single" w:color="auto" w:sz="4" w:space="0"/>
              <w:bottom w:val="single" w:color="auto" w:sz="4" w:space="0"/>
              <w:right w:val="single" w:color="auto" w:sz="4" w:space="0"/>
            </w:tcBorders>
            <w:noWrap/>
            <w:vAlign w:val="center"/>
            <w:hideMark/>
          </w:tcPr>
          <w:p w:rsidRPr="00550B4E" w:rsidR="00C85776" w:rsidP="00C85776" w:rsidRDefault="00C85776" w14:paraId="326CF99D" w14:textId="77777777">
            <w:pPr>
              <w:spacing w:after="0" w:line="240" w:lineRule="auto"/>
              <w:jc w:val="center"/>
              <w:rPr>
                <w:rFonts w:ascii="Calibri" w:hAnsi="Calibri" w:eastAsia="Times New Roman" w:cs="Calibri"/>
                <w:color w:val="000000"/>
              </w:rPr>
            </w:pPr>
            <w:r w:rsidRPr="00550B4E">
              <w:rPr>
                <w:rFonts w:ascii="Calibri" w:hAnsi="Calibri" w:eastAsia="Times New Roman" w:cs="Calibri"/>
                <w:color w:val="000000"/>
              </w:rPr>
              <w:t>ES Segment</w:t>
            </w:r>
          </w:p>
        </w:tc>
      </w:tr>
      <w:tr w:rsidRPr="00550B4E" w:rsidR="00C85776" w:rsidTr="00622B96" w14:paraId="6C4A989E" w14:textId="77777777">
        <w:trPr>
          <w:trHeight w:val="175"/>
        </w:trPr>
        <w:tc>
          <w:tcPr>
            <w:tcW w:w="2908" w:type="dxa"/>
            <w:tcBorders>
              <w:top w:val="nil"/>
              <w:left w:val="single" w:color="auto" w:sz="4" w:space="0"/>
              <w:bottom w:val="single" w:color="auto" w:sz="4" w:space="0"/>
              <w:right w:val="single" w:color="auto" w:sz="4" w:space="0"/>
            </w:tcBorders>
            <w:noWrap/>
            <w:vAlign w:val="center"/>
            <w:hideMark/>
          </w:tcPr>
          <w:p w:rsidRPr="00550B4E" w:rsidR="00C85776" w:rsidP="00C85776" w:rsidRDefault="00C85776" w14:paraId="2E82D5A3" w14:textId="77777777">
            <w:pPr>
              <w:spacing w:after="0" w:line="240" w:lineRule="auto"/>
              <w:jc w:val="center"/>
              <w:rPr>
                <w:rFonts w:ascii="Calibri" w:hAnsi="Calibri" w:eastAsia="Times New Roman" w:cs="Calibri"/>
                <w:color w:val="000000"/>
              </w:rPr>
            </w:pPr>
            <w:r w:rsidRPr="00550B4E">
              <w:rPr>
                <w:rFonts w:ascii="Calibri" w:hAnsi="Calibri" w:eastAsia="Times New Roman" w:cs="Calibri"/>
                <w:color w:val="000000"/>
              </w:rPr>
              <w:t>Adjusted Asset Group</w:t>
            </w:r>
          </w:p>
        </w:tc>
      </w:tr>
      <w:tr w:rsidRPr="00550B4E" w:rsidR="00C85776" w:rsidTr="00622B96" w14:paraId="664DA063" w14:textId="77777777">
        <w:trPr>
          <w:trHeight w:val="175"/>
        </w:trPr>
        <w:tc>
          <w:tcPr>
            <w:tcW w:w="2908" w:type="dxa"/>
            <w:tcBorders>
              <w:top w:val="nil"/>
              <w:left w:val="single" w:color="auto" w:sz="4" w:space="0"/>
              <w:bottom w:val="single" w:color="auto" w:sz="4" w:space="0"/>
              <w:right w:val="single" w:color="auto" w:sz="4" w:space="0"/>
            </w:tcBorders>
            <w:noWrap/>
            <w:vAlign w:val="center"/>
            <w:hideMark/>
          </w:tcPr>
          <w:p w:rsidRPr="00550B4E" w:rsidR="00C85776" w:rsidP="00C85776" w:rsidRDefault="00C85776" w14:paraId="04CDCD67" w14:textId="77777777">
            <w:pPr>
              <w:spacing w:after="0" w:line="240" w:lineRule="auto"/>
              <w:jc w:val="center"/>
              <w:rPr>
                <w:rFonts w:ascii="Calibri" w:hAnsi="Calibri" w:eastAsia="Times New Roman" w:cs="Calibri"/>
                <w:color w:val="000000"/>
              </w:rPr>
            </w:pPr>
            <w:r w:rsidRPr="00550B4E">
              <w:rPr>
                <w:rFonts w:ascii="Calibri" w:hAnsi="Calibri" w:eastAsia="Times New Roman" w:cs="Calibri"/>
                <w:color w:val="000000"/>
              </w:rPr>
              <w:t>as_of_period</w:t>
            </w:r>
          </w:p>
        </w:tc>
      </w:tr>
      <w:tr w:rsidRPr="00550B4E" w:rsidR="00C85776" w:rsidTr="00622B96" w14:paraId="1637D61E" w14:textId="77777777">
        <w:trPr>
          <w:trHeight w:val="175"/>
        </w:trPr>
        <w:tc>
          <w:tcPr>
            <w:tcW w:w="2908" w:type="dxa"/>
            <w:tcBorders>
              <w:top w:val="nil"/>
              <w:left w:val="single" w:color="auto" w:sz="4" w:space="0"/>
              <w:bottom w:val="single" w:color="auto" w:sz="4" w:space="0"/>
              <w:right w:val="single" w:color="auto" w:sz="4" w:space="0"/>
            </w:tcBorders>
            <w:noWrap/>
            <w:vAlign w:val="center"/>
            <w:hideMark/>
          </w:tcPr>
          <w:p w:rsidRPr="00550B4E" w:rsidR="00C85776" w:rsidP="00C85776" w:rsidRDefault="00C85776" w14:paraId="4B0EEA1A" w14:textId="77777777">
            <w:pPr>
              <w:spacing w:after="0" w:line="240" w:lineRule="auto"/>
              <w:jc w:val="center"/>
              <w:rPr>
                <w:rFonts w:ascii="Calibri" w:hAnsi="Calibri" w:eastAsia="Times New Roman" w:cs="Calibri"/>
                <w:color w:val="000000"/>
              </w:rPr>
            </w:pPr>
            <w:r w:rsidRPr="00550B4E">
              <w:rPr>
                <w:rFonts w:ascii="Calibri" w:hAnsi="Calibri" w:eastAsia="Times New Roman" w:cs="Calibri"/>
                <w:color w:val="000000"/>
              </w:rPr>
              <w:t>S</w:t>
            </w:r>
            <w:r>
              <w:rPr>
                <w:rFonts w:ascii="Calibri" w:hAnsi="Calibri" w:eastAsia="Times New Roman" w:cs="Calibri"/>
                <w:color w:val="000000"/>
              </w:rPr>
              <w:t>cenario</w:t>
            </w:r>
            <w:r w:rsidRPr="00550B4E">
              <w:rPr>
                <w:rFonts w:ascii="Calibri" w:hAnsi="Calibri" w:eastAsia="Times New Roman" w:cs="Calibri"/>
                <w:color w:val="000000"/>
              </w:rPr>
              <w:t>_id</w:t>
            </w:r>
          </w:p>
        </w:tc>
      </w:tr>
      <w:tr w:rsidRPr="00550B4E" w:rsidR="00C85776" w:rsidTr="00622B96" w14:paraId="543C31CB" w14:textId="77777777">
        <w:trPr>
          <w:trHeight w:val="175"/>
        </w:trPr>
        <w:tc>
          <w:tcPr>
            <w:tcW w:w="2908" w:type="dxa"/>
            <w:tcBorders>
              <w:top w:val="nil"/>
              <w:left w:val="single" w:color="auto" w:sz="4" w:space="0"/>
              <w:bottom w:val="single" w:color="auto" w:sz="4" w:space="0"/>
              <w:right w:val="single" w:color="auto" w:sz="4" w:space="0"/>
            </w:tcBorders>
            <w:noWrap/>
            <w:vAlign w:val="center"/>
            <w:hideMark/>
          </w:tcPr>
          <w:p w:rsidRPr="00550B4E" w:rsidR="00C85776" w:rsidP="00C85776" w:rsidRDefault="00C85776" w14:paraId="771DFB3C" w14:textId="77777777">
            <w:pPr>
              <w:spacing w:after="0" w:line="240" w:lineRule="auto"/>
              <w:jc w:val="center"/>
              <w:rPr>
                <w:rFonts w:ascii="Calibri" w:hAnsi="Calibri" w:eastAsia="Times New Roman" w:cs="Calibri"/>
                <w:color w:val="000000"/>
              </w:rPr>
            </w:pPr>
            <w:r w:rsidRPr="00550B4E">
              <w:rPr>
                <w:rFonts w:ascii="Calibri" w:hAnsi="Calibri" w:eastAsia="Times New Roman" w:cs="Calibri"/>
                <w:color w:val="000000"/>
              </w:rPr>
              <w:t>Initial Market Value</w:t>
            </w:r>
          </w:p>
        </w:tc>
      </w:tr>
      <w:tr w:rsidRPr="00550B4E" w:rsidR="00C85776" w:rsidTr="00622B96" w14:paraId="0AEA3AC0" w14:textId="77777777">
        <w:trPr>
          <w:trHeight w:val="175"/>
        </w:trPr>
        <w:tc>
          <w:tcPr>
            <w:tcW w:w="2908" w:type="dxa"/>
            <w:tcBorders>
              <w:top w:val="nil"/>
              <w:left w:val="single" w:color="auto" w:sz="4" w:space="0"/>
              <w:bottom w:val="single" w:color="auto" w:sz="4" w:space="0"/>
              <w:right w:val="single" w:color="auto" w:sz="4" w:space="0"/>
            </w:tcBorders>
            <w:noWrap/>
            <w:vAlign w:val="center"/>
            <w:hideMark/>
          </w:tcPr>
          <w:p w:rsidRPr="00550B4E" w:rsidR="00C85776" w:rsidP="00C85776" w:rsidRDefault="00C85776" w14:paraId="244F2279" w14:textId="77777777">
            <w:pPr>
              <w:spacing w:after="0" w:line="240" w:lineRule="auto"/>
              <w:jc w:val="center"/>
              <w:rPr>
                <w:rFonts w:ascii="Calibri" w:hAnsi="Calibri" w:eastAsia="Times New Roman" w:cs="Calibri"/>
                <w:color w:val="000000"/>
              </w:rPr>
            </w:pPr>
            <w:r w:rsidRPr="00550B4E">
              <w:rPr>
                <w:rFonts w:ascii="Calibri" w:hAnsi="Calibri" w:eastAsia="Times New Roman" w:cs="Calibri"/>
                <w:color w:val="000000"/>
              </w:rPr>
              <w:t>MV Change (no fx)</w:t>
            </w:r>
          </w:p>
        </w:tc>
      </w:tr>
      <w:tr w:rsidRPr="00550B4E" w:rsidR="00C85776" w:rsidTr="00622B96" w14:paraId="67123384" w14:textId="77777777">
        <w:trPr>
          <w:trHeight w:val="175"/>
        </w:trPr>
        <w:tc>
          <w:tcPr>
            <w:tcW w:w="2908" w:type="dxa"/>
            <w:tcBorders>
              <w:top w:val="nil"/>
              <w:left w:val="single" w:color="auto" w:sz="4" w:space="0"/>
              <w:bottom w:val="single" w:color="auto" w:sz="4" w:space="0"/>
              <w:right w:val="single" w:color="auto" w:sz="4" w:space="0"/>
            </w:tcBorders>
            <w:noWrap/>
            <w:vAlign w:val="center"/>
            <w:hideMark/>
          </w:tcPr>
          <w:p w:rsidRPr="00550B4E" w:rsidR="00C85776" w:rsidP="00C85776" w:rsidRDefault="00C85776" w14:paraId="56DC9377" w14:textId="77777777">
            <w:pPr>
              <w:spacing w:after="0" w:line="240" w:lineRule="auto"/>
              <w:jc w:val="center"/>
              <w:rPr>
                <w:rFonts w:ascii="Calibri" w:hAnsi="Calibri" w:eastAsia="Times New Roman" w:cs="Calibri"/>
                <w:color w:val="000000"/>
              </w:rPr>
            </w:pPr>
            <w:r w:rsidRPr="00550B4E">
              <w:rPr>
                <w:rFonts w:ascii="Calibri" w:hAnsi="Calibri" w:eastAsia="Times New Roman" w:cs="Calibri"/>
                <w:color w:val="000000"/>
              </w:rPr>
              <w:t>MV Change (with fx)</w:t>
            </w:r>
          </w:p>
        </w:tc>
      </w:tr>
      <w:tr w:rsidRPr="00550B4E" w:rsidR="00807AFA" w:rsidTr="00622B96" w14:paraId="2CE39EB0" w14:textId="77777777">
        <w:trPr>
          <w:trHeight w:val="175"/>
        </w:trPr>
        <w:tc>
          <w:tcPr>
            <w:tcW w:w="2908" w:type="dxa"/>
            <w:tcBorders>
              <w:top w:val="nil"/>
              <w:left w:val="single" w:color="auto" w:sz="4" w:space="0"/>
              <w:bottom w:val="single" w:color="auto" w:sz="4" w:space="0"/>
              <w:right w:val="single" w:color="auto" w:sz="4" w:space="0"/>
            </w:tcBorders>
            <w:shd w:val="clear" w:color="000000" w:fill="92D050"/>
            <w:noWrap/>
            <w:vAlign w:val="center"/>
          </w:tcPr>
          <w:p w:rsidRPr="00550B4E" w:rsidR="00807AFA" w:rsidP="00C85776" w:rsidRDefault="00807AFA" w14:paraId="057D243B" w14:textId="003321EE">
            <w:pPr>
              <w:spacing w:after="0" w:line="240" w:lineRule="auto"/>
              <w:jc w:val="center"/>
              <w:rPr>
                <w:rFonts w:ascii="Calibri" w:hAnsi="Calibri" w:eastAsia="Times New Roman" w:cs="Calibri"/>
                <w:color w:val="000000"/>
              </w:rPr>
            </w:pPr>
            <w:r>
              <w:rPr>
                <w:rFonts w:ascii="Calibri" w:hAnsi="Calibri" w:eastAsia="Times New Roman" w:cs="Calibri"/>
                <w:color w:val="000000"/>
              </w:rPr>
              <w:t>FX_impact</w:t>
            </w:r>
          </w:p>
        </w:tc>
      </w:tr>
      <w:tr w:rsidRPr="00550B4E" w:rsidR="00C85776" w:rsidTr="00622B96" w14:paraId="38D9BA0A" w14:textId="77777777">
        <w:trPr>
          <w:trHeight w:val="175"/>
        </w:trPr>
        <w:tc>
          <w:tcPr>
            <w:tcW w:w="2908" w:type="dxa"/>
            <w:tcBorders>
              <w:top w:val="nil"/>
              <w:left w:val="single" w:color="auto" w:sz="4" w:space="0"/>
              <w:bottom w:val="single" w:color="auto" w:sz="4" w:space="0"/>
              <w:right w:val="single" w:color="auto" w:sz="4" w:space="0"/>
            </w:tcBorders>
            <w:shd w:val="clear" w:color="000000" w:fill="92D050"/>
            <w:noWrap/>
            <w:vAlign w:val="center"/>
            <w:hideMark/>
          </w:tcPr>
          <w:p w:rsidRPr="00550B4E" w:rsidR="00C85776" w:rsidP="00C85776" w:rsidRDefault="00C85776" w14:paraId="404F2F63" w14:textId="77777777">
            <w:pPr>
              <w:spacing w:after="0" w:line="240" w:lineRule="auto"/>
              <w:jc w:val="center"/>
              <w:rPr>
                <w:rFonts w:ascii="Calibri" w:hAnsi="Calibri" w:eastAsia="Times New Roman" w:cs="Calibri"/>
                <w:color w:val="000000"/>
              </w:rPr>
            </w:pPr>
            <w:r w:rsidRPr="00550B4E">
              <w:rPr>
                <w:rFonts w:ascii="Calibri" w:hAnsi="Calibri" w:eastAsia="Times New Roman" w:cs="Calibri"/>
                <w:color w:val="000000"/>
              </w:rPr>
              <w:t>pct_mv_change_no_fx</w:t>
            </w:r>
          </w:p>
        </w:tc>
      </w:tr>
    </w:tbl>
    <w:p w:rsidRPr="00795943" w:rsidR="6B413592" w:rsidP="00795943" w:rsidRDefault="00795943" w14:paraId="51B338BA" w14:textId="430C57F0">
      <w:pPr>
        <w:spacing w:before="210" w:after="210" w:line="300" w:lineRule="auto"/>
        <w:rPr>
          <w:rFonts w:ascii="Calibri Light" w:hAnsi="Calibri Light" w:eastAsia="Calibri Light" w:cs="Calibri Light"/>
          <w:sz w:val="20"/>
          <w:szCs w:val="20"/>
        </w:rPr>
      </w:pPr>
      <w:r>
        <w:rPr>
          <w:noProof/>
        </w:rPr>
        <w:tab/>
      </w:r>
    </w:p>
    <w:p w:rsidR="00550B4E" w:rsidP="2EBDFC38" w:rsidRDefault="00550B4E" w14:paraId="7C732B3A" w14:textId="77777777">
      <w:pPr>
        <w:rPr>
          <w:rFonts w:ascii="Calibri Light" w:hAnsi="Calibri Light" w:eastAsia="Calibri Light" w:cs="Calibri Light"/>
          <w:b/>
          <w:bCs/>
          <w:sz w:val="20"/>
          <w:szCs w:val="20"/>
        </w:rPr>
      </w:pPr>
    </w:p>
    <w:p w:rsidR="00550B4E" w:rsidP="2EBDFC38" w:rsidRDefault="00550B4E" w14:paraId="78E98786" w14:textId="77777777">
      <w:pPr>
        <w:rPr>
          <w:rFonts w:ascii="Calibri Light" w:hAnsi="Calibri Light" w:eastAsia="Calibri Light" w:cs="Calibri Light"/>
          <w:b/>
          <w:bCs/>
          <w:sz w:val="20"/>
          <w:szCs w:val="20"/>
        </w:rPr>
      </w:pPr>
    </w:p>
    <w:p w:rsidR="00550B4E" w:rsidP="2EBDFC38" w:rsidRDefault="00550B4E" w14:paraId="59EFCE4C" w14:textId="77777777">
      <w:pPr>
        <w:rPr>
          <w:rFonts w:ascii="Calibri Light" w:hAnsi="Calibri Light" w:eastAsia="Calibri Light" w:cs="Calibri Light"/>
          <w:b/>
          <w:bCs/>
          <w:sz w:val="20"/>
          <w:szCs w:val="20"/>
        </w:rPr>
      </w:pPr>
    </w:p>
    <w:p w:rsidR="00550B4E" w:rsidP="2EBDFC38" w:rsidRDefault="00550B4E" w14:paraId="6AEADFD0" w14:textId="77777777">
      <w:pPr>
        <w:rPr>
          <w:rFonts w:ascii="Calibri Light" w:hAnsi="Calibri Light" w:eastAsia="Calibri Light" w:cs="Calibri Light"/>
          <w:b/>
          <w:bCs/>
          <w:sz w:val="20"/>
          <w:szCs w:val="20"/>
        </w:rPr>
      </w:pPr>
    </w:p>
    <w:p w:rsidR="00622B96" w:rsidP="2EBDFC38" w:rsidRDefault="00622B96" w14:paraId="409A80B1" w14:textId="77777777">
      <w:pPr>
        <w:rPr>
          <w:rFonts w:ascii="Calibri Light" w:hAnsi="Calibri Light" w:eastAsia="Calibri Light" w:cs="Calibri Light"/>
          <w:b/>
          <w:bCs/>
          <w:sz w:val="20"/>
          <w:szCs w:val="20"/>
        </w:rPr>
      </w:pPr>
    </w:p>
    <w:p w:rsidR="67B85D23" w:rsidP="2EBDFC38" w:rsidRDefault="67B85D23" w14:paraId="70232FC2" w14:textId="6FA5A43C">
      <w:pPr>
        <w:rPr>
          <w:rFonts w:ascii="Calibri Light" w:hAnsi="Calibri Light" w:eastAsia="Calibri Light" w:cs="Calibri Light"/>
          <w:b/>
          <w:bCs/>
          <w:sz w:val="20"/>
          <w:szCs w:val="20"/>
        </w:rPr>
      </w:pPr>
      <w:r w:rsidRPr="2EBDFC38">
        <w:rPr>
          <w:rFonts w:ascii="Calibri Light" w:hAnsi="Calibri Light" w:eastAsia="Calibri Light" w:cs="Calibri Light"/>
          <w:b/>
          <w:bCs/>
          <w:sz w:val="20"/>
          <w:szCs w:val="20"/>
        </w:rPr>
        <w:t>Process Details</w:t>
      </w:r>
    </w:p>
    <w:p w:rsidR="67B85D23" w:rsidP="2EBDFC38" w:rsidRDefault="67B85D23" w14:paraId="4A8BC7ED" w14:textId="5C7C6C0D">
      <w:pPr>
        <w:pStyle w:val="ListParagraph"/>
        <w:numPr>
          <w:ilvl w:val="0"/>
          <w:numId w:val="13"/>
        </w:numPr>
        <w:spacing w:before="210" w:after="21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Join Step 3 output (portfolio segment master) with Step 4 output (stress test MV data).</w:t>
      </w:r>
    </w:p>
    <w:p w:rsidR="67B85D23" w:rsidP="2EBDFC38" w:rsidRDefault="67B85D23" w14:paraId="4207EDE8" w14:textId="7537A183">
      <w:pPr>
        <w:pStyle w:val="ListParagraph"/>
        <w:numPr>
          <w:ilvl w:val="0"/>
          <w:numId w:val="13"/>
        </w:numPr>
        <w:spacing w:before="210" w:after="21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Calculate:</w:t>
      </w:r>
    </w:p>
    <w:p w:rsidR="67B85D23" w:rsidP="2EBDFC38" w:rsidRDefault="67B85D23" w14:paraId="02B51B11" w14:textId="1C226328">
      <w:pPr>
        <w:pStyle w:val="ListParagraph"/>
        <w:numPr>
          <w:ilvl w:val="1"/>
          <w:numId w:val="13"/>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initial_market_value</w:t>
      </w:r>
      <w:r w:rsidR="00D00D64">
        <w:rPr>
          <w:rFonts w:ascii="Calibri Light" w:hAnsi="Calibri Light" w:eastAsia="Calibri Light" w:cs="Calibri Light"/>
          <w:sz w:val="20"/>
          <w:szCs w:val="20"/>
        </w:rPr>
        <w:t xml:space="preserve"> : Carried from B1_stress_P&amp;L</w:t>
      </w:r>
    </w:p>
    <w:p w:rsidR="00D00D64" w:rsidP="00D00D64" w:rsidRDefault="67B85D23" w14:paraId="62D65055" w14:textId="77777777">
      <w:pPr>
        <w:pStyle w:val="ListParagraph"/>
        <w:numPr>
          <w:ilvl w:val="1"/>
          <w:numId w:val="13"/>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mv_change_no_fx </w:t>
      </w:r>
    </w:p>
    <w:p w:rsidR="00D00D64" w:rsidP="00D00D64" w:rsidRDefault="67B85D23" w14:paraId="52055E05" w14:textId="77777777">
      <w:pPr>
        <w:pStyle w:val="ListParagraph"/>
        <w:numPr>
          <w:ilvl w:val="1"/>
          <w:numId w:val="13"/>
        </w:numPr>
        <w:spacing w:after="0" w:line="300" w:lineRule="auto"/>
        <w:rPr>
          <w:rFonts w:ascii="Calibri Light" w:hAnsi="Calibri Light" w:eastAsia="Calibri Light" w:cs="Calibri Light"/>
          <w:sz w:val="20"/>
          <w:szCs w:val="20"/>
        </w:rPr>
      </w:pPr>
      <w:r w:rsidRPr="00D00D64">
        <w:rPr>
          <w:rFonts w:ascii="Calibri Light" w:hAnsi="Calibri Light" w:eastAsia="Calibri Light" w:cs="Calibri Light"/>
          <w:sz w:val="20"/>
          <w:szCs w:val="20"/>
        </w:rPr>
        <w:t>mv_change_with_fx</w:t>
      </w:r>
    </w:p>
    <w:p w:rsidRPr="00D00D64" w:rsidR="00D00D64" w:rsidP="00D00D64" w:rsidRDefault="007B6FED" w14:paraId="76FFBC82" w14:textId="0313DAF4">
      <w:pPr>
        <w:pStyle w:val="ListParagraph"/>
        <w:numPr>
          <w:ilvl w:val="1"/>
          <w:numId w:val="13"/>
        </w:numPr>
        <w:spacing w:after="0" w:line="300" w:lineRule="auto"/>
        <w:rPr>
          <w:rFonts w:ascii="Calibri Light" w:hAnsi="Calibri Light" w:eastAsia="Calibri Light" w:cs="Calibri Light"/>
          <w:sz w:val="20"/>
          <w:szCs w:val="20"/>
        </w:rPr>
      </w:pPr>
      <w:r>
        <w:rPr>
          <w:rFonts w:ascii="Calibri Light" w:hAnsi="Calibri Light" w:eastAsia="Calibri Light" w:cs="Calibri Light"/>
          <w:sz w:val="20"/>
          <w:szCs w:val="20"/>
        </w:rPr>
        <w:t>F</w:t>
      </w:r>
      <w:r w:rsidR="00807AFA">
        <w:rPr>
          <w:rFonts w:ascii="Calibri Light" w:hAnsi="Calibri Light" w:eastAsia="Calibri Light" w:cs="Calibri Light"/>
          <w:sz w:val="20"/>
          <w:szCs w:val="20"/>
        </w:rPr>
        <w:t>X</w:t>
      </w:r>
      <w:r>
        <w:rPr>
          <w:rFonts w:ascii="Calibri Light" w:hAnsi="Calibri Light" w:eastAsia="Calibri Light" w:cs="Calibri Light"/>
          <w:sz w:val="20"/>
          <w:szCs w:val="20"/>
        </w:rPr>
        <w:t xml:space="preserve">_impact: </w:t>
      </w:r>
      <w:r w:rsidRPr="00D00D64">
        <w:rPr>
          <w:rFonts w:ascii="Calibri Light" w:hAnsi="Calibri Light" w:eastAsia="Calibri Light" w:cs="Calibri Light"/>
          <w:sz w:val="20"/>
          <w:szCs w:val="20"/>
        </w:rPr>
        <w:t>mv_change_with_fx</w:t>
      </w:r>
      <w:r>
        <w:rPr>
          <w:rFonts w:ascii="Calibri Light" w:hAnsi="Calibri Light" w:eastAsia="Calibri Light" w:cs="Calibri Light"/>
          <w:sz w:val="20"/>
          <w:szCs w:val="20"/>
        </w:rPr>
        <w:t xml:space="preserve"> - </w:t>
      </w:r>
      <w:r w:rsidRPr="2EBDFC38">
        <w:rPr>
          <w:rFonts w:ascii="Calibri Light" w:hAnsi="Calibri Light" w:eastAsia="Calibri Light" w:cs="Calibri Light"/>
          <w:sz w:val="20"/>
          <w:szCs w:val="20"/>
        </w:rPr>
        <w:t>mv_change_no_fx</w:t>
      </w:r>
    </w:p>
    <w:p w:rsidRPr="00D00D64" w:rsidR="67B85D23" w:rsidP="00D00D64" w:rsidRDefault="000D1CA3" w14:paraId="677FD2D0" w14:textId="09F9EDFD">
      <w:pPr>
        <w:pStyle w:val="ListParagraph"/>
        <w:numPr>
          <w:ilvl w:val="1"/>
          <w:numId w:val="13"/>
        </w:numPr>
        <w:spacing w:after="0" w:line="300" w:lineRule="auto"/>
        <w:rPr>
          <w:rFonts w:ascii="Calibri Light" w:hAnsi="Calibri Light" w:eastAsia="Calibri Light" w:cs="Calibri Light"/>
          <w:sz w:val="20"/>
          <w:szCs w:val="20"/>
          <w:highlight w:val="yellow"/>
          <w:rPrChange w:author="Sangmeshwar Birajdar" w:date="2026-04-15T07:24:00Z" w16du:dateUtc="2026-04-15T11:24:00Z" w:id="131">
            <w:rPr>
              <w:rFonts w:ascii="Calibri Light" w:hAnsi="Calibri Light" w:eastAsia="Calibri Light" w:cs="Calibri Light"/>
              <w:sz w:val="20"/>
              <w:szCs w:val="20"/>
            </w:rPr>
          </w:rPrChange>
        </w:rPr>
      </w:pPr>
      <w:r w:rsidRPr="00D00D64">
        <w:rPr>
          <w:rFonts w:ascii="Calibri Light" w:hAnsi="Calibri Light" w:eastAsia="Calibri Light" w:cs="Calibri Light"/>
          <w:sz w:val="20"/>
          <w:szCs w:val="20"/>
          <w:highlight w:val="yellow"/>
          <w:rPrChange w:author="Sangmeshwar Birajdar" w:date="2026-04-15T07:24:00Z" w16du:dateUtc="2026-04-15T11:24:00Z" w:id="132">
            <w:rPr>
              <w:rFonts w:ascii="Calibri Light" w:hAnsi="Calibri Light" w:eastAsia="Calibri Light" w:cs="Calibri Light"/>
              <w:sz w:val="20"/>
              <w:szCs w:val="20"/>
            </w:rPr>
          </w:rPrChange>
        </w:rPr>
        <w:t>pct</w:t>
      </w:r>
      <w:r w:rsidRPr="00D00D64" w:rsidR="00EF2AB4">
        <w:rPr>
          <w:rFonts w:ascii="Calibri Light" w:hAnsi="Calibri Light" w:eastAsia="Calibri Light" w:cs="Calibri Light"/>
          <w:sz w:val="20"/>
          <w:szCs w:val="20"/>
          <w:highlight w:val="yellow"/>
          <w:rPrChange w:author="Sangmeshwar Birajdar" w:date="2026-04-15T07:24:00Z" w16du:dateUtc="2026-04-15T11:24:00Z" w:id="133">
            <w:rPr>
              <w:rFonts w:ascii="Calibri Light" w:hAnsi="Calibri Light" w:eastAsia="Calibri Light" w:cs="Calibri Light"/>
              <w:sz w:val="20"/>
              <w:szCs w:val="20"/>
            </w:rPr>
          </w:rPrChange>
        </w:rPr>
        <w:t>_mv_change_no_fx (at ES Segment level)</w:t>
      </w:r>
      <w:del w:author="Han Zhang" w:date="2026-04-02T10:52:00Z" w16du:dateUtc="2026-04-02T14:52:00Z" w:id="134">
        <w:r w:rsidRPr="00D00D64" w:rsidDel="000D1CA3" w:rsidR="67B85D23">
          <w:rPr>
            <w:rFonts w:ascii="Calibri Light" w:hAnsi="Calibri Light" w:eastAsia="Calibri Light" w:cs="Calibri Light"/>
            <w:sz w:val="20"/>
            <w:szCs w:val="20"/>
            <w:highlight w:val="yellow"/>
            <w:rPrChange w:author="Sangmeshwar Birajdar" w:date="2026-04-15T07:24:00Z" w16du:dateUtc="2026-04-15T11:24:00Z" w:id="135">
              <w:rPr>
                <w:rFonts w:ascii="Calibri Light" w:hAnsi="Calibri Light" w:eastAsia="Calibri Light" w:cs="Calibri Light"/>
                <w:sz w:val="20"/>
                <w:szCs w:val="20"/>
              </w:rPr>
            </w:rPrChange>
          </w:rPr>
          <w:delText xml:space="preserve"> </w:delText>
        </w:r>
      </w:del>
      <w:r w:rsidR="007B6FED">
        <w:rPr>
          <w:rFonts w:ascii="Calibri Light" w:hAnsi="Calibri Light" w:eastAsia="Calibri Light" w:cs="Calibri Light"/>
          <w:sz w:val="20"/>
          <w:szCs w:val="20"/>
          <w:highlight w:val="yellow"/>
        </w:rPr>
        <w:t xml:space="preserve"> : </w:t>
      </w:r>
      <w:r w:rsidR="007B6FED">
        <w:rPr>
          <w:rFonts w:ascii="Calibri Light" w:hAnsi="Calibri Light" w:eastAsia="Calibri Light" w:cs="Calibri Light"/>
          <w:sz w:val="20"/>
          <w:szCs w:val="20"/>
        </w:rPr>
        <w:t xml:space="preserve"> </w:t>
      </w:r>
      <w:r w:rsidRPr="2EBDFC38" w:rsidR="007B6FED">
        <w:rPr>
          <w:rFonts w:ascii="Calibri Light" w:hAnsi="Calibri Light" w:eastAsia="Calibri Light" w:cs="Calibri Light"/>
          <w:sz w:val="20"/>
          <w:szCs w:val="20"/>
        </w:rPr>
        <w:t>mv_change_no_fx</w:t>
      </w:r>
      <w:r w:rsidR="007B6FED">
        <w:rPr>
          <w:rFonts w:ascii="Calibri Light" w:hAnsi="Calibri Light" w:eastAsia="Calibri Light" w:cs="Calibri Light"/>
          <w:sz w:val="20"/>
          <w:szCs w:val="20"/>
        </w:rPr>
        <w:t xml:space="preserve"> /</w:t>
      </w:r>
      <w:r w:rsidRPr="007B6FED" w:rsidR="007B6FED">
        <w:rPr>
          <w:rFonts w:ascii="Calibri Light" w:hAnsi="Calibri Light" w:eastAsia="Calibri Light" w:cs="Calibri Light"/>
          <w:sz w:val="20"/>
          <w:szCs w:val="20"/>
        </w:rPr>
        <w:t xml:space="preserve"> </w:t>
      </w:r>
      <w:r w:rsidRPr="2EBDFC38" w:rsidR="007B6FED">
        <w:rPr>
          <w:rFonts w:ascii="Calibri Light" w:hAnsi="Calibri Light" w:eastAsia="Calibri Light" w:cs="Calibri Light"/>
          <w:sz w:val="20"/>
          <w:szCs w:val="20"/>
        </w:rPr>
        <w:t>initial_market_value</w:t>
      </w:r>
      <w:r w:rsidR="007B6FED">
        <w:rPr>
          <w:rFonts w:ascii="Calibri Light" w:hAnsi="Calibri Light" w:eastAsia="Calibri Light" w:cs="Calibri Light"/>
          <w:sz w:val="20"/>
          <w:szCs w:val="20"/>
        </w:rPr>
        <w:t xml:space="preserve"> </w:t>
      </w:r>
    </w:p>
    <w:p w:rsidR="67B85D23" w:rsidP="2EBDFC38" w:rsidRDefault="67B85D23" w14:paraId="0CE7B8F9" w14:textId="70AE6E8D">
      <w:pPr>
        <w:pStyle w:val="ListParagraph"/>
        <w:numPr>
          <w:ilvl w:val="0"/>
          <w:numId w:val="13"/>
        </w:numPr>
        <w:spacing w:before="210" w:after="21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Perform transformations at:</w:t>
      </w:r>
    </w:p>
    <w:p w:rsidR="67B85D23" w:rsidP="2EBDFC38" w:rsidRDefault="67B85D23" w14:paraId="54279C6D" w14:textId="26243802">
      <w:pPr>
        <w:pStyle w:val="ListParagraph"/>
        <w:numPr>
          <w:ilvl w:val="1"/>
          <w:numId w:val="13"/>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Portfolio Level</w:t>
      </w:r>
    </w:p>
    <w:p w:rsidR="67B85D23" w:rsidP="2EBDFC38" w:rsidRDefault="67B85D23" w14:paraId="5B8AA1A2" w14:textId="63A2C63F">
      <w:pPr>
        <w:pStyle w:val="ListParagraph"/>
        <w:numPr>
          <w:ilvl w:val="1"/>
          <w:numId w:val="13"/>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Adjusted Asset Group Level</w:t>
      </w:r>
    </w:p>
    <w:p w:rsidR="67B85D23" w:rsidP="2EBDFC38" w:rsidRDefault="67B85D23" w14:paraId="00B45399" w14:textId="2784C0E8">
      <w:pPr>
        <w:pStyle w:val="ListParagraph"/>
        <w:numPr>
          <w:ilvl w:val="1"/>
          <w:numId w:val="13"/>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Scenario Level</w:t>
      </w:r>
    </w:p>
    <w:p w:rsidR="67B85D23" w:rsidP="2EBDFC38" w:rsidRDefault="67B85D23" w14:paraId="47BA516A" w14:textId="24ED2722">
      <w:pPr>
        <w:pStyle w:val="ListParagraph"/>
        <w:numPr>
          <w:ilvl w:val="0"/>
          <w:numId w:val="13"/>
        </w:numPr>
        <w:spacing w:before="210" w:after="21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Validate:</w:t>
      </w:r>
    </w:p>
    <w:p w:rsidR="67B85D23" w:rsidP="2EBDFC38" w:rsidRDefault="67B85D23" w14:paraId="3F66262E" w14:textId="50799650">
      <w:pPr>
        <w:pStyle w:val="ListParagraph"/>
        <w:numPr>
          <w:ilvl w:val="1"/>
          <w:numId w:val="13"/>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FX-consistent values</w:t>
      </w:r>
      <w:r w:rsidR="00071906">
        <w:rPr>
          <w:rFonts w:ascii="Calibri Light" w:hAnsi="Calibri Light" w:eastAsia="Calibri Light" w:cs="Calibri Light"/>
          <w:sz w:val="20"/>
          <w:szCs w:val="20"/>
        </w:rPr>
        <w:t xml:space="preserve"> </w:t>
      </w:r>
    </w:p>
    <w:p w:rsidR="67B85D23" w:rsidP="2EBDFC38" w:rsidRDefault="67B85D23" w14:paraId="75F2FB79" w14:textId="311101B8">
      <w:pPr>
        <w:pStyle w:val="ListParagraph"/>
        <w:numPr>
          <w:ilvl w:val="1"/>
          <w:numId w:val="13"/>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Missing MV scenarios</w:t>
      </w:r>
    </w:p>
    <w:p w:rsidR="67B85D23" w:rsidP="2EBDFC38" w:rsidRDefault="67B85D23" w14:paraId="2ACDF8DE" w14:textId="21263014">
      <w:pPr>
        <w:pStyle w:val="ListParagraph"/>
        <w:numPr>
          <w:ilvl w:val="1"/>
          <w:numId w:val="13"/>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Portfolio coverage across scenarios</w:t>
      </w:r>
    </w:p>
    <w:p w:rsidR="2EBDFC38" w:rsidP="2EBDFC38" w:rsidRDefault="2EBDFC38" w14:paraId="731A9058" w14:textId="7C4D604A">
      <w:pPr>
        <w:spacing w:after="0" w:line="300" w:lineRule="auto"/>
        <w:rPr>
          <w:rFonts w:ascii="Calibri Light" w:hAnsi="Calibri Light" w:eastAsia="Calibri Light" w:cs="Calibri Light"/>
          <w:sz w:val="20"/>
          <w:szCs w:val="20"/>
        </w:rPr>
      </w:pPr>
    </w:p>
    <w:p w:rsidR="67B85D23" w:rsidP="2EBDFC38" w:rsidRDefault="67B85D23" w14:paraId="70ACD150" w14:textId="35926384">
      <w:pPr>
        <w:rPr>
          <w:rFonts w:ascii="Calibri Light" w:hAnsi="Calibri Light" w:eastAsia="Calibri Light" w:cs="Calibri Light"/>
          <w:b/>
          <w:bCs/>
          <w:sz w:val="20"/>
          <w:szCs w:val="20"/>
        </w:rPr>
      </w:pPr>
      <w:r w:rsidRPr="2EBDFC38">
        <w:rPr>
          <w:rFonts w:ascii="Calibri Light" w:hAnsi="Calibri Light" w:eastAsia="Calibri Light" w:cs="Calibri Light"/>
          <w:b/>
          <w:bCs/>
          <w:sz w:val="20"/>
          <w:szCs w:val="20"/>
        </w:rPr>
        <w:t>Output of Step 5</w:t>
      </w:r>
    </w:p>
    <w:p w:rsidR="136D3D5B" w:rsidP="2EBDFC38" w:rsidRDefault="00622B96" w14:paraId="4CE3438C" w14:textId="63AB6373">
      <w:pPr>
        <w:pStyle w:val="ListParagraph"/>
        <w:numPr>
          <w:ilvl w:val="0"/>
          <w:numId w:val="12"/>
        </w:numPr>
        <w:spacing w:after="0" w:line="300" w:lineRule="auto"/>
        <w:rPr>
          <w:rFonts w:ascii="Calibri Light" w:hAnsi="Calibri Light" w:eastAsia="Calibri Light" w:cs="Calibri Light"/>
          <w:sz w:val="20"/>
          <w:szCs w:val="20"/>
        </w:rPr>
      </w:pPr>
      <w:r w:rsidRPr="00622B96">
        <w:rPr>
          <w:rFonts w:ascii="Calibri Light" w:hAnsi="Calibri Light" w:eastAsia="Calibri Light" w:cs="Calibri Light"/>
          <w:sz w:val="20"/>
          <w:szCs w:val="20"/>
        </w:rPr>
        <w:t>Asset_impact_portfolio_level</w:t>
      </w:r>
      <w:r w:rsidRPr="2EBDFC38" w:rsidR="4F41BD0C">
        <w:rPr>
          <w:rFonts w:ascii="Calibri Light" w:hAnsi="Calibri Light" w:eastAsia="Calibri Light" w:cs="Calibri Light"/>
          <w:sz w:val="20"/>
          <w:szCs w:val="20"/>
        </w:rPr>
        <w:t xml:space="preserve"> in curation layer</w:t>
      </w:r>
    </w:p>
    <w:p w:rsidR="00500B17" w:rsidP="2EBDFC38" w:rsidRDefault="00500B17" w14:paraId="485FE387" w14:textId="1E319A3D">
      <w:pPr>
        <w:pStyle w:val="ListParagraph"/>
        <w:numPr>
          <w:ilvl w:val="0"/>
          <w:numId w:val="12"/>
        </w:numPr>
        <w:spacing w:after="0" w:line="300" w:lineRule="auto"/>
        <w:rPr>
          <w:rFonts w:ascii="Calibri Light" w:hAnsi="Calibri Light" w:eastAsia="Calibri Light" w:cs="Calibri Light"/>
          <w:sz w:val="20"/>
          <w:szCs w:val="20"/>
        </w:rPr>
      </w:pPr>
      <w:r>
        <w:rPr>
          <w:rFonts w:ascii="Calibri Light" w:hAnsi="Calibri Light" w:eastAsia="Calibri Light" w:cs="Calibri Light"/>
          <w:sz w:val="20"/>
          <w:szCs w:val="20"/>
        </w:rPr>
        <w:t>Perfo</w:t>
      </w:r>
      <w:r w:rsidR="00CE6324">
        <w:rPr>
          <w:rFonts w:ascii="Calibri Light" w:hAnsi="Calibri Light" w:eastAsia="Calibri Light" w:cs="Calibri Light"/>
          <w:sz w:val="20"/>
          <w:szCs w:val="20"/>
        </w:rPr>
        <w:t>r</w:t>
      </w:r>
      <w:r>
        <w:rPr>
          <w:rFonts w:ascii="Calibri Light" w:hAnsi="Calibri Light" w:eastAsia="Calibri Light" w:cs="Calibri Light"/>
          <w:sz w:val="20"/>
          <w:szCs w:val="20"/>
        </w:rPr>
        <w:t xml:space="preserve">med at the </w:t>
      </w:r>
      <w:r w:rsidR="00622B96">
        <w:rPr>
          <w:rFonts w:ascii="Calibri Light" w:hAnsi="Calibri Light" w:eastAsia="Calibri Light" w:cs="Calibri Light"/>
          <w:sz w:val="20"/>
          <w:szCs w:val="20"/>
        </w:rPr>
        <w:t>Portfolio Level, ES</w:t>
      </w:r>
      <w:r>
        <w:rPr>
          <w:rFonts w:ascii="Calibri Light" w:hAnsi="Calibri Light" w:eastAsia="Calibri Light" w:cs="Calibri Light"/>
          <w:sz w:val="20"/>
          <w:szCs w:val="20"/>
        </w:rPr>
        <w:t xml:space="preserve"> Segment and Adjusted Asset Group level</w:t>
      </w:r>
    </w:p>
    <w:p w:rsidR="67B85D23" w:rsidP="2EBDFC38" w:rsidRDefault="67B85D23" w14:paraId="6A595549" w14:textId="4B339730">
      <w:pPr>
        <w:pStyle w:val="ListParagraph"/>
        <w:numPr>
          <w:ilvl w:val="0"/>
          <w:numId w:val="12"/>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Includes MV change (with/without FX)</w:t>
      </w:r>
      <w:r w:rsidRPr="00C52338" w:rsidR="00EF2AB4">
        <w:rPr>
          <w:rFonts w:ascii="Calibri Light" w:hAnsi="Calibri Light" w:eastAsia="Calibri Light" w:cs="Calibri Light"/>
          <w:sz w:val="20"/>
          <w:szCs w:val="20"/>
          <w:highlight w:val="yellow"/>
          <w:rPrChange w:author="Sangmeshwar Birajdar" w:date="2026-04-15T07:25:00Z" w16du:dateUtc="2026-04-15T11:25:00Z" w:id="136">
            <w:rPr>
              <w:rFonts w:ascii="Calibri Light" w:hAnsi="Calibri Light" w:eastAsia="Calibri Light" w:cs="Calibri Light"/>
              <w:sz w:val="20"/>
              <w:szCs w:val="20"/>
            </w:rPr>
          </w:rPrChange>
        </w:rPr>
        <w:t>,</w:t>
      </w:r>
      <w:r w:rsidR="00D463C3">
        <w:rPr>
          <w:rFonts w:ascii="Calibri Light" w:hAnsi="Calibri Light" w:eastAsia="Calibri Light" w:cs="Calibri Light"/>
          <w:sz w:val="20"/>
          <w:szCs w:val="20"/>
          <w:highlight w:val="yellow"/>
        </w:rPr>
        <w:t xml:space="preserve"> FX Impact,</w:t>
      </w:r>
      <w:r w:rsidRPr="00C52338" w:rsidR="00EF2AB4">
        <w:rPr>
          <w:rFonts w:ascii="Calibri Light" w:hAnsi="Calibri Light" w:eastAsia="Calibri Light" w:cs="Calibri Light"/>
          <w:sz w:val="20"/>
          <w:szCs w:val="20"/>
          <w:highlight w:val="yellow"/>
          <w:rPrChange w:author="Sangmeshwar Birajdar" w:date="2026-04-15T07:25:00Z" w16du:dateUtc="2026-04-15T11:25:00Z" w:id="137">
            <w:rPr>
              <w:rFonts w:ascii="Calibri Light" w:hAnsi="Calibri Light" w:eastAsia="Calibri Light" w:cs="Calibri Light"/>
              <w:sz w:val="20"/>
              <w:szCs w:val="20"/>
            </w:rPr>
          </w:rPrChange>
        </w:rPr>
        <w:t xml:space="preserve"> and percentage MV change without FX</w:t>
      </w:r>
    </w:p>
    <w:p w:rsidR="6FFA7068" w:rsidP="2EBDFC38" w:rsidRDefault="6FFA7068" w14:paraId="31BA429A" w14:textId="54A4753D">
      <w:pPr>
        <w:rPr>
          <w:rFonts w:ascii="Calibri Light" w:hAnsi="Calibri Light" w:eastAsia="Calibri Light" w:cs="Calibri Light"/>
          <w:b/>
          <w:bCs/>
          <w:sz w:val="20"/>
          <w:szCs w:val="20"/>
        </w:rPr>
      </w:pPr>
      <w:r w:rsidRPr="2EBDFC38">
        <w:rPr>
          <w:rFonts w:ascii="Calibri Light" w:hAnsi="Calibri Light" w:eastAsia="Calibri Light" w:cs="Calibri Light"/>
          <w:b/>
          <w:bCs/>
          <w:sz w:val="20"/>
          <w:szCs w:val="20"/>
        </w:rPr>
        <w:t>Data Requirements:</w:t>
      </w:r>
    </w:p>
    <w:p w:rsidR="6FFA7068" w:rsidP="2EBDFC38" w:rsidRDefault="6FFA7068" w14:paraId="58A7F207" w14:textId="74F619A3">
      <w:pPr>
        <w:ind w:firstLine="720"/>
        <w:rPr>
          <w:rFonts w:ascii="Calibri Light" w:hAnsi="Calibri Light" w:eastAsia="Calibri Light" w:cs="Calibri Light"/>
          <w:sz w:val="20"/>
          <w:szCs w:val="20"/>
        </w:rPr>
      </w:pPr>
      <w:r w:rsidRPr="2EBDFC38">
        <w:rPr>
          <w:rFonts w:ascii="Calibri Light" w:hAnsi="Calibri Light" w:eastAsia="Calibri Light" w:cs="Calibri Light"/>
          <w:b/>
          <w:bCs/>
          <w:sz w:val="20"/>
          <w:szCs w:val="20"/>
        </w:rPr>
        <w:t xml:space="preserve">STM:  </w:t>
      </w:r>
      <w:hyperlink r:id="rId22">
        <w:r w:rsidRPr="2EBDFC38">
          <w:rPr>
            <w:rStyle w:val="Hyperlink"/>
            <w:rFonts w:ascii="Calibri Light" w:hAnsi="Calibri Light" w:eastAsia="Calibri Light" w:cs="Calibri Light"/>
            <w:sz w:val="20"/>
            <w:szCs w:val="20"/>
          </w:rPr>
          <w:t>BarraOne_Asset_Impact_STM.xlsx</w:t>
        </w:r>
      </w:hyperlink>
      <w:r w:rsidRPr="2EBDFC38">
        <w:rPr>
          <w:rFonts w:ascii="Calibri Light" w:hAnsi="Calibri Light" w:eastAsia="Calibri Light" w:cs="Calibri Light"/>
          <w:sz w:val="20"/>
          <w:szCs w:val="20"/>
        </w:rPr>
        <w:t xml:space="preserve"> -</w:t>
      </w:r>
      <w:r w:rsidRPr="2EBDFC38">
        <w:rPr>
          <w:rFonts w:ascii="Calibri Light" w:hAnsi="Calibri Light" w:eastAsia="Calibri Light" w:cs="Calibri Light"/>
          <w:sz w:val="20"/>
          <w:szCs w:val="20"/>
          <w:highlight w:val="yellow"/>
        </w:rPr>
        <w:t>WIP</w:t>
      </w:r>
      <w:r w:rsidR="005C24D7">
        <w:rPr>
          <w:rFonts w:ascii="Calibri Light" w:hAnsi="Calibri Light" w:eastAsia="Calibri Light" w:cs="Calibri Light"/>
          <w:sz w:val="20"/>
          <w:szCs w:val="20"/>
        </w:rPr>
        <w:t xml:space="preserve"> (</w:t>
      </w:r>
      <w:r w:rsidRPr="00AE440B" w:rsidR="00AE440B">
        <w:rPr>
          <w:rFonts w:ascii="Calibri Light" w:hAnsi="Calibri Light" w:eastAsia="Calibri Light" w:cs="Calibri Light"/>
          <w:sz w:val="20"/>
          <w:szCs w:val="20"/>
        </w:rPr>
        <w:t>STM_ Asset_impact_portfolio_lev</w:t>
      </w:r>
      <w:r w:rsidR="005C24D7">
        <w:rPr>
          <w:rFonts w:ascii="Calibri Light" w:hAnsi="Calibri Light" w:eastAsia="Calibri Light" w:cs="Calibri Light"/>
          <w:sz w:val="20"/>
          <w:szCs w:val="20"/>
        </w:rPr>
        <w:t>)</w:t>
      </w:r>
    </w:p>
    <w:p w:rsidR="2EBDFC38" w:rsidP="2EBDFC38" w:rsidRDefault="2EBDFC38" w14:paraId="1018745C" w14:textId="7ECF1A49">
      <w:pPr>
        <w:spacing w:after="0" w:line="300" w:lineRule="auto"/>
        <w:rPr>
          <w:rFonts w:ascii="Calibri Light" w:hAnsi="Calibri Light" w:eastAsia="Calibri Light" w:cs="Calibri Light"/>
          <w:sz w:val="20"/>
          <w:szCs w:val="20"/>
        </w:rPr>
      </w:pPr>
    </w:p>
    <w:p w:rsidR="2EBDFC38" w:rsidP="2EBDFC38" w:rsidRDefault="2EBDFC38" w14:paraId="3B5C255B" w14:textId="452A452B">
      <w:pPr>
        <w:spacing w:after="0" w:line="300" w:lineRule="auto"/>
        <w:rPr>
          <w:rFonts w:ascii="Calibri Light" w:hAnsi="Calibri Light" w:eastAsia="Calibri Light" w:cs="Calibri Light"/>
          <w:sz w:val="20"/>
          <w:szCs w:val="20"/>
        </w:rPr>
      </w:pPr>
    </w:p>
    <w:p w:rsidR="67B85D23" w:rsidP="2EBDFC38" w:rsidRDefault="67B85D23" w14:paraId="433202EA" w14:textId="36127F32">
      <w:pPr>
        <w:pStyle w:val="Heading4"/>
        <w:rPr>
          <w:rFonts w:ascii="Calibri Light" w:hAnsi="Calibri Light" w:eastAsia="Calibri Light" w:cs="Calibri Light"/>
          <w:b/>
          <w:bCs/>
          <w:i w:val="0"/>
          <w:iCs w:val="0"/>
          <w:color w:val="auto"/>
          <w:sz w:val="20"/>
          <w:szCs w:val="20"/>
        </w:rPr>
      </w:pPr>
      <w:r w:rsidRPr="2EBDFC38">
        <w:rPr>
          <w:rFonts w:ascii="Calibri Light" w:hAnsi="Calibri Light" w:eastAsia="Calibri Light" w:cs="Calibri Light"/>
          <w:b/>
          <w:bCs/>
          <w:i w:val="0"/>
          <w:iCs w:val="0"/>
          <w:color w:val="auto"/>
          <w:sz w:val="20"/>
          <w:szCs w:val="20"/>
        </w:rPr>
        <w:t xml:space="preserve">Step 6 – </w:t>
      </w:r>
      <w:r w:rsidRPr="2EBDFC38" w:rsidR="454F1D56">
        <w:rPr>
          <w:rFonts w:ascii="Calibri Light" w:hAnsi="Calibri Light" w:eastAsia="Calibri Light" w:cs="Calibri Light"/>
          <w:b/>
          <w:bCs/>
          <w:i w:val="0"/>
          <w:iCs w:val="0"/>
          <w:color w:val="auto"/>
          <w:sz w:val="20"/>
          <w:szCs w:val="20"/>
        </w:rPr>
        <w:t>Bi Product of BarraOne Asset Impact</w:t>
      </w:r>
    </w:p>
    <w:p w:rsidR="67B85D23" w:rsidP="2EBDFC38" w:rsidRDefault="67B85D23" w14:paraId="5745A839" w14:textId="6183EED2">
      <w:pPr>
        <w:rPr>
          <w:rFonts w:ascii="Calibri Light" w:hAnsi="Calibri Light" w:eastAsia="Calibri Light" w:cs="Calibri Light"/>
          <w:b/>
          <w:bCs/>
          <w:sz w:val="20"/>
          <w:szCs w:val="20"/>
        </w:rPr>
      </w:pPr>
      <w:r w:rsidRPr="2EBDFC38">
        <w:rPr>
          <w:rFonts w:ascii="Calibri Light" w:hAnsi="Calibri Light" w:eastAsia="Calibri Light" w:cs="Calibri Light"/>
          <w:b/>
          <w:bCs/>
          <w:sz w:val="20"/>
          <w:szCs w:val="20"/>
        </w:rPr>
        <w:t>Purpose</w:t>
      </w:r>
    </w:p>
    <w:p w:rsidR="67B85D23" w:rsidP="2EBDFC38" w:rsidRDefault="67B85D23" w14:paraId="1E0728AE" w14:textId="1BAE945D">
      <w:pPr>
        <w:spacing w:before="210" w:after="21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To </w:t>
      </w:r>
      <w:r w:rsidRPr="2EBDFC38" w:rsidR="5290D1C9">
        <w:rPr>
          <w:rFonts w:ascii="Calibri Light" w:hAnsi="Calibri Light" w:eastAsia="Calibri Light" w:cs="Calibri Light"/>
          <w:sz w:val="20"/>
          <w:szCs w:val="20"/>
        </w:rPr>
        <w:t xml:space="preserve">use it for the Liability </w:t>
      </w:r>
      <w:r w:rsidRPr="2EBDFC38" w:rsidR="30E3E692">
        <w:rPr>
          <w:rFonts w:ascii="Calibri Light" w:hAnsi="Calibri Light" w:eastAsia="Calibri Light" w:cs="Calibri Light"/>
          <w:sz w:val="20"/>
          <w:szCs w:val="20"/>
        </w:rPr>
        <w:t>impact calculation and the result of net impact.</w:t>
      </w:r>
    </w:p>
    <w:tbl>
      <w:tblPr>
        <w:tblpPr w:leftFromText="180" w:rightFromText="180" w:vertAnchor="page" w:horzAnchor="margin" w:tblpXSpec="center" w:tblpY="3400"/>
        <w:tblW w:w="2693" w:type="dxa"/>
        <w:tblLook w:val="04A0" w:firstRow="1" w:lastRow="0" w:firstColumn="1" w:lastColumn="0" w:noHBand="0" w:noVBand="1"/>
      </w:tblPr>
      <w:tblGrid>
        <w:gridCol w:w="2249"/>
        <w:gridCol w:w="222"/>
        <w:gridCol w:w="222"/>
      </w:tblGrid>
      <w:tr w:rsidRPr="003A5B57" w:rsidR="00B61D89" w:rsidTr="6A36AB53" w14:paraId="5D6E7344" w14:textId="77777777">
        <w:trPr>
          <w:trHeight w:val="253"/>
        </w:trPr>
        <w:tc>
          <w:tcPr>
            <w:tcW w:w="2249" w:type="dxa"/>
            <w:tcBorders>
              <w:top w:val="single" w:color="auto" w:sz="4" w:space="0"/>
              <w:left w:val="single" w:color="auto" w:sz="4" w:space="0"/>
              <w:bottom w:val="single" w:color="auto" w:sz="4" w:space="0"/>
              <w:right w:val="single" w:color="auto" w:sz="4" w:space="0"/>
            </w:tcBorders>
            <w:shd w:val="clear" w:color="auto" w:fill="8DB4E2"/>
            <w:noWrap/>
            <w:vAlign w:val="center"/>
            <w:hideMark/>
          </w:tcPr>
          <w:p w:rsidRPr="003A5B57" w:rsidR="00B61D89" w:rsidP="00622B96" w:rsidRDefault="00622B96" w14:paraId="57D0E290" w14:textId="5B33DF84">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B1_Asset_Impact</w:t>
            </w:r>
          </w:p>
        </w:tc>
        <w:tc>
          <w:tcPr>
            <w:tcW w:w="222" w:type="dxa"/>
            <w:tcBorders>
              <w:top w:val="nil"/>
              <w:left w:val="nil"/>
              <w:bottom w:val="nil"/>
              <w:right w:val="nil"/>
            </w:tcBorders>
            <w:noWrap/>
            <w:vAlign w:val="bottom"/>
            <w:hideMark/>
          </w:tcPr>
          <w:p w:rsidRPr="003A5B57" w:rsidR="00B61D89" w:rsidP="00622B96" w:rsidRDefault="00B61D89" w14:paraId="039092CC" w14:textId="77777777">
            <w:pPr>
              <w:spacing w:after="0" w:line="240" w:lineRule="auto"/>
              <w:jc w:val="center"/>
              <w:rPr>
                <w:rFonts w:ascii="Calibri" w:hAnsi="Calibri" w:eastAsia="Times New Roman" w:cs="Calibri"/>
                <w:b/>
                <w:bCs/>
                <w:color w:val="000000"/>
              </w:rPr>
            </w:pPr>
          </w:p>
        </w:tc>
        <w:tc>
          <w:tcPr>
            <w:tcW w:w="222" w:type="dxa"/>
            <w:tcBorders>
              <w:top w:val="nil"/>
              <w:left w:val="nil"/>
              <w:bottom w:val="nil"/>
              <w:right w:val="nil"/>
            </w:tcBorders>
            <w:noWrap/>
            <w:vAlign w:val="bottom"/>
            <w:hideMark/>
          </w:tcPr>
          <w:p w:rsidRPr="003A5B57" w:rsidR="00B61D89" w:rsidP="00622B96" w:rsidRDefault="00B61D89" w14:paraId="5C5C567A" w14:textId="77777777">
            <w:pPr>
              <w:spacing w:after="0" w:line="240" w:lineRule="auto"/>
              <w:rPr>
                <w:rFonts w:ascii="Times New Roman" w:hAnsi="Times New Roman" w:eastAsia="Times New Roman" w:cs="Times New Roman"/>
                <w:sz w:val="20"/>
                <w:szCs w:val="20"/>
              </w:rPr>
            </w:pPr>
          </w:p>
        </w:tc>
      </w:tr>
      <w:tr w:rsidRPr="003A5B57" w:rsidR="00B61D89" w:rsidTr="6A36AB53" w14:paraId="5BF7D643" w14:textId="77777777">
        <w:trPr>
          <w:trHeight w:val="253"/>
        </w:trPr>
        <w:tc>
          <w:tcPr>
            <w:tcW w:w="2249" w:type="dxa"/>
            <w:tcBorders>
              <w:top w:val="nil"/>
              <w:left w:val="single" w:color="auto" w:sz="4" w:space="0"/>
              <w:bottom w:val="single" w:color="auto" w:sz="4" w:space="0"/>
              <w:right w:val="single" w:color="auto" w:sz="4" w:space="0"/>
            </w:tcBorders>
            <w:noWrap/>
            <w:vAlign w:val="center"/>
            <w:hideMark/>
          </w:tcPr>
          <w:p w:rsidRPr="003A5B57" w:rsidR="00B61D89" w:rsidP="00622B96" w:rsidRDefault="00B61D89" w14:paraId="7148D596" w14:textId="77777777">
            <w:pPr>
              <w:spacing w:after="0" w:line="240" w:lineRule="auto"/>
              <w:jc w:val="center"/>
              <w:rPr>
                <w:rFonts w:ascii="Calibri" w:hAnsi="Calibri" w:eastAsia="Times New Roman" w:cs="Calibri"/>
                <w:color w:val="000000"/>
              </w:rPr>
            </w:pPr>
            <w:r w:rsidRPr="003A5B57">
              <w:rPr>
                <w:rFonts w:ascii="Calibri" w:hAnsi="Calibri" w:eastAsia="Times New Roman" w:cs="Calibri"/>
                <w:color w:val="000000"/>
              </w:rPr>
              <w:t>ES Segment</w:t>
            </w:r>
          </w:p>
        </w:tc>
        <w:tc>
          <w:tcPr>
            <w:tcW w:w="222" w:type="dxa"/>
            <w:tcBorders>
              <w:top w:val="nil"/>
              <w:left w:val="nil"/>
              <w:bottom w:val="nil"/>
              <w:right w:val="nil"/>
            </w:tcBorders>
            <w:noWrap/>
            <w:vAlign w:val="bottom"/>
            <w:hideMark/>
          </w:tcPr>
          <w:p w:rsidRPr="003A5B57" w:rsidR="00B61D89" w:rsidP="00622B96" w:rsidRDefault="00B61D89" w14:paraId="1236CC30" w14:textId="77777777">
            <w:pPr>
              <w:spacing w:after="0" w:line="240" w:lineRule="auto"/>
              <w:jc w:val="center"/>
              <w:rPr>
                <w:rFonts w:ascii="Calibri" w:hAnsi="Calibri" w:eastAsia="Times New Roman" w:cs="Calibri"/>
                <w:color w:val="000000"/>
              </w:rPr>
            </w:pPr>
          </w:p>
        </w:tc>
        <w:tc>
          <w:tcPr>
            <w:tcW w:w="222" w:type="dxa"/>
            <w:tcBorders>
              <w:top w:val="nil"/>
              <w:left w:val="nil"/>
              <w:bottom w:val="nil"/>
              <w:right w:val="nil"/>
            </w:tcBorders>
            <w:noWrap/>
            <w:vAlign w:val="bottom"/>
            <w:hideMark/>
          </w:tcPr>
          <w:p w:rsidRPr="003A5B57" w:rsidR="00B61D89" w:rsidP="00622B96" w:rsidRDefault="00B61D89" w14:paraId="5B44081B" w14:textId="77777777">
            <w:pPr>
              <w:spacing w:after="0" w:line="240" w:lineRule="auto"/>
              <w:rPr>
                <w:rFonts w:ascii="Times New Roman" w:hAnsi="Times New Roman" w:eastAsia="Times New Roman" w:cs="Times New Roman"/>
                <w:sz w:val="20"/>
                <w:szCs w:val="20"/>
              </w:rPr>
            </w:pPr>
          </w:p>
        </w:tc>
      </w:tr>
      <w:tr w:rsidRPr="003A5B57" w:rsidR="00B61D89" w:rsidTr="6A36AB53" w14:paraId="7B61BCA7" w14:textId="77777777">
        <w:trPr>
          <w:trHeight w:val="253"/>
        </w:trPr>
        <w:tc>
          <w:tcPr>
            <w:tcW w:w="2249" w:type="dxa"/>
            <w:tcBorders>
              <w:top w:val="nil"/>
              <w:left w:val="single" w:color="auto" w:sz="4" w:space="0"/>
              <w:bottom w:val="single" w:color="auto" w:sz="4" w:space="0"/>
              <w:right w:val="single" w:color="auto" w:sz="4" w:space="0"/>
            </w:tcBorders>
            <w:noWrap/>
            <w:vAlign w:val="center"/>
            <w:hideMark/>
          </w:tcPr>
          <w:p w:rsidRPr="003A5B57" w:rsidR="00B61D89" w:rsidP="00622B96" w:rsidRDefault="00B61D89" w14:paraId="4DE3BC1B" w14:textId="77777777">
            <w:pPr>
              <w:spacing w:after="0" w:line="240" w:lineRule="auto"/>
              <w:jc w:val="center"/>
              <w:rPr>
                <w:rFonts w:ascii="Calibri" w:hAnsi="Calibri" w:eastAsia="Times New Roman" w:cs="Calibri"/>
                <w:color w:val="000000"/>
              </w:rPr>
            </w:pPr>
            <w:r w:rsidRPr="003A5B57">
              <w:rPr>
                <w:rFonts w:ascii="Calibri" w:hAnsi="Calibri" w:eastAsia="Times New Roman" w:cs="Calibri"/>
                <w:color w:val="000000"/>
              </w:rPr>
              <w:t>Adjusted Asset Group</w:t>
            </w:r>
          </w:p>
        </w:tc>
        <w:tc>
          <w:tcPr>
            <w:tcW w:w="222" w:type="dxa"/>
            <w:tcBorders>
              <w:top w:val="nil"/>
              <w:left w:val="nil"/>
              <w:bottom w:val="nil"/>
              <w:right w:val="nil"/>
            </w:tcBorders>
            <w:noWrap/>
            <w:vAlign w:val="bottom"/>
            <w:hideMark/>
          </w:tcPr>
          <w:p w:rsidRPr="003A5B57" w:rsidR="00B61D89" w:rsidP="00622B96" w:rsidRDefault="00B61D89" w14:paraId="34B423A3" w14:textId="77777777">
            <w:pPr>
              <w:spacing w:after="0" w:line="240" w:lineRule="auto"/>
              <w:jc w:val="center"/>
              <w:rPr>
                <w:rFonts w:ascii="Calibri" w:hAnsi="Calibri" w:eastAsia="Times New Roman" w:cs="Calibri"/>
                <w:color w:val="000000"/>
              </w:rPr>
            </w:pPr>
          </w:p>
        </w:tc>
        <w:tc>
          <w:tcPr>
            <w:tcW w:w="222" w:type="dxa"/>
            <w:tcBorders>
              <w:top w:val="nil"/>
              <w:left w:val="nil"/>
              <w:bottom w:val="nil"/>
              <w:right w:val="nil"/>
            </w:tcBorders>
            <w:noWrap/>
            <w:vAlign w:val="bottom"/>
            <w:hideMark/>
          </w:tcPr>
          <w:p w:rsidRPr="003A5B57" w:rsidR="00B61D89" w:rsidP="00622B96" w:rsidRDefault="00B61D89" w14:paraId="7DC7F728" w14:textId="77777777">
            <w:pPr>
              <w:spacing w:after="0" w:line="240" w:lineRule="auto"/>
              <w:rPr>
                <w:rFonts w:ascii="Times New Roman" w:hAnsi="Times New Roman" w:eastAsia="Times New Roman" w:cs="Times New Roman"/>
                <w:sz w:val="20"/>
                <w:szCs w:val="20"/>
              </w:rPr>
            </w:pPr>
          </w:p>
        </w:tc>
      </w:tr>
      <w:tr w:rsidRPr="003A5B57" w:rsidR="00B61D89" w:rsidTr="6A36AB53" w14:paraId="59BA4EBD" w14:textId="77777777">
        <w:trPr>
          <w:trHeight w:val="253"/>
        </w:trPr>
        <w:tc>
          <w:tcPr>
            <w:tcW w:w="2249" w:type="dxa"/>
            <w:tcBorders>
              <w:top w:val="nil"/>
              <w:left w:val="single" w:color="auto" w:sz="4" w:space="0"/>
              <w:bottom w:val="single" w:color="auto" w:sz="4" w:space="0"/>
              <w:right w:val="single" w:color="auto" w:sz="4" w:space="0"/>
            </w:tcBorders>
            <w:noWrap/>
            <w:vAlign w:val="center"/>
            <w:hideMark/>
          </w:tcPr>
          <w:p w:rsidRPr="003A5B57" w:rsidR="00B61D89" w:rsidP="00622B96" w:rsidRDefault="00B61D89" w14:paraId="6F8F4E13" w14:textId="77777777">
            <w:pPr>
              <w:spacing w:after="0" w:line="240" w:lineRule="auto"/>
              <w:jc w:val="center"/>
              <w:rPr>
                <w:rFonts w:ascii="Calibri" w:hAnsi="Calibri" w:eastAsia="Times New Roman" w:cs="Calibri"/>
                <w:color w:val="000000"/>
              </w:rPr>
            </w:pPr>
            <w:r w:rsidRPr="003A5B57">
              <w:rPr>
                <w:rFonts w:ascii="Calibri" w:hAnsi="Calibri" w:eastAsia="Times New Roman" w:cs="Calibri"/>
                <w:color w:val="000000"/>
              </w:rPr>
              <w:t>as_of_period</w:t>
            </w:r>
          </w:p>
        </w:tc>
        <w:tc>
          <w:tcPr>
            <w:tcW w:w="222" w:type="dxa"/>
            <w:tcBorders>
              <w:top w:val="nil"/>
              <w:left w:val="nil"/>
              <w:bottom w:val="nil"/>
              <w:right w:val="nil"/>
            </w:tcBorders>
            <w:noWrap/>
            <w:vAlign w:val="bottom"/>
            <w:hideMark/>
          </w:tcPr>
          <w:p w:rsidRPr="003A5B57" w:rsidR="00B61D89" w:rsidP="00622B96" w:rsidRDefault="00B61D89" w14:paraId="67B30F09" w14:textId="77777777">
            <w:pPr>
              <w:spacing w:after="0" w:line="240" w:lineRule="auto"/>
              <w:jc w:val="center"/>
              <w:rPr>
                <w:rFonts w:ascii="Calibri" w:hAnsi="Calibri" w:eastAsia="Times New Roman" w:cs="Calibri"/>
                <w:color w:val="000000"/>
              </w:rPr>
            </w:pPr>
          </w:p>
        </w:tc>
        <w:tc>
          <w:tcPr>
            <w:tcW w:w="222" w:type="dxa"/>
            <w:tcBorders>
              <w:top w:val="nil"/>
              <w:left w:val="nil"/>
              <w:bottom w:val="nil"/>
              <w:right w:val="nil"/>
            </w:tcBorders>
            <w:noWrap/>
            <w:vAlign w:val="bottom"/>
            <w:hideMark/>
          </w:tcPr>
          <w:p w:rsidRPr="003A5B57" w:rsidR="00B61D89" w:rsidP="00622B96" w:rsidRDefault="00B61D89" w14:paraId="5B54A7E8" w14:textId="77777777">
            <w:pPr>
              <w:spacing w:after="0" w:line="240" w:lineRule="auto"/>
              <w:rPr>
                <w:rFonts w:ascii="Times New Roman" w:hAnsi="Times New Roman" w:eastAsia="Times New Roman" w:cs="Times New Roman"/>
                <w:sz w:val="20"/>
                <w:szCs w:val="20"/>
              </w:rPr>
            </w:pPr>
          </w:p>
        </w:tc>
      </w:tr>
      <w:tr w:rsidRPr="003A5B57" w:rsidR="00B61D89" w:rsidTr="6A36AB53" w14:paraId="615492AE" w14:textId="77777777">
        <w:trPr>
          <w:trHeight w:val="253"/>
        </w:trPr>
        <w:tc>
          <w:tcPr>
            <w:tcW w:w="2249" w:type="dxa"/>
            <w:tcBorders>
              <w:top w:val="nil"/>
              <w:left w:val="single" w:color="auto" w:sz="4" w:space="0"/>
              <w:bottom w:val="single" w:color="auto" w:sz="4" w:space="0"/>
              <w:right w:val="single" w:color="auto" w:sz="4" w:space="0"/>
            </w:tcBorders>
            <w:noWrap/>
            <w:vAlign w:val="center"/>
            <w:hideMark/>
          </w:tcPr>
          <w:p w:rsidRPr="003A5B57" w:rsidR="00B61D89" w:rsidP="00622B96" w:rsidRDefault="00B61D89" w14:paraId="5B6B923C" w14:textId="77777777">
            <w:pPr>
              <w:spacing w:after="0" w:line="240" w:lineRule="auto"/>
              <w:jc w:val="center"/>
              <w:rPr>
                <w:rFonts w:ascii="Calibri" w:hAnsi="Calibri" w:eastAsia="Times New Roman" w:cs="Calibri"/>
                <w:color w:val="000000"/>
              </w:rPr>
            </w:pPr>
            <w:r w:rsidRPr="003A5B57">
              <w:rPr>
                <w:rFonts w:ascii="Calibri" w:hAnsi="Calibri" w:eastAsia="Times New Roman" w:cs="Calibri"/>
                <w:color w:val="000000"/>
              </w:rPr>
              <w:t>S</w:t>
            </w:r>
            <w:r>
              <w:rPr>
                <w:rFonts w:ascii="Calibri" w:hAnsi="Calibri" w:eastAsia="Times New Roman" w:cs="Calibri"/>
                <w:color w:val="000000"/>
              </w:rPr>
              <w:t>cenario</w:t>
            </w:r>
            <w:r w:rsidRPr="003A5B57">
              <w:rPr>
                <w:rFonts w:ascii="Calibri" w:hAnsi="Calibri" w:eastAsia="Times New Roman" w:cs="Calibri"/>
                <w:color w:val="000000"/>
              </w:rPr>
              <w:t>_id</w:t>
            </w:r>
          </w:p>
        </w:tc>
        <w:tc>
          <w:tcPr>
            <w:tcW w:w="222" w:type="dxa"/>
            <w:tcBorders>
              <w:top w:val="nil"/>
              <w:left w:val="nil"/>
              <w:bottom w:val="nil"/>
              <w:right w:val="nil"/>
            </w:tcBorders>
            <w:noWrap/>
            <w:vAlign w:val="bottom"/>
            <w:hideMark/>
          </w:tcPr>
          <w:p w:rsidRPr="003A5B57" w:rsidR="00B61D89" w:rsidP="00622B96" w:rsidRDefault="00B61D89" w14:paraId="48D5DF03" w14:textId="77777777">
            <w:pPr>
              <w:spacing w:after="0" w:line="240" w:lineRule="auto"/>
              <w:jc w:val="center"/>
              <w:rPr>
                <w:rFonts w:ascii="Calibri" w:hAnsi="Calibri" w:eastAsia="Times New Roman" w:cs="Calibri"/>
                <w:color w:val="000000"/>
              </w:rPr>
            </w:pPr>
          </w:p>
        </w:tc>
        <w:tc>
          <w:tcPr>
            <w:tcW w:w="222" w:type="dxa"/>
            <w:tcBorders>
              <w:top w:val="nil"/>
              <w:left w:val="nil"/>
              <w:bottom w:val="nil"/>
              <w:right w:val="nil"/>
            </w:tcBorders>
            <w:noWrap/>
            <w:vAlign w:val="bottom"/>
            <w:hideMark/>
          </w:tcPr>
          <w:p w:rsidRPr="003A5B57" w:rsidR="00B61D89" w:rsidP="00622B96" w:rsidRDefault="00B61D89" w14:paraId="4FD9606A" w14:textId="77777777">
            <w:pPr>
              <w:spacing w:after="0" w:line="240" w:lineRule="auto"/>
              <w:rPr>
                <w:rFonts w:ascii="Times New Roman" w:hAnsi="Times New Roman" w:eastAsia="Times New Roman" w:cs="Times New Roman"/>
                <w:sz w:val="20"/>
                <w:szCs w:val="20"/>
              </w:rPr>
            </w:pPr>
          </w:p>
        </w:tc>
      </w:tr>
      <w:tr w:rsidRPr="003A5B57" w:rsidR="00B61D89" w:rsidTr="6A36AB53" w14:paraId="59E33BC2" w14:textId="77777777">
        <w:trPr>
          <w:trHeight w:val="253"/>
        </w:trPr>
        <w:tc>
          <w:tcPr>
            <w:tcW w:w="2249" w:type="dxa"/>
            <w:tcBorders>
              <w:top w:val="nil"/>
              <w:left w:val="single" w:color="auto" w:sz="4" w:space="0"/>
              <w:bottom w:val="single" w:color="auto" w:sz="4" w:space="0"/>
              <w:right w:val="single" w:color="auto" w:sz="4" w:space="0"/>
            </w:tcBorders>
            <w:noWrap/>
            <w:vAlign w:val="center"/>
          </w:tcPr>
          <w:p w:rsidRPr="003A5B57" w:rsidR="00B61D89" w:rsidP="00622B96" w:rsidRDefault="00B61D89" w14:paraId="048C04B1" w14:textId="77777777">
            <w:pPr>
              <w:spacing w:after="0" w:line="240" w:lineRule="auto"/>
              <w:jc w:val="center"/>
              <w:rPr>
                <w:rFonts w:ascii="Calibri" w:hAnsi="Calibri" w:eastAsia="Times New Roman" w:cs="Calibri"/>
                <w:color w:val="000000"/>
              </w:rPr>
            </w:pPr>
            <w:r>
              <w:rPr>
                <w:rFonts w:ascii="Calibri" w:hAnsi="Calibri" w:eastAsia="Times New Roman" w:cs="Calibri"/>
                <w:color w:val="000000"/>
              </w:rPr>
              <w:t>Shock_scenario</w:t>
            </w:r>
          </w:p>
        </w:tc>
        <w:tc>
          <w:tcPr>
            <w:tcW w:w="222" w:type="dxa"/>
            <w:tcBorders>
              <w:top w:val="nil"/>
              <w:left w:val="nil"/>
              <w:bottom w:val="nil"/>
              <w:right w:val="nil"/>
            </w:tcBorders>
            <w:noWrap/>
            <w:vAlign w:val="bottom"/>
          </w:tcPr>
          <w:p w:rsidRPr="003A5B57" w:rsidR="00B61D89" w:rsidP="00622B96" w:rsidRDefault="00B61D89" w14:paraId="0A9CA7DC" w14:textId="77777777">
            <w:pPr>
              <w:spacing w:after="0" w:line="240" w:lineRule="auto"/>
              <w:jc w:val="center"/>
              <w:rPr>
                <w:rFonts w:ascii="Calibri" w:hAnsi="Calibri" w:eastAsia="Times New Roman" w:cs="Calibri"/>
                <w:color w:val="000000"/>
              </w:rPr>
            </w:pPr>
          </w:p>
        </w:tc>
        <w:tc>
          <w:tcPr>
            <w:tcW w:w="222" w:type="dxa"/>
            <w:tcBorders>
              <w:top w:val="nil"/>
              <w:left w:val="nil"/>
              <w:bottom w:val="nil"/>
              <w:right w:val="nil"/>
            </w:tcBorders>
            <w:noWrap/>
            <w:vAlign w:val="bottom"/>
          </w:tcPr>
          <w:p w:rsidRPr="003A5B57" w:rsidR="00B61D89" w:rsidP="00622B96" w:rsidRDefault="00B61D89" w14:paraId="36E0672F" w14:textId="77777777">
            <w:pPr>
              <w:spacing w:after="0" w:line="240" w:lineRule="auto"/>
              <w:rPr>
                <w:rFonts w:ascii="Times New Roman" w:hAnsi="Times New Roman" w:eastAsia="Times New Roman" w:cs="Times New Roman"/>
                <w:sz w:val="20"/>
                <w:szCs w:val="20"/>
              </w:rPr>
            </w:pPr>
          </w:p>
        </w:tc>
      </w:tr>
      <w:tr w:rsidRPr="003A5B57" w:rsidR="00B61D89" w:rsidTr="6A36AB53" w14:paraId="634D647A" w14:textId="77777777">
        <w:trPr>
          <w:trHeight w:val="253"/>
        </w:trPr>
        <w:tc>
          <w:tcPr>
            <w:tcW w:w="2249" w:type="dxa"/>
            <w:tcBorders>
              <w:top w:val="nil"/>
              <w:left w:val="single" w:color="auto" w:sz="4" w:space="0"/>
              <w:bottom w:val="single" w:color="auto" w:sz="4" w:space="0"/>
              <w:right w:val="single" w:color="auto" w:sz="4" w:space="0"/>
            </w:tcBorders>
            <w:noWrap/>
            <w:vAlign w:val="center"/>
            <w:hideMark/>
          </w:tcPr>
          <w:p w:rsidRPr="003A5B57" w:rsidR="00B61D89" w:rsidP="00622B96" w:rsidRDefault="00B61D89" w14:paraId="7D785877" w14:textId="77777777">
            <w:pPr>
              <w:spacing w:after="0" w:line="240" w:lineRule="auto"/>
              <w:jc w:val="center"/>
              <w:rPr>
                <w:rFonts w:ascii="Calibri" w:hAnsi="Calibri" w:eastAsia="Times New Roman" w:cs="Calibri"/>
                <w:color w:val="000000"/>
              </w:rPr>
            </w:pPr>
            <w:r w:rsidRPr="003A5B57">
              <w:rPr>
                <w:rFonts w:ascii="Calibri" w:hAnsi="Calibri" w:eastAsia="Times New Roman" w:cs="Calibri"/>
                <w:color w:val="000000"/>
              </w:rPr>
              <w:t>Initial Market Value</w:t>
            </w:r>
          </w:p>
        </w:tc>
        <w:tc>
          <w:tcPr>
            <w:tcW w:w="222" w:type="dxa"/>
            <w:tcBorders>
              <w:top w:val="nil"/>
              <w:left w:val="nil"/>
              <w:bottom w:val="nil"/>
              <w:right w:val="nil"/>
            </w:tcBorders>
            <w:noWrap/>
            <w:vAlign w:val="bottom"/>
            <w:hideMark/>
          </w:tcPr>
          <w:p w:rsidRPr="003A5B57" w:rsidR="00B61D89" w:rsidP="00622B96" w:rsidRDefault="00B61D89" w14:paraId="0CE6C904" w14:textId="77777777">
            <w:pPr>
              <w:spacing w:after="0" w:line="240" w:lineRule="auto"/>
              <w:jc w:val="center"/>
              <w:rPr>
                <w:rFonts w:ascii="Calibri" w:hAnsi="Calibri" w:eastAsia="Times New Roman" w:cs="Calibri"/>
                <w:color w:val="000000"/>
              </w:rPr>
            </w:pPr>
          </w:p>
        </w:tc>
        <w:tc>
          <w:tcPr>
            <w:tcW w:w="222" w:type="dxa"/>
            <w:tcBorders>
              <w:top w:val="nil"/>
              <w:left w:val="nil"/>
              <w:bottom w:val="nil"/>
              <w:right w:val="nil"/>
            </w:tcBorders>
            <w:noWrap/>
            <w:vAlign w:val="bottom"/>
            <w:hideMark/>
          </w:tcPr>
          <w:p w:rsidRPr="003A5B57" w:rsidR="00B61D89" w:rsidP="00622B96" w:rsidRDefault="00B61D89" w14:paraId="0CBA54A1" w14:textId="77777777">
            <w:pPr>
              <w:spacing w:after="0" w:line="240" w:lineRule="auto"/>
              <w:rPr>
                <w:rFonts w:ascii="Times New Roman" w:hAnsi="Times New Roman" w:eastAsia="Times New Roman" w:cs="Times New Roman"/>
                <w:sz w:val="20"/>
                <w:szCs w:val="20"/>
              </w:rPr>
            </w:pPr>
          </w:p>
        </w:tc>
      </w:tr>
      <w:tr w:rsidRPr="003A5B57" w:rsidR="00B61D89" w:rsidTr="6A36AB53" w14:paraId="4629FEF9" w14:textId="77777777">
        <w:trPr>
          <w:trHeight w:val="253"/>
        </w:trPr>
        <w:tc>
          <w:tcPr>
            <w:tcW w:w="2249" w:type="dxa"/>
            <w:tcBorders>
              <w:top w:val="nil"/>
              <w:left w:val="single" w:color="auto" w:sz="4" w:space="0"/>
              <w:bottom w:val="single" w:color="auto" w:sz="4" w:space="0"/>
              <w:right w:val="single" w:color="auto" w:sz="4" w:space="0"/>
            </w:tcBorders>
            <w:noWrap/>
            <w:vAlign w:val="center"/>
            <w:hideMark/>
          </w:tcPr>
          <w:p w:rsidRPr="003A5B57" w:rsidR="00B61D89" w:rsidP="00622B96" w:rsidRDefault="00B61D89" w14:paraId="2B147ACE" w14:textId="77777777">
            <w:pPr>
              <w:spacing w:after="0" w:line="240" w:lineRule="auto"/>
              <w:jc w:val="center"/>
              <w:rPr>
                <w:rFonts w:ascii="Calibri" w:hAnsi="Calibri" w:eastAsia="Times New Roman" w:cs="Calibri"/>
                <w:color w:val="000000"/>
              </w:rPr>
            </w:pPr>
            <w:r w:rsidRPr="003A5B57">
              <w:rPr>
                <w:rFonts w:ascii="Calibri" w:hAnsi="Calibri" w:eastAsia="Times New Roman" w:cs="Calibri"/>
                <w:color w:val="000000"/>
              </w:rPr>
              <w:t>MV Change (no fx)</w:t>
            </w:r>
          </w:p>
        </w:tc>
        <w:tc>
          <w:tcPr>
            <w:tcW w:w="222" w:type="dxa"/>
            <w:tcBorders>
              <w:top w:val="nil"/>
              <w:left w:val="nil"/>
              <w:bottom w:val="nil"/>
              <w:right w:val="nil"/>
            </w:tcBorders>
            <w:noWrap/>
            <w:vAlign w:val="bottom"/>
            <w:hideMark/>
          </w:tcPr>
          <w:p w:rsidRPr="003A5B57" w:rsidR="00B61D89" w:rsidP="00622B96" w:rsidRDefault="00B61D89" w14:paraId="4BB80C8C" w14:textId="77777777">
            <w:pPr>
              <w:spacing w:after="0" w:line="240" w:lineRule="auto"/>
              <w:jc w:val="center"/>
              <w:rPr>
                <w:rFonts w:ascii="Calibri" w:hAnsi="Calibri" w:eastAsia="Times New Roman" w:cs="Calibri"/>
                <w:color w:val="000000"/>
              </w:rPr>
            </w:pPr>
          </w:p>
        </w:tc>
        <w:tc>
          <w:tcPr>
            <w:tcW w:w="222" w:type="dxa"/>
            <w:tcBorders>
              <w:top w:val="nil"/>
              <w:left w:val="nil"/>
              <w:bottom w:val="nil"/>
              <w:right w:val="nil"/>
            </w:tcBorders>
            <w:noWrap/>
            <w:vAlign w:val="bottom"/>
            <w:hideMark/>
          </w:tcPr>
          <w:p w:rsidRPr="003A5B57" w:rsidR="00B61D89" w:rsidP="00622B96" w:rsidRDefault="00B61D89" w14:paraId="6EC63D49" w14:textId="77777777">
            <w:pPr>
              <w:spacing w:after="0" w:line="240" w:lineRule="auto"/>
              <w:rPr>
                <w:rFonts w:ascii="Times New Roman" w:hAnsi="Times New Roman" w:eastAsia="Times New Roman" w:cs="Times New Roman"/>
                <w:sz w:val="20"/>
                <w:szCs w:val="20"/>
              </w:rPr>
            </w:pPr>
          </w:p>
        </w:tc>
      </w:tr>
      <w:tr w:rsidRPr="003A5B57" w:rsidR="00B61D89" w:rsidTr="6A36AB53" w14:paraId="0CF90769" w14:textId="77777777">
        <w:trPr>
          <w:trHeight w:val="253"/>
        </w:trPr>
        <w:tc>
          <w:tcPr>
            <w:tcW w:w="2249" w:type="dxa"/>
            <w:tcBorders>
              <w:top w:val="nil"/>
              <w:left w:val="single" w:color="auto" w:sz="4" w:space="0"/>
              <w:bottom w:val="single" w:color="auto" w:sz="4" w:space="0"/>
              <w:right w:val="single" w:color="auto" w:sz="4" w:space="0"/>
            </w:tcBorders>
            <w:noWrap/>
            <w:vAlign w:val="center"/>
            <w:hideMark/>
          </w:tcPr>
          <w:p w:rsidRPr="003A5B57" w:rsidR="00B61D89" w:rsidP="00622B96" w:rsidRDefault="00B61D89" w14:paraId="54276E32" w14:textId="77777777">
            <w:pPr>
              <w:spacing w:after="0" w:line="240" w:lineRule="auto"/>
              <w:jc w:val="center"/>
              <w:rPr>
                <w:rFonts w:ascii="Calibri" w:hAnsi="Calibri" w:eastAsia="Times New Roman" w:cs="Calibri"/>
                <w:color w:val="000000"/>
              </w:rPr>
            </w:pPr>
            <w:r w:rsidRPr="003A5B57">
              <w:rPr>
                <w:rFonts w:ascii="Calibri" w:hAnsi="Calibri" w:eastAsia="Times New Roman" w:cs="Calibri"/>
                <w:color w:val="000000"/>
              </w:rPr>
              <w:t>MV Change (with fx)</w:t>
            </w:r>
          </w:p>
        </w:tc>
        <w:tc>
          <w:tcPr>
            <w:tcW w:w="222" w:type="dxa"/>
            <w:tcBorders>
              <w:top w:val="nil"/>
              <w:left w:val="nil"/>
              <w:bottom w:val="nil"/>
              <w:right w:val="nil"/>
            </w:tcBorders>
            <w:noWrap/>
            <w:vAlign w:val="bottom"/>
            <w:hideMark/>
          </w:tcPr>
          <w:p w:rsidRPr="003A5B57" w:rsidR="00B61D89" w:rsidP="00622B96" w:rsidRDefault="00B61D89" w14:paraId="07BB68E8" w14:textId="77777777">
            <w:pPr>
              <w:spacing w:after="0" w:line="240" w:lineRule="auto"/>
              <w:jc w:val="center"/>
              <w:rPr>
                <w:rFonts w:ascii="Calibri" w:hAnsi="Calibri" w:eastAsia="Times New Roman" w:cs="Calibri"/>
                <w:color w:val="000000"/>
              </w:rPr>
            </w:pPr>
          </w:p>
        </w:tc>
        <w:tc>
          <w:tcPr>
            <w:tcW w:w="222" w:type="dxa"/>
            <w:tcBorders>
              <w:top w:val="nil"/>
              <w:left w:val="nil"/>
              <w:bottom w:val="nil"/>
              <w:right w:val="nil"/>
            </w:tcBorders>
            <w:noWrap/>
            <w:vAlign w:val="bottom"/>
            <w:hideMark/>
          </w:tcPr>
          <w:p w:rsidRPr="003A5B57" w:rsidR="00B61D89" w:rsidP="00622B96" w:rsidRDefault="00B61D89" w14:paraId="3BB43F9C" w14:textId="77777777">
            <w:pPr>
              <w:spacing w:after="0" w:line="240" w:lineRule="auto"/>
              <w:rPr>
                <w:rFonts w:ascii="Times New Roman" w:hAnsi="Times New Roman" w:eastAsia="Times New Roman" w:cs="Times New Roman"/>
                <w:sz w:val="20"/>
                <w:szCs w:val="20"/>
              </w:rPr>
            </w:pPr>
          </w:p>
        </w:tc>
      </w:tr>
      <w:tr w:rsidR="6A36AB53" w:rsidTr="6A36AB53" w14:paraId="3D485278" w14:textId="77777777">
        <w:trPr>
          <w:trHeight w:val="253"/>
          <w:ins w:author="Han Zhang" w:date="2026-05-01T17:29:00Z" w:id="138"/>
        </w:trPr>
        <w:tc>
          <w:tcPr>
            <w:tcW w:w="2249" w:type="dxa"/>
            <w:tcBorders>
              <w:top w:val="nil"/>
              <w:left w:val="single" w:color="auto" w:sz="4" w:space="0"/>
              <w:bottom w:val="single" w:color="auto" w:sz="4" w:space="0"/>
              <w:right w:val="single" w:color="auto" w:sz="4" w:space="0"/>
            </w:tcBorders>
            <w:shd w:val="clear" w:color="auto" w:fill="92D050"/>
            <w:noWrap/>
            <w:vAlign w:val="center"/>
            <w:hideMark/>
          </w:tcPr>
          <w:p w:rsidR="0F4346F9" w:rsidP="6A36AB53" w:rsidRDefault="0F4346F9" w14:paraId="17F40967" w14:textId="0C796C9E">
            <w:pPr>
              <w:spacing w:line="240" w:lineRule="auto"/>
              <w:jc w:val="center"/>
            </w:pPr>
            <w:ins w:author="Han Zhang" w:date="2026-05-01T17:29:00Z" w16du:dateUtc="2026-05-01T17:29:34Z" w:id="139">
              <w:r w:rsidRPr="6A36AB53">
                <w:rPr>
                  <w:rFonts w:ascii="Calibri" w:hAnsi="Calibri" w:eastAsia="Times New Roman" w:cs="Calibri"/>
                  <w:color w:val="000000" w:themeColor="text1"/>
                </w:rPr>
                <w:t>FX</w:t>
              </w:r>
            </w:ins>
            <w:ins w:author="Han Zhang" w:date="2026-05-01T17:31:00Z" w16du:dateUtc="2026-05-01T17:31:04Z" w:id="140">
              <w:r w:rsidRPr="6A36AB53" w:rsidR="51F03A1A">
                <w:rPr>
                  <w:rFonts w:ascii="Calibri" w:hAnsi="Calibri" w:eastAsia="Times New Roman" w:cs="Calibri"/>
                  <w:color w:val="000000" w:themeColor="text1"/>
                </w:rPr>
                <w:t>_</w:t>
              </w:r>
            </w:ins>
            <w:ins w:author="Han Zhang" w:date="2026-05-01T17:29:00Z" w16du:dateUtc="2026-05-01T17:29:34Z" w:id="141">
              <w:r w:rsidRPr="6A36AB53">
                <w:rPr>
                  <w:rFonts w:ascii="Calibri" w:hAnsi="Calibri" w:eastAsia="Times New Roman" w:cs="Calibri"/>
                  <w:color w:val="000000" w:themeColor="text1"/>
                </w:rPr>
                <w:t>Impact</w:t>
              </w:r>
            </w:ins>
          </w:p>
        </w:tc>
        <w:tc>
          <w:tcPr>
            <w:tcW w:w="222" w:type="dxa"/>
            <w:tcBorders>
              <w:top w:val="nil"/>
              <w:left w:val="nil"/>
              <w:bottom w:val="nil"/>
              <w:right w:val="nil"/>
            </w:tcBorders>
            <w:noWrap/>
            <w:vAlign w:val="bottom"/>
            <w:hideMark/>
          </w:tcPr>
          <w:p w:rsidR="6A36AB53" w:rsidP="6A36AB53" w:rsidRDefault="6A36AB53" w14:paraId="76CC1B71" w14:textId="44766A5A">
            <w:pPr>
              <w:spacing w:line="240" w:lineRule="auto"/>
              <w:jc w:val="center"/>
              <w:rPr>
                <w:rFonts w:ascii="Calibri" w:hAnsi="Calibri" w:eastAsia="Times New Roman" w:cs="Calibri"/>
                <w:color w:val="000000" w:themeColor="text1"/>
              </w:rPr>
            </w:pPr>
          </w:p>
        </w:tc>
        <w:tc>
          <w:tcPr>
            <w:tcW w:w="222" w:type="dxa"/>
            <w:tcBorders>
              <w:top w:val="nil"/>
              <w:left w:val="nil"/>
              <w:bottom w:val="nil"/>
              <w:right w:val="nil"/>
            </w:tcBorders>
            <w:noWrap/>
            <w:vAlign w:val="bottom"/>
            <w:hideMark/>
          </w:tcPr>
          <w:p w:rsidR="6A36AB53" w:rsidP="6A36AB53" w:rsidRDefault="6A36AB53" w14:paraId="34735C55" w14:textId="20759B9D">
            <w:pPr>
              <w:spacing w:line="240" w:lineRule="auto"/>
              <w:rPr>
                <w:rFonts w:ascii="Times New Roman" w:hAnsi="Times New Roman" w:eastAsia="Times New Roman" w:cs="Times New Roman"/>
                <w:sz w:val="20"/>
                <w:szCs w:val="20"/>
              </w:rPr>
            </w:pPr>
          </w:p>
        </w:tc>
      </w:tr>
      <w:tr w:rsidRPr="003A5B57" w:rsidR="00B61D89" w:rsidTr="6A36AB53" w14:paraId="091CEDDF" w14:textId="77777777">
        <w:trPr>
          <w:trHeight w:val="253"/>
        </w:trPr>
        <w:tc>
          <w:tcPr>
            <w:tcW w:w="2249" w:type="dxa"/>
            <w:tcBorders>
              <w:top w:val="nil"/>
              <w:left w:val="single" w:color="auto" w:sz="4" w:space="0"/>
              <w:bottom w:val="single" w:color="auto" w:sz="4" w:space="0"/>
              <w:right w:val="single" w:color="auto" w:sz="4" w:space="0"/>
            </w:tcBorders>
            <w:shd w:val="clear" w:color="auto" w:fill="92D050"/>
            <w:noWrap/>
            <w:vAlign w:val="center"/>
            <w:hideMark/>
          </w:tcPr>
          <w:p w:rsidRPr="003A5B57" w:rsidR="00B61D89" w:rsidP="00622B96" w:rsidRDefault="00B61D89" w14:paraId="489E026A" w14:textId="77777777">
            <w:pPr>
              <w:spacing w:after="0" w:line="240" w:lineRule="auto"/>
              <w:jc w:val="center"/>
              <w:rPr>
                <w:rFonts w:ascii="Calibri" w:hAnsi="Calibri" w:eastAsia="Times New Roman" w:cs="Calibri"/>
                <w:color w:val="000000"/>
              </w:rPr>
            </w:pPr>
            <w:r w:rsidRPr="003A5B57">
              <w:rPr>
                <w:rFonts w:ascii="Calibri" w:hAnsi="Calibri" w:eastAsia="Times New Roman" w:cs="Calibri"/>
                <w:color w:val="000000"/>
              </w:rPr>
              <w:t>pct_mv_change_no_fx</w:t>
            </w:r>
          </w:p>
        </w:tc>
        <w:tc>
          <w:tcPr>
            <w:tcW w:w="222" w:type="dxa"/>
            <w:tcBorders>
              <w:top w:val="nil"/>
              <w:left w:val="nil"/>
              <w:bottom w:val="nil"/>
              <w:right w:val="nil"/>
            </w:tcBorders>
            <w:noWrap/>
            <w:vAlign w:val="bottom"/>
            <w:hideMark/>
          </w:tcPr>
          <w:p w:rsidRPr="003A5B57" w:rsidR="00B61D89" w:rsidP="00622B96" w:rsidRDefault="00B61D89" w14:paraId="70CF69FB" w14:textId="77777777">
            <w:pPr>
              <w:spacing w:after="0" w:line="240" w:lineRule="auto"/>
              <w:jc w:val="center"/>
              <w:rPr>
                <w:rFonts w:ascii="Calibri" w:hAnsi="Calibri" w:eastAsia="Times New Roman" w:cs="Calibri"/>
                <w:color w:val="000000"/>
              </w:rPr>
            </w:pPr>
          </w:p>
        </w:tc>
        <w:tc>
          <w:tcPr>
            <w:tcW w:w="222" w:type="dxa"/>
            <w:tcBorders>
              <w:top w:val="nil"/>
              <w:left w:val="nil"/>
              <w:bottom w:val="nil"/>
              <w:right w:val="nil"/>
            </w:tcBorders>
            <w:noWrap/>
            <w:vAlign w:val="bottom"/>
            <w:hideMark/>
          </w:tcPr>
          <w:p w:rsidRPr="003A5B57" w:rsidR="00B61D89" w:rsidP="00622B96" w:rsidRDefault="00B61D89" w14:paraId="6021BB57" w14:textId="77777777">
            <w:pPr>
              <w:spacing w:after="0" w:line="240" w:lineRule="auto"/>
              <w:rPr>
                <w:rFonts w:ascii="Times New Roman" w:hAnsi="Times New Roman" w:eastAsia="Times New Roman" w:cs="Times New Roman"/>
                <w:sz w:val="20"/>
                <w:szCs w:val="20"/>
              </w:rPr>
            </w:pPr>
          </w:p>
        </w:tc>
      </w:tr>
    </w:tbl>
    <w:p w:rsidR="003A5B57" w:rsidP="2EBDFC38" w:rsidRDefault="003A5B57" w14:paraId="247AE8C2" w14:textId="77777777">
      <w:pPr>
        <w:spacing w:before="210" w:after="210" w:line="300" w:lineRule="auto"/>
        <w:rPr>
          <w:rFonts w:ascii="Calibri Light" w:hAnsi="Calibri Light" w:eastAsia="Calibri Light" w:cs="Calibri Light"/>
          <w:sz w:val="20"/>
          <w:szCs w:val="20"/>
        </w:rPr>
      </w:pPr>
    </w:p>
    <w:p w:rsidR="003A5B57" w:rsidP="2EBDFC38" w:rsidRDefault="003A5B57" w14:paraId="5F1551CF" w14:textId="77777777">
      <w:pPr>
        <w:spacing w:before="210" w:after="210" w:line="300" w:lineRule="auto"/>
        <w:rPr>
          <w:rFonts w:ascii="Calibri Light" w:hAnsi="Calibri Light" w:eastAsia="Calibri Light" w:cs="Calibri Light"/>
          <w:sz w:val="20"/>
          <w:szCs w:val="20"/>
        </w:rPr>
      </w:pPr>
    </w:p>
    <w:p w:rsidR="003A5B57" w:rsidP="2EBDFC38" w:rsidRDefault="003A5B57" w14:paraId="53C6C918" w14:textId="77777777">
      <w:pPr>
        <w:spacing w:before="210" w:after="210" w:line="300" w:lineRule="auto"/>
        <w:rPr>
          <w:rFonts w:ascii="Calibri Light" w:hAnsi="Calibri Light" w:eastAsia="Calibri Light" w:cs="Calibri Light"/>
          <w:sz w:val="20"/>
          <w:szCs w:val="20"/>
        </w:rPr>
      </w:pPr>
    </w:p>
    <w:p w:rsidR="003A5B57" w:rsidP="2EBDFC38" w:rsidRDefault="003A5B57" w14:paraId="60FC4092" w14:textId="77777777">
      <w:pPr>
        <w:spacing w:before="210" w:after="210" w:line="300" w:lineRule="auto"/>
        <w:rPr>
          <w:rFonts w:ascii="Calibri Light" w:hAnsi="Calibri Light" w:eastAsia="Calibri Light" w:cs="Calibri Light"/>
          <w:sz w:val="20"/>
          <w:szCs w:val="20"/>
        </w:rPr>
      </w:pPr>
    </w:p>
    <w:p w:rsidR="00CE6324" w:rsidP="2EBDFC38" w:rsidRDefault="00CE6324" w14:paraId="3AFEF34E" w14:textId="77777777">
      <w:pPr>
        <w:spacing w:before="210" w:after="210" w:line="300" w:lineRule="auto"/>
        <w:rPr>
          <w:rFonts w:ascii="Calibri Light" w:hAnsi="Calibri Light" w:eastAsia="Calibri Light" w:cs="Calibri Light"/>
          <w:sz w:val="20"/>
          <w:szCs w:val="20"/>
        </w:rPr>
      </w:pPr>
    </w:p>
    <w:p w:rsidR="00CE6324" w:rsidP="2EBDFC38" w:rsidRDefault="00CE6324" w14:paraId="705839A8" w14:textId="77777777">
      <w:pPr>
        <w:spacing w:before="210" w:after="210" w:line="300" w:lineRule="auto"/>
        <w:rPr>
          <w:rFonts w:ascii="Calibri Light" w:hAnsi="Calibri Light" w:eastAsia="Calibri Light" w:cs="Calibri Light"/>
          <w:sz w:val="20"/>
          <w:szCs w:val="20"/>
        </w:rPr>
      </w:pPr>
    </w:p>
    <w:p w:rsidR="67B85D23" w:rsidP="2EBDFC38" w:rsidRDefault="67B85D23" w14:paraId="28129C01" w14:textId="1A2DD816">
      <w:pPr>
        <w:rPr>
          <w:rFonts w:ascii="Calibri Light" w:hAnsi="Calibri Light" w:eastAsia="Calibri Light" w:cs="Calibri Light"/>
          <w:b/>
          <w:bCs/>
          <w:sz w:val="20"/>
          <w:szCs w:val="20"/>
        </w:rPr>
      </w:pPr>
      <w:r w:rsidRPr="2EBDFC38">
        <w:rPr>
          <w:rFonts w:ascii="Calibri Light" w:hAnsi="Calibri Light" w:eastAsia="Calibri Light" w:cs="Calibri Light"/>
          <w:b/>
          <w:bCs/>
          <w:sz w:val="20"/>
          <w:szCs w:val="20"/>
        </w:rPr>
        <w:t>Process Details</w:t>
      </w:r>
    </w:p>
    <w:p w:rsidR="67B85D23" w:rsidP="2EBDFC38" w:rsidRDefault="67B85D23" w14:paraId="76FB6176" w14:textId="2406C0BD">
      <w:pPr>
        <w:pStyle w:val="ListParagraph"/>
        <w:numPr>
          <w:ilvl w:val="0"/>
          <w:numId w:val="11"/>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Extract classification and shock-impact metrics derived in earlier steps.</w:t>
      </w:r>
    </w:p>
    <w:p w:rsidR="67B85D23" w:rsidP="2EBDFC38" w:rsidRDefault="67B85D23" w14:paraId="0504B152" w14:textId="2D1B61B4">
      <w:pPr>
        <w:pStyle w:val="ListParagraph"/>
        <w:numPr>
          <w:ilvl w:val="0"/>
          <w:numId w:val="11"/>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Final dataset fields include: </w:t>
      </w:r>
    </w:p>
    <w:p w:rsidR="67B85D23" w:rsidP="2EBDFC38" w:rsidRDefault="003F4C42" w14:paraId="482766B1" w14:textId="4AC4488F">
      <w:pPr>
        <w:pStyle w:val="ListParagraph"/>
        <w:numPr>
          <w:ilvl w:val="1"/>
          <w:numId w:val="11"/>
        </w:numPr>
        <w:spacing w:after="0" w:line="300" w:lineRule="auto"/>
        <w:rPr>
          <w:rFonts w:ascii="Calibri Light" w:hAnsi="Calibri Light" w:eastAsia="Calibri Light" w:cs="Calibri Light"/>
          <w:sz w:val="20"/>
          <w:szCs w:val="20"/>
        </w:rPr>
      </w:pPr>
      <w:r>
        <w:rPr>
          <w:rFonts w:ascii="Calibri Light" w:hAnsi="Calibri Light" w:eastAsia="Calibri Light" w:cs="Calibri Light"/>
          <w:sz w:val="20"/>
          <w:szCs w:val="20"/>
        </w:rPr>
        <w:t>Scenario</w:t>
      </w:r>
      <w:r w:rsidRPr="2EBDFC38" w:rsidR="67B85D23">
        <w:rPr>
          <w:rFonts w:ascii="Calibri Light" w:hAnsi="Calibri Light" w:eastAsia="Calibri Light" w:cs="Calibri Light"/>
          <w:sz w:val="20"/>
          <w:szCs w:val="20"/>
        </w:rPr>
        <w:t>_id</w:t>
      </w:r>
    </w:p>
    <w:p w:rsidR="67B85D23" w:rsidP="2EBDFC38" w:rsidRDefault="67B85D23" w14:paraId="4F988F8E" w14:textId="648A022B">
      <w:pPr>
        <w:pStyle w:val="ListParagraph"/>
        <w:numPr>
          <w:ilvl w:val="1"/>
          <w:numId w:val="11"/>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as_of_period</w:t>
      </w:r>
    </w:p>
    <w:p w:rsidR="67B85D23" w:rsidP="2EBDFC38" w:rsidRDefault="67B85D23" w14:paraId="312C0E00" w14:textId="7A79614D">
      <w:pPr>
        <w:pStyle w:val="ListParagraph"/>
        <w:numPr>
          <w:ilvl w:val="1"/>
          <w:numId w:val="11"/>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adjusted_asset_group</w:t>
      </w:r>
    </w:p>
    <w:p w:rsidR="67B85D23" w:rsidP="2EBDFC38" w:rsidRDefault="67B85D23" w14:paraId="3DE688E9" w14:textId="69F773C2">
      <w:pPr>
        <w:pStyle w:val="ListParagraph"/>
        <w:numPr>
          <w:ilvl w:val="1"/>
          <w:numId w:val="11"/>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es_segment</w:t>
      </w:r>
    </w:p>
    <w:p w:rsidR="67B85D23" w:rsidP="2EBDFC38" w:rsidRDefault="67B85D23" w14:paraId="79E4FF67" w14:textId="374983B5">
      <w:pPr>
        <w:pStyle w:val="ListParagraph"/>
        <w:numPr>
          <w:ilvl w:val="1"/>
          <w:numId w:val="11"/>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mv_change_no_fx</w:t>
      </w:r>
    </w:p>
    <w:p w:rsidR="67B85D23" w:rsidP="2EBDFC38" w:rsidRDefault="67B85D23" w14:paraId="5CB51F26" w14:textId="07EC33A4">
      <w:pPr>
        <w:pStyle w:val="ListParagraph"/>
        <w:numPr>
          <w:ilvl w:val="1"/>
          <w:numId w:val="11"/>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mv_change_with_fx</w:t>
      </w:r>
    </w:p>
    <w:p w:rsidR="00105343" w:rsidP="00105343" w:rsidRDefault="003F4C42" w14:paraId="26B156DF" w14:textId="0D7D40C1">
      <w:pPr>
        <w:pStyle w:val="ListParagraph"/>
        <w:numPr>
          <w:ilvl w:val="1"/>
          <w:numId w:val="11"/>
        </w:numPr>
        <w:spacing w:after="0" w:line="300" w:lineRule="auto"/>
        <w:rPr>
          <w:rFonts w:ascii="Calibri Light" w:hAnsi="Calibri Light" w:eastAsia="Calibri Light" w:cs="Calibri Light"/>
          <w:sz w:val="20"/>
          <w:szCs w:val="20"/>
        </w:rPr>
      </w:pPr>
      <w:r>
        <w:rPr>
          <w:rFonts w:ascii="Calibri Light" w:hAnsi="Calibri Light" w:eastAsia="Calibri Light" w:cs="Calibri Light"/>
          <w:sz w:val="20"/>
          <w:szCs w:val="20"/>
        </w:rPr>
        <w:t>Shock_scenario</w:t>
      </w:r>
    </w:p>
    <w:p w:rsidRPr="00105343" w:rsidR="00EF2AB4" w:rsidP="00105343" w:rsidRDefault="00EF2AB4" w14:paraId="398848FF" w14:textId="371473F5">
      <w:pPr>
        <w:pStyle w:val="ListParagraph"/>
        <w:numPr>
          <w:ilvl w:val="1"/>
          <w:numId w:val="11"/>
        </w:numPr>
        <w:spacing w:after="0" w:line="300" w:lineRule="auto"/>
        <w:rPr>
          <w:rFonts w:ascii="Calibri Light" w:hAnsi="Calibri Light" w:eastAsia="Calibri Light" w:cs="Calibri Light"/>
          <w:sz w:val="20"/>
          <w:szCs w:val="20"/>
        </w:rPr>
      </w:pPr>
      <w:ins w:author="Han Zhang" w:date="2026-04-02T11:07:00Z" w16du:dateUtc="2026-04-02T15:07:00Z" w:id="142">
        <w:r w:rsidRPr="00105343">
          <w:rPr>
            <w:rFonts w:ascii="Calibri Light" w:hAnsi="Calibri Light" w:eastAsia="Calibri Light" w:cs="Calibri Light"/>
            <w:sz w:val="20"/>
            <w:szCs w:val="20"/>
            <w:highlight w:val="yellow"/>
            <w:rPrChange w:author="Sangmeshwar Birajdar" w:date="2026-04-15T07:25:00Z" w16du:dateUtc="2026-04-15T11:25:00Z" w:id="143">
              <w:rPr>
                <w:rFonts w:ascii="Calibri Light" w:hAnsi="Calibri Light" w:eastAsia="Calibri Light" w:cs="Calibri Light"/>
                <w:sz w:val="20"/>
                <w:szCs w:val="20"/>
              </w:rPr>
            </w:rPrChange>
          </w:rPr>
          <w:t>pct_mv_change_no_fx</w:t>
        </w:r>
      </w:ins>
    </w:p>
    <w:p w:rsidR="67B85D23" w:rsidP="2EBDFC38" w:rsidRDefault="67B85D23" w14:paraId="40EDDA60" w14:textId="3517FF29">
      <w:pPr>
        <w:pStyle w:val="ListParagraph"/>
        <w:numPr>
          <w:ilvl w:val="0"/>
          <w:numId w:val="11"/>
        </w:numPr>
        <w:spacing w:after="0" w:line="300" w:lineRule="auto"/>
        <w:rPr>
          <w:del w:author="Han Zhang" w:date="2026-05-01T17:28:00Z" w16du:dateUtc="2026-05-01T17:28:23Z" w:id="144"/>
          <w:rFonts w:ascii="Calibri Light" w:hAnsi="Calibri Light" w:eastAsia="Calibri Light" w:cs="Calibri Light"/>
          <w:sz w:val="20"/>
          <w:szCs w:val="20"/>
        </w:rPr>
      </w:pPr>
      <w:del w:author="Han Zhang" w:date="2026-05-01T17:28:00Z" w16du:dateUtc="2026-05-01T17:28:23Z" w:id="145">
        <w:r w:rsidRPr="6A36AB53" w:rsidDel="67B85D23">
          <w:rPr>
            <w:rFonts w:ascii="Calibri Light" w:hAnsi="Calibri Light" w:eastAsia="Calibri Light" w:cs="Calibri Light"/>
            <w:sz w:val="20"/>
            <w:szCs w:val="20"/>
          </w:rPr>
          <w:delText>Apply filters</w:delText>
        </w:r>
        <w:r w:rsidRPr="6A36AB53" w:rsidDel="00D463C3">
          <w:rPr>
            <w:rFonts w:ascii="Calibri Light" w:hAnsi="Calibri Light" w:eastAsia="Calibri Light" w:cs="Calibri Light"/>
            <w:sz w:val="20"/>
            <w:szCs w:val="20"/>
          </w:rPr>
          <w:delText xml:space="preserve"> (if needed)</w:delText>
        </w:r>
        <w:r w:rsidRPr="6A36AB53" w:rsidDel="67B85D23">
          <w:rPr>
            <w:rFonts w:ascii="Calibri Light" w:hAnsi="Calibri Light" w:eastAsia="Calibri Light" w:cs="Calibri Light"/>
            <w:sz w:val="20"/>
            <w:szCs w:val="20"/>
          </w:rPr>
          <w:delText xml:space="preserve">: </w:delText>
        </w:r>
      </w:del>
    </w:p>
    <w:p w:rsidRPr="00786D0B" w:rsidR="67B85D23" w:rsidP="2EBDFC38" w:rsidRDefault="00EF2AB4" w14:paraId="26179630" w14:textId="061439A5">
      <w:pPr>
        <w:pStyle w:val="ListParagraph"/>
        <w:numPr>
          <w:ilvl w:val="1"/>
          <w:numId w:val="11"/>
        </w:numPr>
        <w:spacing w:after="0" w:line="300" w:lineRule="auto"/>
        <w:rPr>
          <w:del w:author="Han Zhang" w:date="2026-05-01T17:28:00Z" w16du:dateUtc="2026-05-01T17:28:23Z" w:id="146"/>
          <w:rFonts w:ascii="Calibri Light" w:hAnsi="Calibri Light" w:eastAsia="Calibri Light" w:cs="Calibri Light"/>
          <w:sz w:val="20"/>
          <w:szCs w:val="20"/>
          <w:highlight w:val="yellow"/>
          <w:rPrChange w:author="Sangmeshwar Birajdar" w:date="2026-04-15T07:25:00Z" w16du:dateUtc="2026-04-15T11:25:00Z" w:id="147">
            <w:rPr>
              <w:del w:author="Han Zhang" w:date="2026-05-01T17:28:00Z" w16du:dateUtc="2026-05-01T17:28:23Z" w:id="148"/>
              <w:rFonts w:ascii="Calibri Light" w:hAnsi="Calibri Light" w:eastAsia="Calibri Light" w:cs="Calibri Light"/>
              <w:sz w:val="20"/>
              <w:szCs w:val="20"/>
            </w:rPr>
          </w:rPrChange>
        </w:rPr>
      </w:pPr>
      <w:del w:author="Han Zhang" w:date="2026-05-01T17:28:00Z" w16du:dateUtc="2026-05-01T17:28:23Z" w:id="149">
        <w:r w:rsidRPr="6A36AB53" w:rsidDel="00EF2AB4">
          <w:rPr>
            <w:rFonts w:ascii="Calibri Light" w:hAnsi="Calibri Light" w:eastAsia="Calibri Light" w:cs="Calibri Light"/>
            <w:sz w:val="20"/>
            <w:szCs w:val="20"/>
            <w:highlight w:val="yellow"/>
            <w:rPrChange w:author="Sangmeshwar Birajdar" w:date="2026-04-15T07:25:00Z" w16du:dateUtc="2026-04-15T11:25:00Z" w:id="150">
              <w:rPr>
                <w:rFonts w:ascii="Calibri Light" w:hAnsi="Calibri Light" w:eastAsia="Calibri Light" w:cs="Calibri Light"/>
                <w:sz w:val="20"/>
                <w:szCs w:val="20"/>
              </w:rPr>
            </w:rPrChange>
          </w:rPr>
          <w:delText>Adjusted Asset Group = ALDA</w:delText>
        </w:r>
      </w:del>
    </w:p>
    <w:p w:rsidRPr="00786D0B" w:rsidR="67B85D23" w:rsidP="2EBDFC38" w:rsidRDefault="00EF2AB4" w14:paraId="7AD34519" w14:textId="652CF5C4">
      <w:pPr>
        <w:pStyle w:val="ListParagraph"/>
        <w:numPr>
          <w:ilvl w:val="1"/>
          <w:numId w:val="11"/>
        </w:numPr>
        <w:spacing w:after="0" w:line="300" w:lineRule="auto"/>
        <w:rPr>
          <w:del w:author="Han Zhang" w:date="2026-05-01T17:28:00Z" w16du:dateUtc="2026-05-01T17:28:23Z" w:id="151"/>
          <w:rFonts w:ascii="Calibri Light" w:hAnsi="Calibri Light" w:eastAsia="Calibri Light" w:cs="Calibri Light"/>
          <w:sz w:val="20"/>
          <w:szCs w:val="20"/>
          <w:highlight w:val="yellow"/>
          <w:rPrChange w:author="Sangmeshwar Birajdar" w:date="2026-04-15T07:25:00Z" w16du:dateUtc="2026-04-15T11:25:00Z" w:id="152">
            <w:rPr>
              <w:del w:author="Han Zhang" w:date="2026-05-01T17:28:00Z" w16du:dateUtc="2026-05-01T17:28:23Z" w:id="153"/>
              <w:rFonts w:ascii="Calibri Light" w:hAnsi="Calibri Light" w:eastAsia="Calibri Light" w:cs="Calibri Light"/>
              <w:sz w:val="20"/>
              <w:szCs w:val="20"/>
            </w:rPr>
          </w:rPrChange>
        </w:rPr>
      </w:pPr>
      <w:del w:author="Han Zhang" w:date="2026-05-01T17:28:00Z" w16du:dateUtc="2026-05-01T17:28:23Z" w:id="154">
        <w:r w:rsidRPr="6A36AB53" w:rsidDel="00EF2AB4">
          <w:rPr>
            <w:rFonts w:ascii="Calibri Light" w:hAnsi="Calibri Light" w:eastAsia="Calibri Light" w:cs="Calibri Light"/>
            <w:sz w:val="20"/>
            <w:szCs w:val="20"/>
            <w:highlight w:val="yellow"/>
            <w:rPrChange w:author="Sangmeshwar Birajdar" w:date="2026-04-15T07:25:00Z" w16du:dateUtc="2026-04-15T11:25:00Z" w:id="155">
              <w:rPr>
                <w:rFonts w:ascii="Calibri Light" w:hAnsi="Calibri Light" w:eastAsia="Calibri Light" w:cs="Calibri Light"/>
                <w:sz w:val="20"/>
                <w:szCs w:val="20"/>
              </w:rPr>
            </w:rPrChange>
          </w:rPr>
          <w:delText>Adjusted Asset Group = Public Equity</w:delText>
        </w:r>
      </w:del>
    </w:p>
    <w:p w:rsidR="67B85D23" w:rsidP="2EBDFC38" w:rsidRDefault="67B85D23" w14:paraId="2005A98D" w14:textId="62B4381A">
      <w:pPr>
        <w:pStyle w:val="ListParagraph"/>
        <w:numPr>
          <w:ilvl w:val="0"/>
          <w:numId w:val="11"/>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Store final output dataset in Curated Layer for consumption by: </w:t>
      </w:r>
    </w:p>
    <w:p w:rsidR="67B85D23" w:rsidP="2EBDFC38" w:rsidRDefault="67B85D23" w14:paraId="60AC5BC0" w14:textId="66D9FAD2">
      <w:pPr>
        <w:pStyle w:val="ListParagraph"/>
        <w:numPr>
          <w:ilvl w:val="1"/>
          <w:numId w:val="11"/>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Analytics</w:t>
      </w:r>
    </w:p>
    <w:p w:rsidR="67B85D23" w:rsidP="2EBDFC38" w:rsidRDefault="67B85D23" w14:paraId="285A712A" w14:textId="2F6DFAE0">
      <w:pPr>
        <w:pStyle w:val="ListParagraph"/>
        <w:numPr>
          <w:ilvl w:val="1"/>
          <w:numId w:val="11"/>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Report</w:t>
      </w:r>
      <w:r w:rsidRPr="2EBDFC38" w:rsidR="02E7C824">
        <w:rPr>
          <w:rFonts w:ascii="Calibri Light" w:hAnsi="Calibri Light" w:eastAsia="Calibri Light" w:cs="Calibri Light"/>
          <w:sz w:val="20"/>
          <w:szCs w:val="20"/>
        </w:rPr>
        <w:t>s</w:t>
      </w:r>
    </w:p>
    <w:p w:rsidR="67B85D23" w:rsidP="2EBDFC38" w:rsidRDefault="67B85D23" w14:paraId="02EE1731" w14:textId="4F8CFD9A">
      <w:pPr>
        <w:pStyle w:val="ListParagraph"/>
        <w:numPr>
          <w:ilvl w:val="1"/>
          <w:numId w:val="11"/>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Stress test dashboards (future)</w:t>
      </w:r>
    </w:p>
    <w:p w:rsidR="67B85D23" w:rsidP="2EBDFC38" w:rsidRDefault="67B85D23" w14:paraId="7EEEE225" w14:textId="1AB5B81E">
      <w:pPr>
        <w:rPr>
          <w:rFonts w:ascii="Calibri Light" w:hAnsi="Calibri Light" w:eastAsia="Calibri Light" w:cs="Calibri Light"/>
          <w:b/>
          <w:bCs/>
          <w:sz w:val="20"/>
          <w:szCs w:val="20"/>
        </w:rPr>
      </w:pPr>
      <w:r w:rsidRPr="2EBDFC38">
        <w:rPr>
          <w:rFonts w:ascii="Calibri Light" w:hAnsi="Calibri Light" w:eastAsia="Calibri Light" w:cs="Calibri Light"/>
          <w:b/>
          <w:bCs/>
          <w:sz w:val="20"/>
          <w:szCs w:val="20"/>
        </w:rPr>
        <w:t>Output of Step 6</w:t>
      </w:r>
    </w:p>
    <w:p w:rsidR="109A541B" w:rsidP="2EBDFC38" w:rsidRDefault="00D463C3" w14:paraId="4C990380" w14:textId="37A4963D">
      <w:pPr>
        <w:pStyle w:val="ListParagraph"/>
        <w:numPr>
          <w:ilvl w:val="0"/>
          <w:numId w:val="10"/>
        </w:numPr>
        <w:spacing w:after="0" w:line="300" w:lineRule="auto"/>
        <w:rPr>
          <w:rFonts w:ascii="Calibri Light" w:hAnsi="Calibri Light" w:eastAsia="Calibri Light" w:cs="Calibri Light"/>
          <w:sz w:val="20"/>
          <w:szCs w:val="20"/>
        </w:rPr>
      </w:pPr>
      <w:r>
        <w:rPr>
          <w:rFonts w:ascii="Calibri Light" w:hAnsi="Calibri Light" w:eastAsia="Calibri Light" w:cs="Calibri Light"/>
          <w:sz w:val="20"/>
          <w:szCs w:val="20"/>
        </w:rPr>
        <w:t>B1_Asset_Impact</w:t>
      </w:r>
      <w:r w:rsidRPr="2EBDFC38" w:rsidR="67B85D23">
        <w:rPr>
          <w:rFonts w:ascii="Calibri Light" w:hAnsi="Calibri Light" w:eastAsia="Calibri Light" w:cs="Calibri Light"/>
          <w:sz w:val="20"/>
          <w:szCs w:val="20"/>
        </w:rPr>
        <w:t xml:space="preserve"> dataset</w:t>
      </w:r>
      <w:r w:rsidRPr="2EBDFC38" w:rsidR="3BD1D6FA">
        <w:rPr>
          <w:rFonts w:ascii="Calibri Light" w:hAnsi="Calibri Light" w:eastAsia="Calibri Light" w:cs="Calibri Light"/>
          <w:sz w:val="20"/>
          <w:szCs w:val="20"/>
        </w:rPr>
        <w:t xml:space="preserve"> in curation layer</w:t>
      </w:r>
    </w:p>
    <w:p w:rsidR="67B85D23" w:rsidP="2EBDFC38" w:rsidRDefault="67B85D23" w14:paraId="3CB114A5" w14:textId="52CC6DE9">
      <w:pPr>
        <w:pStyle w:val="ListParagraph"/>
        <w:numPr>
          <w:ilvl w:val="0"/>
          <w:numId w:val="10"/>
        </w:numPr>
        <w:spacing w:after="0" w:line="300" w:lineRule="auto"/>
        <w:rPr>
          <w:rFonts w:ascii="Calibri Light" w:hAnsi="Calibri Light" w:eastAsia="Calibri Light" w:cs="Calibri Light"/>
          <w:sz w:val="20"/>
          <w:szCs w:val="20"/>
        </w:rPr>
      </w:pPr>
      <w:r w:rsidRPr="2EBDFC38">
        <w:rPr>
          <w:rFonts w:ascii="Calibri Light" w:hAnsi="Calibri Light" w:eastAsia="Calibri Light" w:cs="Calibri Light"/>
          <w:sz w:val="20"/>
          <w:szCs w:val="20"/>
        </w:rPr>
        <w:t xml:space="preserve">Scenario‑ready, </w:t>
      </w:r>
      <w:ins w:author="Han Zhang" w:date="2026-04-02T11:09:00Z" w16du:dateUtc="2026-04-02T15:09:00Z" w:id="156">
        <w:r w:rsidRPr="00786D0B" w:rsidR="00EF2AB4">
          <w:rPr>
            <w:rFonts w:ascii="Calibri Light" w:hAnsi="Calibri Light" w:eastAsia="Calibri Light" w:cs="Calibri Light"/>
            <w:sz w:val="20"/>
            <w:szCs w:val="20"/>
            <w:highlight w:val="yellow"/>
            <w:rPrChange w:author="Sangmeshwar Birajdar" w:date="2026-04-15T07:26:00Z" w16du:dateUtc="2026-04-15T11:26:00Z" w:id="157">
              <w:rPr>
                <w:rFonts w:ascii="Calibri Light" w:hAnsi="Calibri Light" w:eastAsia="Calibri Light" w:cs="Calibri Light"/>
                <w:sz w:val="20"/>
                <w:szCs w:val="20"/>
              </w:rPr>
            </w:rPrChange>
          </w:rPr>
          <w:t xml:space="preserve">percentage market value change by </w:t>
        </w:r>
      </w:ins>
      <w:ins w:author="Han Zhang" w:date="2026-04-02T11:10:00Z" w16du:dateUtc="2026-04-02T15:10:00Z" w:id="158">
        <w:r w:rsidRPr="00786D0B" w:rsidR="00EF2AB4">
          <w:rPr>
            <w:rFonts w:ascii="Calibri Light" w:hAnsi="Calibri Light" w:eastAsia="Calibri Light" w:cs="Calibri Light"/>
            <w:sz w:val="20"/>
            <w:szCs w:val="20"/>
            <w:highlight w:val="yellow"/>
            <w:rPrChange w:author="Sangmeshwar Birajdar" w:date="2026-04-15T07:26:00Z" w16du:dateUtc="2026-04-15T11:26:00Z" w:id="159">
              <w:rPr>
                <w:rFonts w:ascii="Calibri Light" w:hAnsi="Calibri Light" w:eastAsia="Calibri Light" w:cs="Calibri Light"/>
                <w:sz w:val="20"/>
                <w:szCs w:val="20"/>
              </w:rPr>
            </w:rPrChange>
          </w:rPr>
          <w:t>Segment for Public Equity and ALDA</w:t>
        </w:r>
      </w:ins>
    </w:p>
    <w:p w:rsidR="176BBEBD" w:rsidP="2EBDFC38" w:rsidRDefault="176BBEBD" w14:paraId="57E13DA1" w14:textId="54A4753D">
      <w:pPr>
        <w:rPr>
          <w:rFonts w:ascii="Calibri Light" w:hAnsi="Calibri Light" w:eastAsia="Calibri Light" w:cs="Calibri Light"/>
          <w:b/>
          <w:bCs/>
          <w:sz w:val="20"/>
          <w:szCs w:val="20"/>
        </w:rPr>
      </w:pPr>
      <w:bookmarkStart w:name="_Toc1506387428" w:id="160"/>
      <w:r w:rsidRPr="2EBDFC38">
        <w:rPr>
          <w:rFonts w:ascii="Calibri Light" w:hAnsi="Calibri Light" w:eastAsia="Calibri Light" w:cs="Calibri Light"/>
          <w:b/>
          <w:bCs/>
          <w:sz w:val="20"/>
          <w:szCs w:val="20"/>
        </w:rPr>
        <w:t>Data Requirements:</w:t>
      </w:r>
      <w:bookmarkEnd w:id="160"/>
    </w:p>
    <w:p w:rsidRPr="00C85776" w:rsidR="2EBDFC38" w:rsidP="00C85776" w:rsidRDefault="176BBEBD" w14:paraId="5DA64AF8" w14:textId="1C8AB949">
      <w:pPr>
        <w:ind w:firstLine="720"/>
        <w:rPr>
          <w:rFonts w:ascii="Calibri Light" w:hAnsi="Calibri Light" w:eastAsia="Calibri Light" w:cs="Calibri Light"/>
          <w:sz w:val="20"/>
          <w:szCs w:val="20"/>
        </w:rPr>
      </w:pPr>
      <w:commentRangeStart w:id="161"/>
      <w:r w:rsidRPr="2EBDFC38">
        <w:rPr>
          <w:rFonts w:ascii="Calibri Light" w:hAnsi="Calibri Light" w:eastAsia="Calibri Light" w:cs="Calibri Light"/>
          <w:b/>
          <w:bCs/>
          <w:sz w:val="20"/>
          <w:szCs w:val="20"/>
        </w:rPr>
        <w:t xml:space="preserve">STM: </w:t>
      </w:r>
      <w:r w:rsidRPr="2EBDFC38" w:rsidR="5CCA6D0F">
        <w:rPr>
          <w:rFonts w:ascii="Calibri Light" w:hAnsi="Calibri Light" w:eastAsia="Calibri Light" w:cs="Calibri Light"/>
          <w:b/>
          <w:bCs/>
          <w:sz w:val="20"/>
          <w:szCs w:val="20"/>
        </w:rPr>
        <w:t xml:space="preserve"> </w:t>
      </w:r>
      <w:hyperlink r:id="rId23">
        <w:r w:rsidRPr="2EBDFC38" w:rsidR="5CCA6D0F">
          <w:rPr>
            <w:rStyle w:val="Hyperlink"/>
            <w:rFonts w:ascii="Calibri Light" w:hAnsi="Calibri Light" w:eastAsia="Calibri Light" w:cs="Calibri Light"/>
            <w:sz w:val="20"/>
            <w:szCs w:val="20"/>
          </w:rPr>
          <w:t>BarraOne_Asset_Impact_STM.xlsx</w:t>
        </w:r>
      </w:hyperlink>
      <w:r w:rsidRPr="2EBDFC38" w:rsidR="11C1CD5F">
        <w:rPr>
          <w:rFonts w:ascii="Calibri Light" w:hAnsi="Calibri Light" w:eastAsia="Calibri Light" w:cs="Calibri Light"/>
          <w:sz w:val="20"/>
          <w:szCs w:val="20"/>
        </w:rPr>
        <w:t xml:space="preserve"> -</w:t>
      </w:r>
      <w:r w:rsidRPr="2EBDFC38" w:rsidR="11C1CD5F">
        <w:rPr>
          <w:rFonts w:ascii="Calibri Light" w:hAnsi="Calibri Light" w:eastAsia="Calibri Light" w:cs="Calibri Light"/>
          <w:sz w:val="20"/>
          <w:szCs w:val="20"/>
          <w:highlight w:val="yellow"/>
        </w:rPr>
        <w:t>WIP</w:t>
      </w:r>
      <w:commentRangeEnd w:id="161"/>
      <w:r w:rsidR="00EF2AB4">
        <w:rPr>
          <w:rStyle w:val="CommentReference"/>
          <w:rFonts w:ascii="Calibri Light" w:hAnsi="Calibri Light" w:eastAsia="Calibri Light" w:cs="Calibri Light"/>
          <w:sz w:val="20"/>
          <w:szCs w:val="20"/>
        </w:rPr>
        <w:commentReference w:id="161"/>
      </w:r>
      <w:r w:rsidR="005C24D7">
        <w:rPr>
          <w:rFonts w:ascii="Calibri Light" w:hAnsi="Calibri Light" w:eastAsia="Calibri Light" w:cs="Calibri Light"/>
          <w:sz w:val="20"/>
          <w:szCs w:val="20"/>
        </w:rPr>
        <w:t xml:space="preserve"> (</w:t>
      </w:r>
      <w:r w:rsidRPr="007D3000" w:rsidR="007D3000">
        <w:rPr>
          <w:rFonts w:ascii="Calibri Light" w:hAnsi="Calibri Light" w:eastAsia="Calibri Light" w:cs="Calibri Light"/>
          <w:sz w:val="20"/>
          <w:szCs w:val="20"/>
        </w:rPr>
        <w:t>STM_B1_Asset_Impact</w:t>
      </w:r>
      <w:r w:rsidR="005C24D7">
        <w:rPr>
          <w:rFonts w:ascii="Calibri Light" w:hAnsi="Calibri Light" w:eastAsia="Calibri Light" w:cs="Calibri Light"/>
          <w:sz w:val="20"/>
          <w:szCs w:val="20"/>
        </w:rPr>
        <w:t>)</w:t>
      </w:r>
    </w:p>
    <w:p w:rsidRPr="00564231" w:rsidR="00564231" w:rsidP="00564231" w:rsidRDefault="00564231" w14:paraId="7A676A38" w14:textId="77777777">
      <w:pPr>
        <w:pStyle w:val="Heading2"/>
        <w:rPr>
          <w:rFonts w:ascii="Calibri Light" w:hAnsi="Calibri Light" w:cs="Calibri Light"/>
          <w:b/>
          <w:bCs/>
          <w:color w:val="auto"/>
          <w:sz w:val="22"/>
          <w:szCs w:val="22"/>
        </w:rPr>
      </w:pPr>
      <w:bookmarkStart w:name="_Toc1402571602" w:id="162"/>
      <w:r w:rsidRPr="2EBDFC38">
        <w:rPr>
          <w:rFonts w:ascii="Calibri Light" w:hAnsi="Calibri Light" w:cs="Calibri Light"/>
          <w:b/>
          <w:bCs/>
          <w:color w:val="auto"/>
          <w:sz w:val="22"/>
          <w:szCs w:val="22"/>
        </w:rPr>
        <w:t>4.2 Business Requirement – Shock Conversion Automation</w:t>
      </w:r>
      <w:bookmarkEnd w:id="162"/>
    </w:p>
    <w:p w:rsidRPr="00564231" w:rsidR="00564231" w:rsidP="00564231" w:rsidRDefault="00564231" w14:paraId="6C62D53C" w14:textId="77777777">
      <w:pPr>
        <w:pStyle w:val="Heading3"/>
        <w:rPr>
          <w:rFonts w:ascii="Calibri Light" w:hAnsi="Calibri Light" w:cs="Calibri Light"/>
          <w:b/>
          <w:bCs/>
          <w:color w:val="auto"/>
          <w:sz w:val="22"/>
          <w:szCs w:val="22"/>
        </w:rPr>
      </w:pPr>
      <w:bookmarkStart w:name="_Toc753946589" w:id="163"/>
      <w:r w:rsidRPr="2EBDFC38">
        <w:rPr>
          <w:rFonts w:ascii="Calibri Light" w:hAnsi="Calibri Light" w:cs="Calibri Light"/>
          <w:b/>
          <w:bCs/>
          <w:color w:val="auto"/>
          <w:sz w:val="22"/>
          <w:szCs w:val="22"/>
        </w:rPr>
        <w:t>4.2.1 Objective</w:t>
      </w:r>
      <w:bookmarkEnd w:id="163"/>
    </w:p>
    <w:p w:rsidRPr="00417C73" w:rsidR="00417C73" w:rsidP="00417C73" w:rsidRDefault="00417C73" w14:paraId="57E5DC62" w14:textId="45035102">
      <w:pPr>
        <w:pStyle w:val="Heading2"/>
        <w:rPr>
          <w:rFonts w:ascii="Calibri Light" w:hAnsi="Calibri Light" w:cs="Calibri Light"/>
          <w:b/>
          <w:bCs/>
          <w:color w:val="auto"/>
          <w:sz w:val="22"/>
          <w:szCs w:val="22"/>
        </w:rPr>
      </w:pPr>
      <w:bookmarkStart w:name="_Toc170748778" w:id="164"/>
      <w:r w:rsidRPr="2EBDFC38">
        <w:rPr>
          <w:rFonts w:ascii="Calibri Light" w:hAnsi="Calibri Light" w:cs="Calibri Light"/>
          <w:b/>
          <w:bCs/>
          <w:color w:val="auto"/>
          <w:sz w:val="22"/>
          <w:szCs w:val="22"/>
        </w:rPr>
        <w:t>4.3 Business Requirement –</w:t>
      </w:r>
      <w:r w:rsidRPr="2EBDFC38" w:rsidR="00C13CE2">
        <w:rPr>
          <w:rFonts w:ascii="Calibri Light" w:hAnsi="Calibri Light" w:cs="Calibri Light"/>
          <w:b/>
          <w:bCs/>
          <w:color w:val="auto"/>
          <w:sz w:val="22"/>
          <w:szCs w:val="22"/>
        </w:rPr>
        <w:t xml:space="preserve"> </w:t>
      </w:r>
      <w:r w:rsidRPr="2EBDFC38" w:rsidR="6BCCB7F0">
        <w:rPr>
          <w:rFonts w:ascii="Calibri Light" w:hAnsi="Calibri Light" w:cs="Calibri Light"/>
          <w:b/>
          <w:bCs/>
          <w:color w:val="auto"/>
          <w:sz w:val="22"/>
          <w:szCs w:val="22"/>
        </w:rPr>
        <w:t>ES Based</w:t>
      </w:r>
      <w:r w:rsidRPr="2EBDFC38">
        <w:rPr>
          <w:rFonts w:ascii="Calibri Light" w:hAnsi="Calibri Light" w:cs="Calibri Light"/>
          <w:b/>
          <w:bCs/>
          <w:color w:val="auto"/>
          <w:sz w:val="22"/>
          <w:szCs w:val="22"/>
        </w:rPr>
        <w:t xml:space="preserve"> Liability / Net Impact</w:t>
      </w:r>
      <w:bookmarkEnd w:id="164"/>
    </w:p>
    <w:p w:rsidRPr="003635A3" w:rsidR="00E56B72" w:rsidP="003635A3" w:rsidRDefault="00C9769A" w14:paraId="5AC711B8" w14:textId="2F711F2E">
      <w:pPr>
        <w:pStyle w:val="Heading3"/>
        <w:spacing w:after="0" w:line="240" w:lineRule="auto"/>
        <w:rPr>
          <w:rFonts w:ascii="Calibri Light" w:hAnsi="Calibri Light" w:cs="Calibri Light"/>
          <w:b/>
          <w:bCs/>
          <w:color w:val="auto"/>
          <w:sz w:val="22"/>
          <w:szCs w:val="22"/>
        </w:rPr>
      </w:pPr>
      <w:bookmarkStart w:name="_Toc1241315941" w:id="165"/>
      <w:r w:rsidRPr="2EBDFC38">
        <w:rPr>
          <w:rFonts w:ascii="Calibri Light" w:hAnsi="Calibri Light" w:cs="Calibri Light"/>
          <w:b/>
          <w:bCs/>
          <w:color w:val="auto"/>
          <w:sz w:val="22"/>
          <w:szCs w:val="22"/>
        </w:rPr>
        <w:t>4.3.1 Objective</w:t>
      </w:r>
      <w:bookmarkEnd w:id="165"/>
    </w:p>
    <w:p w:rsidR="00C8152B" w:rsidP="00E56B72" w:rsidRDefault="00C8152B" w14:paraId="5B9960DA" w14:textId="77777777">
      <w:pPr>
        <w:rPr>
          <w:rFonts w:ascii="Calibri Light" w:hAnsi="Calibri Light" w:cs="Calibri Light"/>
          <w:color w:val="0D0D0D" w:themeColor="text1" w:themeTint="F2"/>
          <w:sz w:val="20"/>
          <w:szCs w:val="20"/>
        </w:rPr>
      </w:pPr>
      <w:commentRangeStart w:id="166"/>
      <w:r w:rsidRPr="00F318C1">
        <w:rPr>
          <w:rFonts w:ascii="Calibri Light" w:hAnsi="Calibri Light" w:cs="Calibri Light"/>
          <w:color w:val="0D0D0D" w:themeColor="text1" w:themeTint="F2"/>
          <w:sz w:val="20"/>
          <w:szCs w:val="20"/>
        </w:rPr>
        <w:t>To leverage ES-based sensitivities and BarraOne stress shocks to estimate ES-driven impacts</w:t>
      </w:r>
      <w:r>
        <w:rPr>
          <w:rFonts w:ascii="Calibri Light" w:hAnsi="Calibri Light" w:cs="Calibri Light"/>
          <w:color w:val="0D0D0D" w:themeColor="text1" w:themeTint="F2"/>
          <w:sz w:val="20"/>
          <w:szCs w:val="20"/>
        </w:rPr>
        <w:t>.</w:t>
      </w:r>
      <w:r w:rsidRPr="00F318C1">
        <w:rPr>
          <w:rFonts w:ascii="Calibri Light" w:hAnsi="Calibri Light" w:cs="Calibri Light"/>
          <w:color w:val="0D0D0D" w:themeColor="text1" w:themeTint="F2"/>
          <w:sz w:val="20"/>
          <w:szCs w:val="20"/>
        </w:rPr>
        <w:t xml:space="preserve"> </w:t>
      </w:r>
      <w:commentRangeEnd w:id="166"/>
      <w:r>
        <w:rPr>
          <w:rStyle w:val="CommentReference"/>
          <w:rFonts w:ascii="Calibri Light" w:hAnsi="Calibri Light" w:cs="Calibri Light"/>
          <w:color w:val="0D0D0D" w:themeColor="text1" w:themeTint="F2"/>
          <w:sz w:val="20"/>
          <w:szCs w:val="20"/>
        </w:rPr>
        <w:commentReference w:id="166"/>
      </w:r>
    </w:p>
    <w:p w:rsidRPr="008610E6" w:rsidR="00E56B72" w:rsidP="00E56B72" w:rsidRDefault="00E56B72" w14:paraId="25C17AE7" w14:textId="52888D16">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Scope:</w:t>
      </w:r>
    </w:p>
    <w:p w:rsidRPr="008610E6" w:rsidR="008610E6" w:rsidP="008610E6" w:rsidRDefault="008610E6" w14:paraId="4BC7292F" w14:textId="77777777">
      <w:pPr>
        <w:jc w:val="center"/>
        <w:rPr>
          <w:rFonts w:ascii="Calibri Light" w:hAnsi="Calibri Light" w:cs="Calibri Light"/>
          <w:b/>
          <w:bCs/>
          <w:sz w:val="20"/>
          <w:szCs w:val="20"/>
        </w:rPr>
      </w:pPr>
      <w:r w:rsidRPr="008610E6">
        <w:rPr>
          <w:rFonts w:ascii="Calibri Light" w:hAnsi="Calibri Light" w:cs="Calibri Light"/>
          <w:b/>
          <w:bCs/>
          <w:sz w:val="20"/>
          <w:szCs w:val="20"/>
        </w:rPr>
        <w:t>Prepare FI Sensitives</w:t>
      </w:r>
    </w:p>
    <w:p w:rsidRPr="008610E6" w:rsidR="008610E6" w:rsidP="008610E6" w:rsidRDefault="008610E6" w14:paraId="3283C305" w14:textId="77777777">
      <w:pPr>
        <w:rPr>
          <w:rFonts w:ascii="Calibri Light" w:hAnsi="Calibri Light" w:cs="Calibri Light"/>
          <w:b/>
          <w:bCs/>
          <w:sz w:val="20"/>
          <w:szCs w:val="20"/>
        </w:rPr>
      </w:pPr>
      <w:r w:rsidRPr="008610E6">
        <w:rPr>
          <w:rFonts w:ascii="Calibri Light" w:hAnsi="Calibri Light" w:cs="Calibri Light"/>
          <w:b/>
          <w:bCs/>
          <w:sz w:val="20"/>
          <w:szCs w:val="20"/>
        </w:rPr>
        <w:t>Data Extraction</w:t>
      </w:r>
    </w:p>
    <w:p w:rsidRPr="008610E6" w:rsidR="008610E6" w:rsidP="008610E6" w:rsidRDefault="008610E6" w14:paraId="03DD7395" w14:textId="77777777">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Data Source:</w:t>
      </w:r>
    </w:p>
    <w:p w:rsidRPr="008610E6" w:rsidR="008610E6" w:rsidP="008610E6" w:rsidRDefault="008610E6" w14:paraId="61A7C9A8" w14:textId="77777777">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Layer: RDA Curated Layer</w:t>
      </w:r>
    </w:p>
    <w:p w:rsidRPr="008610E6" w:rsidR="008610E6" w:rsidP="008610E6" w:rsidRDefault="008610E6" w14:paraId="7CF02A83" w14:textId="77777777">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Source Table: irr_ear_forecast_gam_curation</w:t>
      </w:r>
    </w:p>
    <w:p w:rsidRPr="008610E6" w:rsidR="008610E6" w:rsidP="008610E6" w:rsidRDefault="008610E6" w14:paraId="249BE6CB" w14:textId="77777777">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Data Selection Rules</w:t>
      </w:r>
    </w:p>
    <w:p w:rsidRPr="008610E6" w:rsidR="008610E6" w:rsidP="008610E6" w:rsidRDefault="008610E6" w14:paraId="0BF1AF53" w14:textId="77777777">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The data extraction must apply the following filters:</w:t>
      </w:r>
    </w:p>
    <w:p w:rsidRPr="008610E6" w:rsidR="008610E6" w:rsidP="008610E6" w:rsidRDefault="008610E6" w14:paraId="51DFB1C2" w14:textId="77777777">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Mandatory Filter:</w:t>
      </w:r>
    </w:p>
    <w:tbl>
      <w:tblPr>
        <w:tblStyle w:val="TableGrid"/>
        <w:tblW w:w="0" w:type="auto"/>
        <w:tblLook w:val="04A0" w:firstRow="1" w:lastRow="0" w:firstColumn="1" w:lastColumn="0" w:noHBand="0" w:noVBand="1"/>
      </w:tblPr>
      <w:tblGrid>
        <w:gridCol w:w="4675"/>
        <w:gridCol w:w="4675"/>
      </w:tblGrid>
      <w:tr w:rsidRPr="008610E6" w:rsidR="008610E6" w:rsidTr="00E220EB" w14:paraId="728C3790" w14:textId="77777777">
        <w:tc>
          <w:tcPr>
            <w:tcW w:w="4675" w:type="dxa"/>
          </w:tcPr>
          <w:p w:rsidRPr="008610E6" w:rsidR="008610E6" w:rsidP="00E220EB" w:rsidRDefault="008610E6" w14:paraId="0DB33892" w14:textId="77777777">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Column_Name</w:t>
            </w:r>
          </w:p>
        </w:tc>
        <w:tc>
          <w:tcPr>
            <w:tcW w:w="4675" w:type="dxa"/>
          </w:tcPr>
          <w:p w:rsidRPr="008610E6" w:rsidR="008610E6" w:rsidP="00E220EB" w:rsidRDefault="008610E6" w14:paraId="2F8DEB64" w14:textId="77777777">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Filter Condition</w:t>
            </w:r>
          </w:p>
        </w:tc>
      </w:tr>
      <w:tr w:rsidRPr="008610E6" w:rsidR="008610E6" w:rsidTr="00E220EB" w14:paraId="5C74A3AB" w14:textId="77777777">
        <w:tc>
          <w:tcPr>
            <w:tcW w:w="4675" w:type="dxa"/>
          </w:tcPr>
          <w:p w:rsidRPr="008610E6" w:rsidR="008610E6" w:rsidP="00E220EB" w:rsidRDefault="008610E6" w14:paraId="083C8029"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Tax_Indicator_Name</w:t>
            </w:r>
          </w:p>
        </w:tc>
        <w:tc>
          <w:tcPr>
            <w:tcW w:w="4675" w:type="dxa"/>
          </w:tcPr>
          <w:p w:rsidRPr="008610E6" w:rsidR="008610E6" w:rsidP="00E220EB" w:rsidRDefault="008610E6" w14:paraId="140D474A"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'Post-Tax', 'Post-MI'</w:t>
            </w:r>
          </w:p>
        </w:tc>
      </w:tr>
      <w:tr w:rsidRPr="008610E6" w:rsidR="008610E6" w:rsidTr="00E220EB" w14:paraId="19E7DD21" w14:textId="77777777">
        <w:tc>
          <w:tcPr>
            <w:tcW w:w="4675" w:type="dxa"/>
          </w:tcPr>
          <w:p w:rsidRPr="008610E6" w:rsidR="008610E6" w:rsidP="00E220EB" w:rsidRDefault="008610E6" w14:paraId="01B7C366"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Balance_Sheet_Component_Name</w:t>
            </w:r>
          </w:p>
        </w:tc>
        <w:tc>
          <w:tcPr>
            <w:tcW w:w="4675" w:type="dxa"/>
          </w:tcPr>
          <w:p w:rsidRPr="008610E6" w:rsidR="008610E6" w:rsidP="00E220EB" w:rsidRDefault="008610E6" w14:paraId="01CFBF3B"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'Net Impact', 'Assets, &amp; Liabilities summary'</w:t>
            </w:r>
          </w:p>
        </w:tc>
      </w:tr>
      <w:tr w:rsidRPr="008610E6" w:rsidR="008610E6" w:rsidTr="00E220EB" w14:paraId="61647F98" w14:textId="77777777">
        <w:tc>
          <w:tcPr>
            <w:tcW w:w="4675" w:type="dxa"/>
          </w:tcPr>
          <w:p w:rsidRPr="008610E6" w:rsidR="008610E6" w:rsidP="00E220EB" w:rsidRDefault="008610E6" w14:paraId="6F1B0948"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IFRS_Earnings_Component_Name</w:t>
            </w:r>
          </w:p>
        </w:tc>
        <w:tc>
          <w:tcPr>
            <w:tcW w:w="4675" w:type="dxa"/>
          </w:tcPr>
          <w:p w:rsidRPr="008610E6" w:rsidR="008610E6" w:rsidP="00E220EB" w:rsidRDefault="008610E6" w14:paraId="7B40009D"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'P&amp;L', 'OCI', 'Impacts absorbed by CSM'</w:t>
            </w:r>
          </w:p>
        </w:tc>
      </w:tr>
      <w:tr w:rsidRPr="008610E6" w:rsidR="008610E6" w:rsidTr="00E220EB" w14:paraId="37F0FD00" w14:textId="77777777">
        <w:tc>
          <w:tcPr>
            <w:tcW w:w="4675" w:type="dxa"/>
          </w:tcPr>
          <w:p w:rsidRPr="008610E6" w:rsidR="008610E6" w:rsidP="00E220EB" w:rsidRDefault="008610E6" w14:paraId="677FCE19"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Scenario Name</w:t>
            </w:r>
          </w:p>
        </w:tc>
        <w:tc>
          <w:tcPr>
            <w:tcW w:w="4675" w:type="dxa"/>
          </w:tcPr>
          <w:p w:rsidRPr="008610E6" w:rsidR="008610E6" w:rsidP="00E220EB" w:rsidRDefault="008610E6" w14:paraId="2D1273CB"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CS +50bps, CS -50bps, SS +20bps, SS -20bps, Partial RF-50, all tenors up to 2yr, Partial RF-50, all tenors up to 5yr,Partial RF-50, all tenors up to 7yr, Partial RF-50, all tenors up to 10yr, Partial RF-50, all tenors up to 20yr, RF -50bps, Partial RF+50, all tenors up to 2yr, Partial RF+50, all tenors up to 5yr, Partial RF+50, all tenors up to 7yr, Partial RF+50, all tenors up to 10yr, Partial RF+50, all tenors up to 20yr, RF +50bps, Partial RF-100, all tenors up to 2yr, Partial RF-100, all tenors up to 5yr, Partial RF-100, all tenors up to 7yr, Partial RF-100, all tenors up to 10yr, Partial RF-100, all tenors up to 20yr, RF -100bps, Partial RF+100, all tenors up to 2yr, Partial RF+100, all tenors up to 5yr, Partial RF+100, all tenors up to 7yr, Partial RF+100, all tenors up to 10yr, Partial RF+100, all tenors up to 20yr, RF +100bps</w:t>
            </w:r>
          </w:p>
        </w:tc>
      </w:tr>
    </w:tbl>
    <w:p w:rsidRPr="008610E6" w:rsidR="008610E6" w:rsidP="008610E6" w:rsidRDefault="008610E6" w14:paraId="7DA06767" w14:textId="77777777">
      <w:pPr>
        <w:rPr>
          <w:rFonts w:ascii="Calibri Light" w:hAnsi="Calibri Light" w:cs="Calibri Light"/>
          <w:sz w:val="20"/>
          <w:szCs w:val="20"/>
        </w:rPr>
      </w:pPr>
    </w:p>
    <w:p w:rsidRPr="008610E6" w:rsidR="008610E6" w:rsidP="008610E6" w:rsidRDefault="008610E6" w14:paraId="0DABE2A4" w14:textId="77777777">
      <w:pPr>
        <w:rPr>
          <w:rFonts w:ascii="Calibri Light" w:hAnsi="Calibri Light" w:cs="Calibri Light"/>
          <w:b/>
          <w:bCs/>
          <w:sz w:val="20"/>
          <w:szCs w:val="20"/>
        </w:rPr>
      </w:pPr>
      <w:r w:rsidRPr="008610E6">
        <w:rPr>
          <w:rFonts w:ascii="Calibri Light" w:hAnsi="Calibri Light" w:cs="Calibri Light"/>
          <w:b/>
          <w:bCs/>
          <w:sz w:val="20"/>
          <w:szCs w:val="20"/>
        </w:rPr>
        <w:t>Inclusive Diments (No Filtering Applied)</w:t>
      </w:r>
    </w:p>
    <w:p w:rsidRPr="008610E6" w:rsidR="008610E6" w:rsidP="008610E6" w:rsidRDefault="008610E6" w14:paraId="162269C0" w14:textId="77777777">
      <w:pPr>
        <w:rPr>
          <w:rFonts w:ascii="Calibri Light" w:hAnsi="Calibri Light" w:cs="Calibri Light"/>
          <w:sz w:val="20"/>
          <w:szCs w:val="20"/>
        </w:rPr>
      </w:pPr>
      <w:r w:rsidRPr="008610E6">
        <w:rPr>
          <w:rFonts w:ascii="Calibri Light" w:hAnsi="Calibri Light" w:cs="Calibri Light"/>
          <w:sz w:val="20"/>
          <w:szCs w:val="20"/>
        </w:rPr>
        <w:t>The following dimensions must include all available values present in the source table</w:t>
      </w:r>
    </w:p>
    <w:tbl>
      <w:tblPr>
        <w:tblStyle w:val="TableGrid"/>
        <w:tblW w:w="0" w:type="auto"/>
        <w:tblLook w:val="04A0" w:firstRow="1" w:lastRow="0" w:firstColumn="1" w:lastColumn="0" w:noHBand="0" w:noVBand="1"/>
      </w:tblPr>
      <w:tblGrid>
        <w:gridCol w:w="4675"/>
        <w:gridCol w:w="4675"/>
      </w:tblGrid>
      <w:tr w:rsidRPr="008610E6" w:rsidR="008610E6" w:rsidTr="00E220EB" w14:paraId="45CA6865" w14:textId="77777777">
        <w:tc>
          <w:tcPr>
            <w:tcW w:w="4675" w:type="dxa"/>
          </w:tcPr>
          <w:p w:rsidRPr="008610E6" w:rsidR="008610E6" w:rsidP="00E220EB" w:rsidRDefault="008610E6" w14:paraId="413F98C2" w14:textId="77777777">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Column Name</w:t>
            </w:r>
          </w:p>
        </w:tc>
        <w:tc>
          <w:tcPr>
            <w:tcW w:w="4675" w:type="dxa"/>
          </w:tcPr>
          <w:p w:rsidRPr="008610E6" w:rsidR="008610E6" w:rsidP="00E220EB" w:rsidRDefault="008610E6" w14:paraId="3FD4122F" w14:textId="77777777">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Behavior</w:t>
            </w:r>
          </w:p>
        </w:tc>
      </w:tr>
      <w:tr w:rsidRPr="008610E6" w:rsidR="008610E6" w:rsidTr="00E220EB" w14:paraId="1DB6F489" w14:textId="77777777">
        <w:tc>
          <w:tcPr>
            <w:tcW w:w="4675" w:type="dxa"/>
          </w:tcPr>
          <w:p w:rsidRPr="008610E6" w:rsidR="008610E6" w:rsidP="00E220EB" w:rsidRDefault="008610E6" w14:paraId="0113C3EF"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Country</w:t>
            </w:r>
          </w:p>
        </w:tc>
        <w:tc>
          <w:tcPr>
            <w:tcW w:w="4675" w:type="dxa"/>
          </w:tcPr>
          <w:p w:rsidRPr="008610E6" w:rsidR="008610E6" w:rsidP="00E220EB" w:rsidRDefault="008610E6" w14:paraId="6E50681C"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countries</w:t>
            </w:r>
          </w:p>
        </w:tc>
      </w:tr>
      <w:tr w:rsidRPr="008610E6" w:rsidR="008610E6" w:rsidTr="00E220EB" w14:paraId="7EDCCCB5" w14:textId="77777777">
        <w:tc>
          <w:tcPr>
            <w:tcW w:w="4675" w:type="dxa"/>
          </w:tcPr>
          <w:p w:rsidRPr="008610E6" w:rsidR="008610E6" w:rsidP="00E220EB" w:rsidRDefault="008610E6" w14:paraId="0ECFDC40"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LLP</w:t>
            </w:r>
          </w:p>
        </w:tc>
        <w:tc>
          <w:tcPr>
            <w:tcW w:w="4675" w:type="dxa"/>
          </w:tcPr>
          <w:p w:rsidRPr="008610E6" w:rsidR="008610E6" w:rsidP="00E220EB" w:rsidRDefault="008610E6" w14:paraId="57414ABB"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LLPs</w:t>
            </w:r>
          </w:p>
        </w:tc>
      </w:tr>
      <w:tr w:rsidRPr="008610E6" w:rsidR="008610E6" w:rsidTr="00E220EB" w14:paraId="27977226" w14:textId="77777777">
        <w:tc>
          <w:tcPr>
            <w:tcW w:w="4675" w:type="dxa"/>
          </w:tcPr>
          <w:p w:rsidRPr="008610E6" w:rsidR="008610E6" w:rsidP="00E220EB" w:rsidRDefault="008610E6" w14:paraId="77A647B8"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Scenario_Amount</w:t>
            </w:r>
          </w:p>
        </w:tc>
        <w:tc>
          <w:tcPr>
            <w:tcW w:w="4675" w:type="dxa"/>
          </w:tcPr>
          <w:p w:rsidRPr="008610E6" w:rsidR="008610E6" w:rsidP="00E220EB" w:rsidRDefault="008610E6" w14:paraId="411A435F"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amounts associated with records that meet the above criteria</w:t>
            </w:r>
          </w:p>
        </w:tc>
      </w:tr>
    </w:tbl>
    <w:p w:rsidRPr="008610E6" w:rsidR="008610E6" w:rsidP="008610E6" w:rsidRDefault="008610E6" w14:paraId="7802DF16" w14:textId="77777777">
      <w:pPr>
        <w:rPr>
          <w:rFonts w:ascii="Calibri Light" w:hAnsi="Calibri Light" w:cs="Calibri Light"/>
          <w:sz w:val="20"/>
          <w:szCs w:val="20"/>
        </w:rPr>
      </w:pPr>
    </w:p>
    <w:p w:rsidRPr="008610E6" w:rsidR="008610E6" w:rsidP="008610E6" w:rsidRDefault="008610E6" w14:paraId="2135538B" w14:textId="77777777">
      <w:pPr>
        <w:rPr>
          <w:rFonts w:ascii="Calibri Light" w:hAnsi="Calibri Light" w:cs="Calibri Light"/>
          <w:b/>
          <w:bCs/>
          <w:sz w:val="20"/>
          <w:szCs w:val="20"/>
        </w:rPr>
      </w:pPr>
      <w:r w:rsidRPr="008610E6">
        <w:rPr>
          <w:rFonts w:ascii="Calibri Light" w:hAnsi="Calibri Light" w:cs="Calibri Light"/>
          <w:b/>
          <w:bCs/>
          <w:sz w:val="20"/>
          <w:szCs w:val="20"/>
        </w:rPr>
        <w:t>Output:</w:t>
      </w:r>
    </w:p>
    <w:p w:rsidRPr="008610E6" w:rsidR="008610E6" w:rsidP="008610E6" w:rsidRDefault="008610E6" w14:paraId="15D2BB6A" w14:textId="77777777">
      <w:pPr>
        <w:pStyle w:val="ListParagraph"/>
        <w:numPr>
          <w:ilvl w:val="0"/>
          <w:numId w:val="115"/>
        </w:numPr>
        <w:rPr>
          <w:rFonts w:ascii="Calibri Light" w:hAnsi="Calibri Light" w:cs="Calibri Light"/>
          <w:sz w:val="20"/>
          <w:szCs w:val="20"/>
        </w:rPr>
      </w:pPr>
      <w:r w:rsidRPr="008610E6">
        <w:rPr>
          <w:rFonts w:ascii="Calibri Light" w:hAnsi="Calibri Light" w:cs="Calibri Light"/>
          <w:sz w:val="20"/>
          <w:szCs w:val="20"/>
        </w:rPr>
        <w:t>Filtered dataset extracted from the RDA Curated Layer that will be used to calculate ES-Based FI Stress Impact</w:t>
      </w:r>
    </w:p>
    <w:p w:rsidRPr="008610E6" w:rsidR="008610E6" w:rsidP="008610E6" w:rsidRDefault="008610E6" w14:paraId="506C82A9" w14:textId="77777777">
      <w:pPr>
        <w:jc w:val="center"/>
        <w:rPr>
          <w:rFonts w:ascii="Calibri Light" w:hAnsi="Calibri Light" w:cs="Calibri Light"/>
          <w:b/>
          <w:bCs/>
          <w:sz w:val="20"/>
          <w:szCs w:val="20"/>
        </w:rPr>
      </w:pPr>
      <w:r w:rsidRPr="008610E6">
        <w:rPr>
          <w:rFonts w:ascii="Calibri Light" w:hAnsi="Calibri Light" w:cs="Calibri Light"/>
          <w:b/>
          <w:bCs/>
          <w:sz w:val="20"/>
          <w:szCs w:val="20"/>
        </w:rPr>
        <w:t>Calculate ES-Based FI Stress Impact</w:t>
      </w:r>
    </w:p>
    <w:p w:rsidRPr="008610E6" w:rsidR="008610E6" w:rsidP="008610E6" w:rsidRDefault="008610E6" w14:paraId="6DDD6D3A" w14:textId="77777777">
      <w:pPr>
        <w:jc w:val="both"/>
        <w:rPr>
          <w:rFonts w:ascii="Calibri Light" w:hAnsi="Calibri Light" w:cs="Calibri Light"/>
          <w:b/>
          <w:bCs/>
          <w:sz w:val="20"/>
          <w:szCs w:val="20"/>
        </w:rPr>
      </w:pPr>
      <w:r w:rsidRPr="008610E6">
        <w:rPr>
          <w:rFonts w:ascii="Calibri Light" w:hAnsi="Calibri Light" w:cs="Calibri Light"/>
          <w:b/>
          <w:bCs/>
          <w:sz w:val="20"/>
          <w:szCs w:val="20"/>
        </w:rPr>
        <w:t>Input Dataset</w:t>
      </w:r>
    </w:p>
    <w:p w:rsidRPr="008610E6" w:rsidR="008610E6" w:rsidP="008610E6" w:rsidRDefault="008610E6" w14:paraId="62B4301F" w14:textId="77777777">
      <w:pPr>
        <w:jc w:val="both"/>
        <w:rPr>
          <w:rFonts w:ascii="Calibri Light" w:hAnsi="Calibri Light" w:cs="Calibri Light"/>
          <w:b/>
          <w:bCs/>
          <w:sz w:val="20"/>
          <w:szCs w:val="20"/>
        </w:rPr>
      </w:pPr>
      <w:r w:rsidRPr="008610E6">
        <w:rPr>
          <w:rFonts w:ascii="Calibri Light" w:hAnsi="Calibri Light" w:cs="Calibri Light"/>
          <w:b/>
          <w:bCs/>
          <w:sz w:val="20"/>
          <w:szCs w:val="20"/>
        </w:rPr>
        <w:t>1. Filtered Dataset</w:t>
      </w:r>
    </w:p>
    <w:p w:rsidRPr="008610E6" w:rsidR="008610E6" w:rsidP="008610E6" w:rsidRDefault="008610E6" w14:paraId="35A6FE63" w14:textId="77777777">
      <w:pPr>
        <w:pStyle w:val="ListParagraph"/>
        <w:numPr>
          <w:ilvl w:val="0"/>
          <w:numId w:val="115"/>
        </w:numPr>
        <w:spacing w:after="0" w:line="300" w:lineRule="atLeast"/>
        <w:rPr>
          <w:rFonts w:ascii="Calibri Light" w:hAnsi="Calibri Light" w:eastAsia="Times New Roman" w:cs="Calibri Light"/>
          <w:sz w:val="20"/>
          <w:szCs w:val="20"/>
        </w:rPr>
      </w:pPr>
      <w:r w:rsidRPr="008610E6">
        <w:rPr>
          <w:rFonts w:ascii="Calibri Light" w:hAnsi="Calibri Light" w:eastAsia="Times New Roman" w:cs="Calibri Light"/>
          <w:sz w:val="20"/>
          <w:szCs w:val="20"/>
        </w:rPr>
        <w:t xml:space="preserve">Output from FI Sensitivities </w:t>
      </w:r>
    </w:p>
    <w:p w:rsidRPr="008610E6" w:rsidR="008610E6" w:rsidP="008610E6" w:rsidRDefault="008610E6" w14:paraId="6279EFBC" w14:textId="77777777">
      <w:pPr>
        <w:pStyle w:val="ListParagraph"/>
        <w:numPr>
          <w:ilvl w:val="0"/>
          <w:numId w:val="115"/>
        </w:numPr>
        <w:spacing w:after="0" w:line="300" w:lineRule="atLeast"/>
        <w:rPr>
          <w:rFonts w:ascii="Calibri Light" w:hAnsi="Calibri Light" w:eastAsia="Times New Roman" w:cs="Calibri Light"/>
          <w:sz w:val="20"/>
          <w:szCs w:val="20"/>
        </w:rPr>
      </w:pPr>
      <w:r w:rsidRPr="008610E6">
        <w:rPr>
          <w:rFonts w:ascii="Calibri Light" w:hAnsi="Calibri Light" w:eastAsia="Times New Roman" w:cs="Calibri Light"/>
          <w:sz w:val="20"/>
          <w:szCs w:val="20"/>
        </w:rPr>
        <w:t>Contains scenario</w:t>
      </w:r>
      <w:r w:rsidRPr="008610E6">
        <w:rPr>
          <w:rFonts w:ascii="Calibri Light" w:hAnsi="Calibri Light" w:eastAsia="Times New Roman" w:cs="Calibri Light"/>
          <w:sz w:val="20"/>
          <w:szCs w:val="20"/>
        </w:rPr>
        <w:noBreakHyphen/>
      </w:r>
      <w:r w:rsidRPr="008610E6">
        <w:rPr>
          <w:rFonts w:ascii="Calibri Light" w:hAnsi="Calibri Light" w:eastAsia="Times New Roman" w:cs="Calibri Light"/>
          <w:sz w:val="20"/>
          <w:szCs w:val="20"/>
        </w:rPr>
        <w:t>level IFRS earnings and balance sheet values</w:t>
      </w:r>
    </w:p>
    <w:p w:rsidRPr="008610E6" w:rsidR="008610E6" w:rsidP="008610E6" w:rsidRDefault="008610E6" w14:paraId="7AEEDBFB" w14:textId="77777777">
      <w:pPr>
        <w:jc w:val="both"/>
        <w:rPr>
          <w:rFonts w:ascii="Calibri Light" w:hAnsi="Calibri Light" w:cs="Calibri Light"/>
          <w:b/>
          <w:bCs/>
          <w:sz w:val="20"/>
          <w:szCs w:val="20"/>
        </w:rPr>
      </w:pPr>
    </w:p>
    <w:p w:rsidRPr="008610E6" w:rsidR="008610E6" w:rsidP="008610E6" w:rsidRDefault="008610E6" w14:paraId="387A2079" w14:textId="77777777">
      <w:pPr>
        <w:jc w:val="both"/>
        <w:rPr>
          <w:rFonts w:ascii="Calibri Light" w:hAnsi="Calibri Light" w:cs="Calibri Light"/>
          <w:b/>
          <w:bCs/>
          <w:sz w:val="20"/>
          <w:szCs w:val="20"/>
        </w:rPr>
      </w:pPr>
      <w:r w:rsidRPr="008610E6">
        <w:rPr>
          <w:rFonts w:ascii="Calibri Light" w:hAnsi="Calibri Light" w:cs="Calibri Light"/>
          <w:b/>
          <w:bCs/>
          <w:sz w:val="20"/>
          <w:szCs w:val="20"/>
        </w:rPr>
        <w:t>2. Shock Factor Dataset</w:t>
      </w:r>
    </w:p>
    <w:p w:rsidRPr="008610E6" w:rsidR="008610E6" w:rsidP="008610E6" w:rsidRDefault="008610E6" w14:paraId="403C9833" w14:textId="77777777">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Data Source: Curation Layer</w:t>
      </w:r>
    </w:p>
    <w:p w:rsidRPr="008610E6" w:rsidR="008610E6" w:rsidP="008610E6" w:rsidRDefault="008610E6" w14:paraId="6FA7B8FC" w14:textId="77777777">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Contains shock factors applicable for </w:t>
      </w:r>
      <w:r w:rsidRPr="008610E6">
        <w:rPr>
          <w:rFonts w:ascii="Calibri Light" w:hAnsi="Calibri Light" w:cs="Calibri Light"/>
          <w:sz w:val="20"/>
          <w:szCs w:val="20"/>
        </w:rPr>
        <w:t>ES-Based FI Stress Impact calculations</w:t>
      </w:r>
    </w:p>
    <w:p w:rsidRPr="008610E6" w:rsidR="008610E6" w:rsidP="008610E6" w:rsidRDefault="008610E6" w14:paraId="1070A14C" w14:textId="77777777">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Shock factors are parameterized by: </w:t>
      </w:r>
    </w:p>
    <w:p w:rsidRPr="008610E6" w:rsidR="00F33397" w:rsidP="00F33397" w:rsidRDefault="00F33397" w14:paraId="4DB84C05" w14:textId="77777777">
      <w:pPr>
        <w:pStyle w:val="ListParagraph"/>
        <w:numPr>
          <w:ilvl w:val="1"/>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Sensitivity Type</w:t>
      </w:r>
    </w:p>
    <w:p w:rsidR="00F33397" w:rsidP="00F33397" w:rsidRDefault="00F33397" w14:paraId="32493B20" w14:textId="77777777">
      <w:pPr>
        <w:pStyle w:val="ListParagraph"/>
        <w:numPr>
          <w:ilvl w:val="1"/>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Scenario Name / Risk Factor (as applicable)</w:t>
      </w:r>
    </w:p>
    <w:p w:rsidRPr="008610E6" w:rsidR="00F33397" w:rsidP="00F33397" w:rsidRDefault="00F33397" w14:paraId="3E6E1643" w14:textId="77777777">
      <w:pPr>
        <w:pStyle w:val="ListParagraph"/>
        <w:numPr>
          <w:ilvl w:val="1"/>
          <w:numId w:val="118"/>
        </w:numPr>
        <w:rPr>
          <w:rFonts w:ascii="Calibri Light" w:hAnsi="Calibri Light" w:cs="Calibri Light"/>
          <w:color w:val="000000" w:themeColor="text1"/>
          <w:sz w:val="20"/>
          <w:szCs w:val="20"/>
        </w:rPr>
      </w:pPr>
      <w:r>
        <w:rPr>
          <w:rFonts w:ascii="Calibri Light" w:hAnsi="Calibri Light" w:cs="Calibri Light"/>
          <w:color w:val="000000" w:themeColor="text1"/>
          <w:sz w:val="20"/>
          <w:szCs w:val="20"/>
        </w:rPr>
        <w:t>Currency</w:t>
      </w:r>
    </w:p>
    <w:p w:rsidRPr="008610E6" w:rsidR="008610E6" w:rsidP="008610E6" w:rsidRDefault="008610E6" w14:paraId="63A3DF3E" w14:textId="77777777">
      <w:pP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3. ES-Based FI Stress Impact Computation</w:t>
      </w:r>
    </w:p>
    <w:p w:rsidRPr="008610E6" w:rsidR="008610E6" w:rsidP="008610E6" w:rsidRDefault="008610E6" w14:paraId="20B847F5" w14:textId="77777777">
      <w:p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Computation is performed at the same granularity as the input dataset: </w:t>
      </w:r>
    </w:p>
    <w:p w:rsidRPr="008610E6" w:rsidR="008610E6" w:rsidP="008610E6" w:rsidRDefault="008610E6" w14:paraId="58AD5433" w14:textId="77777777">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Country</w:t>
      </w:r>
    </w:p>
    <w:p w:rsidRPr="008610E6" w:rsidR="00E41301" w:rsidP="00E41301" w:rsidRDefault="00E41301" w14:paraId="4B5BE0D8" w14:textId="77777777">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LLP</w:t>
      </w:r>
    </w:p>
    <w:p w:rsidRPr="008610E6" w:rsidR="00E41301" w:rsidP="00E41301" w:rsidRDefault="00E41301" w14:paraId="1ECD90AB" w14:textId="77777777">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IFRS Component</w:t>
      </w:r>
    </w:p>
    <w:p w:rsidRPr="008610E6" w:rsidR="00E41301" w:rsidP="00E41301" w:rsidRDefault="00E41301" w14:paraId="4F33AD90" w14:textId="77777777">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Balance Sheet Component</w:t>
      </w:r>
    </w:p>
    <w:p w:rsidRPr="008610E6" w:rsidR="00E41301" w:rsidP="00E41301" w:rsidRDefault="00E41301" w14:paraId="0C96450F" w14:textId="77777777">
      <w:pPr>
        <w:pStyle w:val="ListParagraph"/>
        <w:numPr>
          <w:ilvl w:val="0"/>
          <w:numId w:val="119"/>
        </w:numPr>
        <w:rPr>
          <w:rFonts w:ascii="Calibri Light" w:hAnsi="Calibri Light" w:cs="Calibri Light"/>
          <w:color w:val="000000" w:themeColor="text1"/>
          <w:sz w:val="20"/>
          <w:szCs w:val="20"/>
        </w:rPr>
      </w:pPr>
      <w:r>
        <w:rPr>
          <w:rFonts w:ascii="Calibri Light" w:hAnsi="Calibri Light" w:cs="Calibri Light"/>
          <w:color w:val="000000" w:themeColor="text1"/>
          <w:sz w:val="20"/>
          <w:szCs w:val="20"/>
        </w:rPr>
        <w:t xml:space="preserve">GAM Sensitivity </w:t>
      </w:r>
      <w:commentRangeStart w:id="167"/>
      <w:r w:rsidRPr="008610E6">
        <w:rPr>
          <w:rFonts w:ascii="Calibri Light" w:hAnsi="Calibri Light" w:cs="Calibri Light"/>
          <w:color w:val="000000" w:themeColor="text1"/>
          <w:sz w:val="20"/>
          <w:szCs w:val="20"/>
        </w:rPr>
        <w:t>Scenario</w:t>
      </w:r>
      <w:commentRangeEnd w:id="167"/>
      <w:r>
        <w:rPr>
          <w:rStyle w:val="CommentReference"/>
          <w:rFonts w:ascii="Calibri Light" w:hAnsi="Calibri Light" w:cs="Calibri Light"/>
          <w:color w:val="000000" w:themeColor="text1"/>
          <w:sz w:val="20"/>
          <w:szCs w:val="20"/>
        </w:rPr>
        <w:commentReference w:id="167"/>
      </w:r>
      <w:r>
        <w:rPr>
          <w:rFonts w:ascii="Calibri Light" w:hAnsi="Calibri Light" w:cs="Calibri Light"/>
          <w:color w:val="000000" w:themeColor="text1"/>
          <w:sz w:val="20"/>
          <w:szCs w:val="20"/>
        </w:rPr>
        <w:t xml:space="preserve"> Name</w:t>
      </w:r>
    </w:p>
    <w:p w:rsidRPr="008610E6" w:rsidR="008610E6" w:rsidP="008610E6" w:rsidRDefault="008610E6" w14:paraId="7C53F095" w14:textId="77777777">
      <w:pPr>
        <w:jc w:val="both"/>
        <w:rPr>
          <w:rFonts w:ascii="Calibri Light" w:hAnsi="Calibri Light" w:cs="Calibri Light"/>
          <w:b/>
          <w:bCs/>
          <w:sz w:val="20"/>
          <w:szCs w:val="20"/>
        </w:rPr>
      </w:pPr>
      <w:r w:rsidRPr="008610E6">
        <w:rPr>
          <w:rFonts w:ascii="Calibri Light" w:hAnsi="Calibri Light" w:cs="Calibri Light"/>
          <w:b/>
          <w:bCs/>
          <w:sz w:val="20"/>
          <w:szCs w:val="20"/>
        </w:rPr>
        <w:t>4. Scenario Name Update</w:t>
      </w:r>
    </w:p>
    <w:p w:rsidRPr="008610E6" w:rsidR="008610E6" w:rsidP="008610E6" w:rsidRDefault="008610E6" w14:paraId="3B4177F8" w14:textId="77777777">
      <w:pPr>
        <w:pStyle w:val="ListParagraph"/>
        <w:numPr>
          <w:ilvl w:val="0"/>
          <w:numId w:val="120"/>
        </w:numPr>
        <w:jc w:val="both"/>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The system should update the Scenario_Name field to reflect the derived sensitivity name.</w:t>
      </w:r>
    </w:p>
    <w:p w:rsidRPr="008610E6" w:rsidR="008610E6" w:rsidP="008610E6" w:rsidRDefault="008610E6" w14:paraId="59A4380A" w14:textId="77777777">
      <w:pPr>
        <w:pStyle w:val="ListParagraph"/>
        <w:numPr>
          <w:ilvl w:val="0"/>
          <w:numId w:val="120"/>
        </w:numPr>
        <w:jc w:val="both"/>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Each base or shocked scenario shall be re-labeled using a standardized derived sensitivity naming convention.</w:t>
      </w:r>
    </w:p>
    <w:p w:rsidRPr="008610E6" w:rsidR="008610E6" w:rsidP="008610E6" w:rsidRDefault="008610E6" w14:paraId="0C06B466" w14:textId="77777777">
      <w:pPr>
        <w:jc w:val="both"/>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Process Details:</w:t>
      </w:r>
    </w:p>
    <w:p w:rsidRPr="008610E6" w:rsidR="008610E6" w:rsidP="008610E6" w:rsidRDefault="008610E6" w14:paraId="78435B95" w14:textId="77777777">
      <w:pPr>
        <w:pStyle w:val="ListParagraph"/>
        <w:numPr>
          <w:ilvl w:val="0"/>
          <w:numId w:val="121"/>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Extract the shock factor from the curation layer to compute for the </w:t>
      </w:r>
      <w:r w:rsidRPr="008610E6">
        <w:rPr>
          <w:rFonts w:ascii="Calibri Light" w:hAnsi="Calibri Light" w:cs="Calibri Light"/>
          <w:b/>
          <w:bCs/>
          <w:sz w:val="20"/>
          <w:szCs w:val="20"/>
        </w:rPr>
        <w:t>ES-Based FI Stress Impact</w:t>
      </w:r>
    </w:p>
    <w:p w:rsidR="008610E6" w:rsidP="008610E6" w:rsidRDefault="008610E6" w14:paraId="4B1D5B9D" w14:textId="1F980192">
      <w:pPr>
        <w:pStyle w:val="ListParagraph"/>
        <w:numPr>
          <w:ilvl w:val="0"/>
          <w:numId w:val="121"/>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Update each scenario name with corresponding derived sensitivity name</w:t>
      </w:r>
      <w:r w:rsidR="00223B22">
        <w:rPr>
          <w:rFonts w:ascii="Calibri Light" w:hAnsi="Calibri Light" w:cs="Calibri Light"/>
          <w:color w:val="000000" w:themeColor="text1"/>
          <w:sz w:val="20"/>
          <w:szCs w:val="20"/>
        </w:rPr>
        <w:t>.</w:t>
      </w:r>
    </w:p>
    <w:p w:rsidRPr="00CC3915" w:rsidR="00223B22" w:rsidP="008610E6" w:rsidRDefault="00223B22" w14:paraId="639805C2" w14:textId="6C9CDFF0">
      <w:pPr>
        <w:pStyle w:val="ListParagraph"/>
        <w:numPr>
          <w:ilvl w:val="0"/>
          <w:numId w:val="121"/>
        </w:numPr>
        <w:rPr>
          <w:rFonts w:ascii="Calibri Light" w:hAnsi="Calibri Light" w:cs="Calibri Light"/>
          <w:b/>
          <w:bCs/>
          <w:color w:val="000000" w:themeColor="text1"/>
          <w:sz w:val="20"/>
          <w:szCs w:val="20"/>
        </w:rPr>
      </w:pPr>
      <w:hyperlink w:history="1" r:id="rId24">
        <w:r w:rsidRPr="00CC3915">
          <w:rPr>
            <w:rStyle w:val="Hyperlink"/>
            <w:rFonts w:ascii="Calibri Light" w:hAnsi="Calibri Light" w:cs="Calibri Light"/>
            <w:b/>
            <w:bCs/>
            <w:sz w:val="20"/>
            <w:szCs w:val="20"/>
          </w:rPr>
          <w:t xml:space="preserve">Refer </w:t>
        </w:r>
        <w:r w:rsidRPr="00CC3915" w:rsidR="00CC3915">
          <w:rPr>
            <w:rStyle w:val="Hyperlink"/>
            <w:rFonts w:ascii="Calibri Light" w:hAnsi="Calibri Light" w:cs="Calibri Light"/>
            <w:b/>
            <w:bCs/>
            <w:sz w:val="20"/>
            <w:szCs w:val="20"/>
          </w:rPr>
          <w:t>to the calculation logic file for the formula.</w:t>
        </w:r>
      </w:hyperlink>
    </w:p>
    <w:p w:rsidRPr="008610E6" w:rsidR="008610E6" w:rsidP="008610E6" w:rsidRDefault="008610E6" w14:paraId="405072DF" w14:textId="77777777">
      <w:p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Calculate the derived sensitivity for each sensitivity type:</w:t>
      </w:r>
    </w:p>
    <w:tbl>
      <w:tblPr>
        <w:tblStyle w:val="TableGrid"/>
        <w:tblW w:w="0" w:type="auto"/>
        <w:tblLook w:val="04A0" w:firstRow="1" w:lastRow="0" w:firstColumn="1" w:lastColumn="0" w:noHBand="0" w:noVBand="1"/>
      </w:tblPr>
      <w:tblGrid>
        <w:gridCol w:w="4675"/>
        <w:gridCol w:w="4675"/>
      </w:tblGrid>
      <w:tr w:rsidRPr="008610E6" w:rsidR="008610E6" w:rsidTr="00E220EB" w14:paraId="28B2F316" w14:textId="77777777">
        <w:tc>
          <w:tcPr>
            <w:tcW w:w="4675" w:type="dxa"/>
          </w:tcPr>
          <w:p w:rsidRPr="008610E6" w:rsidR="008610E6" w:rsidP="00E220EB" w:rsidRDefault="008610E6" w14:paraId="6953B0DF" w14:textId="77777777">
            <w:pPr>
              <w:jc w:val="cente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Scenario_Name</w:t>
            </w:r>
          </w:p>
        </w:tc>
        <w:tc>
          <w:tcPr>
            <w:tcW w:w="4675" w:type="dxa"/>
          </w:tcPr>
          <w:p w:rsidRPr="008610E6" w:rsidR="008610E6" w:rsidP="00E220EB" w:rsidRDefault="008610E6" w14:paraId="4AB54F60" w14:textId="77777777">
            <w:pPr>
              <w:jc w:val="cente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Derived Sensitivity Name</w:t>
            </w:r>
          </w:p>
        </w:tc>
      </w:tr>
      <w:tr w:rsidRPr="008610E6" w:rsidR="008610E6" w:rsidTr="00E220EB" w14:paraId="2931FB73" w14:textId="77777777">
        <w:tc>
          <w:tcPr>
            <w:tcW w:w="4675" w:type="dxa"/>
          </w:tcPr>
          <w:p w:rsidRPr="008610E6" w:rsidR="008610E6" w:rsidP="00E220EB" w:rsidRDefault="008610E6" w14:paraId="74246B54"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CS +50bps</w:t>
            </w:r>
          </w:p>
        </w:tc>
        <w:tc>
          <w:tcPr>
            <w:tcW w:w="4675" w:type="dxa"/>
          </w:tcPr>
          <w:p w:rsidRPr="008610E6" w:rsidR="008610E6" w:rsidP="00E220EB" w:rsidRDefault="008610E6" w14:paraId="34367BA3"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CS +50bps</w:t>
            </w:r>
          </w:p>
        </w:tc>
      </w:tr>
      <w:tr w:rsidRPr="008610E6" w:rsidR="008610E6" w:rsidTr="00E220EB" w14:paraId="0F62888D" w14:textId="77777777">
        <w:tc>
          <w:tcPr>
            <w:tcW w:w="4675" w:type="dxa"/>
          </w:tcPr>
          <w:p w:rsidRPr="008610E6" w:rsidR="008610E6" w:rsidP="00E220EB" w:rsidRDefault="008610E6" w14:paraId="7D883F71"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CS -50bps</w:t>
            </w:r>
          </w:p>
        </w:tc>
        <w:tc>
          <w:tcPr>
            <w:tcW w:w="4675" w:type="dxa"/>
          </w:tcPr>
          <w:p w:rsidRPr="008610E6" w:rsidR="008610E6" w:rsidP="00E220EB" w:rsidRDefault="008610E6" w14:paraId="6EF6DBFE"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CS -50bps</w:t>
            </w:r>
          </w:p>
        </w:tc>
      </w:tr>
      <w:tr w:rsidRPr="008610E6" w:rsidR="008610E6" w:rsidTr="00E220EB" w14:paraId="564E34D3" w14:textId="77777777">
        <w:tc>
          <w:tcPr>
            <w:tcW w:w="4675" w:type="dxa"/>
          </w:tcPr>
          <w:p w:rsidRPr="008610E6" w:rsidR="008610E6" w:rsidP="00E220EB" w:rsidRDefault="008610E6" w14:paraId="521D44A4"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SS +20bps</w:t>
            </w:r>
          </w:p>
        </w:tc>
        <w:tc>
          <w:tcPr>
            <w:tcW w:w="4675" w:type="dxa"/>
          </w:tcPr>
          <w:p w:rsidRPr="008610E6" w:rsidR="008610E6" w:rsidP="00E220EB" w:rsidRDefault="008610E6" w14:paraId="47DF22FE"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SS +20bps</w:t>
            </w:r>
          </w:p>
        </w:tc>
      </w:tr>
      <w:tr w:rsidRPr="008610E6" w:rsidR="008610E6" w:rsidTr="00E220EB" w14:paraId="0A024ECE" w14:textId="77777777">
        <w:tc>
          <w:tcPr>
            <w:tcW w:w="4675" w:type="dxa"/>
          </w:tcPr>
          <w:p w:rsidRPr="008610E6" w:rsidR="008610E6" w:rsidP="00E220EB" w:rsidRDefault="008610E6" w14:paraId="114D7898"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SS -20bps</w:t>
            </w:r>
          </w:p>
        </w:tc>
        <w:tc>
          <w:tcPr>
            <w:tcW w:w="4675" w:type="dxa"/>
          </w:tcPr>
          <w:p w:rsidRPr="008610E6" w:rsidR="008610E6" w:rsidP="00E220EB" w:rsidRDefault="008610E6" w14:paraId="64180EF2"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SS -20bps</w:t>
            </w:r>
          </w:p>
        </w:tc>
      </w:tr>
      <w:tr w:rsidRPr="008610E6" w:rsidR="008610E6" w:rsidTr="00E220EB" w14:paraId="1B571F92" w14:textId="77777777">
        <w:tc>
          <w:tcPr>
            <w:tcW w:w="4675" w:type="dxa"/>
          </w:tcPr>
          <w:p w:rsidRPr="008610E6" w:rsidR="008610E6" w:rsidP="00E220EB" w:rsidRDefault="008610E6" w14:paraId="1595F61A"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Partial RF-50, all tenors up to 2yr</w:t>
            </w:r>
          </w:p>
        </w:tc>
        <w:tc>
          <w:tcPr>
            <w:tcW w:w="4675" w:type="dxa"/>
          </w:tcPr>
          <w:p w:rsidRPr="008610E6" w:rsidR="008610E6" w:rsidP="00E220EB" w:rsidRDefault="008610E6" w14:paraId="350EFEF0"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-50bps 2yr Only</w:t>
            </w:r>
          </w:p>
        </w:tc>
      </w:tr>
      <w:tr w:rsidRPr="008610E6" w:rsidR="008610E6" w:rsidTr="00E220EB" w14:paraId="2F9EDDEE" w14:textId="77777777">
        <w:tc>
          <w:tcPr>
            <w:tcW w:w="4675" w:type="dxa"/>
          </w:tcPr>
          <w:p w:rsidRPr="008610E6" w:rsidR="008610E6" w:rsidP="00E220EB" w:rsidRDefault="008610E6" w14:paraId="7862EA78"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Partial RF-50, all tenors up to 5yr</w:t>
            </w:r>
          </w:p>
        </w:tc>
        <w:tc>
          <w:tcPr>
            <w:tcW w:w="4675" w:type="dxa"/>
          </w:tcPr>
          <w:p w:rsidRPr="008610E6" w:rsidR="008610E6" w:rsidP="00E220EB" w:rsidRDefault="008610E6" w14:paraId="05C9F3E9"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-50bps 5yr Only</w:t>
            </w:r>
          </w:p>
        </w:tc>
      </w:tr>
      <w:tr w:rsidRPr="008610E6" w:rsidR="008610E6" w:rsidTr="00E220EB" w14:paraId="7736D9D0" w14:textId="77777777">
        <w:tc>
          <w:tcPr>
            <w:tcW w:w="4675" w:type="dxa"/>
          </w:tcPr>
          <w:p w:rsidRPr="008610E6" w:rsidR="008610E6" w:rsidP="00E220EB" w:rsidRDefault="008610E6" w14:paraId="7CB4B458"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Partial RF-50, all tenors up to 7yr</w:t>
            </w:r>
          </w:p>
        </w:tc>
        <w:tc>
          <w:tcPr>
            <w:tcW w:w="4675" w:type="dxa"/>
          </w:tcPr>
          <w:p w:rsidRPr="008610E6" w:rsidR="008610E6" w:rsidP="00E220EB" w:rsidRDefault="008610E6" w14:paraId="3B779FB6"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-50bps 7yr Only</w:t>
            </w:r>
          </w:p>
        </w:tc>
      </w:tr>
      <w:tr w:rsidRPr="008610E6" w:rsidR="008610E6" w:rsidTr="00E220EB" w14:paraId="051FD9A7" w14:textId="77777777">
        <w:tc>
          <w:tcPr>
            <w:tcW w:w="4675" w:type="dxa"/>
          </w:tcPr>
          <w:p w:rsidRPr="008610E6" w:rsidR="008610E6" w:rsidP="00E220EB" w:rsidRDefault="008610E6" w14:paraId="0E4EF275"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Partial RF-50, all tenors up to 10yr</w:t>
            </w:r>
          </w:p>
        </w:tc>
        <w:tc>
          <w:tcPr>
            <w:tcW w:w="4675" w:type="dxa"/>
          </w:tcPr>
          <w:p w:rsidRPr="008610E6" w:rsidR="008610E6" w:rsidP="00E220EB" w:rsidRDefault="008610E6" w14:paraId="05B82995"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-50bps 10yr Only</w:t>
            </w:r>
          </w:p>
        </w:tc>
      </w:tr>
      <w:tr w:rsidRPr="008610E6" w:rsidR="008610E6" w:rsidTr="00E220EB" w14:paraId="65FBAF53" w14:textId="77777777">
        <w:tc>
          <w:tcPr>
            <w:tcW w:w="4675" w:type="dxa"/>
          </w:tcPr>
          <w:p w:rsidRPr="008610E6" w:rsidR="008610E6" w:rsidP="00E220EB" w:rsidRDefault="008610E6" w14:paraId="31ED88B3"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Partial RF-50, all tenors up to 20yr</w:t>
            </w:r>
          </w:p>
        </w:tc>
        <w:tc>
          <w:tcPr>
            <w:tcW w:w="4675" w:type="dxa"/>
          </w:tcPr>
          <w:p w:rsidRPr="008610E6" w:rsidR="008610E6" w:rsidP="00E220EB" w:rsidRDefault="008610E6" w14:paraId="00A21B3D"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-50bps 20yr Only</w:t>
            </w:r>
          </w:p>
        </w:tc>
      </w:tr>
      <w:tr w:rsidRPr="008610E6" w:rsidR="008610E6" w:rsidTr="00E220EB" w14:paraId="6AEBF884" w14:textId="77777777">
        <w:tc>
          <w:tcPr>
            <w:tcW w:w="4675" w:type="dxa"/>
          </w:tcPr>
          <w:p w:rsidRPr="008610E6" w:rsidR="008610E6" w:rsidP="00E220EB" w:rsidRDefault="008610E6" w14:paraId="0381FDE4"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-50bps</w:t>
            </w:r>
          </w:p>
        </w:tc>
        <w:tc>
          <w:tcPr>
            <w:tcW w:w="4675" w:type="dxa"/>
          </w:tcPr>
          <w:p w:rsidRPr="008610E6" w:rsidR="008610E6" w:rsidP="00E220EB" w:rsidRDefault="008610E6" w14:paraId="2CF5C0A3"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-50bps 30yr Only</w:t>
            </w:r>
          </w:p>
        </w:tc>
      </w:tr>
      <w:tr w:rsidRPr="008610E6" w:rsidR="008610E6" w:rsidTr="00E220EB" w14:paraId="4B01879D" w14:textId="77777777">
        <w:tc>
          <w:tcPr>
            <w:tcW w:w="4675" w:type="dxa"/>
          </w:tcPr>
          <w:p w:rsidRPr="008610E6" w:rsidR="008610E6" w:rsidP="00E220EB" w:rsidRDefault="008610E6" w14:paraId="79A9CED8"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Partial RF+50, all tenors up to 2yr</w:t>
            </w:r>
          </w:p>
        </w:tc>
        <w:tc>
          <w:tcPr>
            <w:tcW w:w="4675" w:type="dxa"/>
          </w:tcPr>
          <w:p w:rsidRPr="008610E6" w:rsidR="008610E6" w:rsidP="00E220EB" w:rsidRDefault="008610E6" w14:paraId="02712E15"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+50bps 2yr Only</w:t>
            </w:r>
          </w:p>
        </w:tc>
      </w:tr>
      <w:tr w:rsidRPr="008610E6" w:rsidR="008610E6" w:rsidTr="00E220EB" w14:paraId="75E64325" w14:textId="77777777">
        <w:tc>
          <w:tcPr>
            <w:tcW w:w="4675" w:type="dxa"/>
          </w:tcPr>
          <w:p w:rsidRPr="008610E6" w:rsidR="008610E6" w:rsidP="00E220EB" w:rsidRDefault="008610E6" w14:paraId="14BC5D6B"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Partial RF+50, all tenors up to 5yr</w:t>
            </w:r>
          </w:p>
        </w:tc>
        <w:tc>
          <w:tcPr>
            <w:tcW w:w="4675" w:type="dxa"/>
          </w:tcPr>
          <w:p w:rsidRPr="008610E6" w:rsidR="008610E6" w:rsidP="00E220EB" w:rsidRDefault="008610E6" w14:paraId="19589203"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+50bps 5yr Only</w:t>
            </w:r>
          </w:p>
        </w:tc>
      </w:tr>
      <w:tr w:rsidRPr="008610E6" w:rsidR="008610E6" w:rsidTr="00E220EB" w14:paraId="7F13E875" w14:textId="77777777">
        <w:tc>
          <w:tcPr>
            <w:tcW w:w="4675" w:type="dxa"/>
          </w:tcPr>
          <w:p w:rsidRPr="008610E6" w:rsidR="008610E6" w:rsidP="00E220EB" w:rsidRDefault="008610E6" w14:paraId="1DAADC47"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Partial RF+50, all tenors up to 7yr</w:t>
            </w:r>
          </w:p>
        </w:tc>
        <w:tc>
          <w:tcPr>
            <w:tcW w:w="4675" w:type="dxa"/>
          </w:tcPr>
          <w:p w:rsidRPr="008610E6" w:rsidR="008610E6" w:rsidP="00E220EB" w:rsidRDefault="008610E6" w14:paraId="3ED150C2"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+50bps 7yr Only</w:t>
            </w:r>
          </w:p>
        </w:tc>
      </w:tr>
      <w:tr w:rsidRPr="008610E6" w:rsidR="008610E6" w:rsidTr="00E220EB" w14:paraId="47774B52" w14:textId="77777777">
        <w:tc>
          <w:tcPr>
            <w:tcW w:w="4675" w:type="dxa"/>
          </w:tcPr>
          <w:p w:rsidRPr="008610E6" w:rsidR="008610E6" w:rsidP="00E220EB" w:rsidRDefault="008610E6" w14:paraId="39C9C35F"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Partial RF+50, all tenors up to 10yr</w:t>
            </w:r>
          </w:p>
        </w:tc>
        <w:tc>
          <w:tcPr>
            <w:tcW w:w="4675" w:type="dxa"/>
          </w:tcPr>
          <w:p w:rsidRPr="008610E6" w:rsidR="008610E6" w:rsidP="00E220EB" w:rsidRDefault="008610E6" w14:paraId="0C58D886"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+50bps 10yr Only</w:t>
            </w:r>
          </w:p>
        </w:tc>
      </w:tr>
      <w:tr w:rsidRPr="008610E6" w:rsidR="008610E6" w:rsidTr="00E220EB" w14:paraId="12036A99" w14:textId="77777777">
        <w:tc>
          <w:tcPr>
            <w:tcW w:w="4675" w:type="dxa"/>
          </w:tcPr>
          <w:p w:rsidRPr="008610E6" w:rsidR="008610E6" w:rsidP="00E220EB" w:rsidRDefault="008610E6" w14:paraId="46915CEF"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Partial RF+50, all tenors up to 20yr</w:t>
            </w:r>
          </w:p>
        </w:tc>
        <w:tc>
          <w:tcPr>
            <w:tcW w:w="4675" w:type="dxa"/>
          </w:tcPr>
          <w:p w:rsidRPr="008610E6" w:rsidR="008610E6" w:rsidP="00E220EB" w:rsidRDefault="008610E6" w14:paraId="51A715FD"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+50bps 20yr Only</w:t>
            </w:r>
          </w:p>
        </w:tc>
      </w:tr>
      <w:tr w:rsidRPr="008610E6" w:rsidR="008610E6" w:rsidTr="00E220EB" w14:paraId="6274A32A" w14:textId="77777777">
        <w:tc>
          <w:tcPr>
            <w:tcW w:w="4675" w:type="dxa"/>
          </w:tcPr>
          <w:p w:rsidRPr="008610E6" w:rsidR="008610E6" w:rsidP="00E220EB" w:rsidRDefault="008610E6" w14:paraId="281D2156"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+50bps</w:t>
            </w:r>
          </w:p>
        </w:tc>
        <w:tc>
          <w:tcPr>
            <w:tcW w:w="4675" w:type="dxa"/>
          </w:tcPr>
          <w:p w:rsidRPr="008610E6" w:rsidR="008610E6" w:rsidP="00E220EB" w:rsidRDefault="008610E6" w14:paraId="0094AB1A"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+50bps 30yr Only</w:t>
            </w:r>
          </w:p>
        </w:tc>
      </w:tr>
      <w:tr w:rsidRPr="008610E6" w:rsidR="008610E6" w:rsidTr="00E220EB" w14:paraId="09CE3743" w14:textId="77777777">
        <w:tc>
          <w:tcPr>
            <w:tcW w:w="4675" w:type="dxa"/>
          </w:tcPr>
          <w:p w:rsidRPr="008610E6" w:rsidR="008610E6" w:rsidP="00E220EB" w:rsidRDefault="008610E6" w14:paraId="2FA46E3B"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Partial RF-100, all tenors up to 2yr</w:t>
            </w:r>
          </w:p>
        </w:tc>
        <w:tc>
          <w:tcPr>
            <w:tcW w:w="4675" w:type="dxa"/>
          </w:tcPr>
          <w:p w:rsidRPr="008610E6" w:rsidR="008610E6" w:rsidP="00E220EB" w:rsidRDefault="008610E6" w14:paraId="5225A8EC"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-100bps 2yr Only</w:t>
            </w:r>
          </w:p>
        </w:tc>
      </w:tr>
      <w:tr w:rsidRPr="008610E6" w:rsidR="008610E6" w:rsidTr="00E220EB" w14:paraId="04F18AF8" w14:textId="77777777">
        <w:tc>
          <w:tcPr>
            <w:tcW w:w="4675" w:type="dxa"/>
          </w:tcPr>
          <w:p w:rsidRPr="008610E6" w:rsidR="008610E6" w:rsidP="00E220EB" w:rsidRDefault="008610E6" w14:paraId="472AAA6E" w14:textId="77777777">
            <w:pPr>
              <w:rPr>
                <w:rFonts w:ascii="Calibri Light" w:hAnsi="Calibri Light" w:cs="Calibri Light"/>
                <w:color w:val="000000"/>
                <w:sz w:val="20"/>
                <w:szCs w:val="20"/>
              </w:rPr>
            </w:pPr>
            <w:r w:rsidRPr="008610E6">
              <w:rPr>
                <w:rFonts w:ascii="Calibri Light" w:hAnsi="Calibri Light" w:cs="Calibri Light"/>
                <w:sz w:val="20"/>
                <w:szCs w:val="20"/>
              </w:rPr>
              <w:t>Partial RF-100, all tenors up to 5yr</w:t>
            </w:r>
          </w:p>
        </w:tc>
        <w:tc>
          <w:tcPr>
            <w:tcW w:w="4675" w:type="dxa"/>
          </w:tcPr>
          <w:p w:rsidRPr="008610E6" w:rsidR="008610E6" w:rsidP="00E220EB" w:rsidRDefault="008610E6" w14:paraId="4AD9146E"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-100bps 5yr Only</w:t>
            </w:r>
          </w:p>
        </w:tc>
      </w:tr>
      <w:tr w:rsidRPr="008610E6" w:rsidR="008610E6" w:rsidTr="00E220EB" w14:paraId="01FE5C76" w14:textId="77777777">
        <w:tc>
          <w:tcPr>
            <w:tcW w:w="4675" w:type="dxa"/>
          </w:tcPr>
          <w:p w:rsidRPr="008610E6" w:rsidR="008610E6" w:rsidP="00E220EB" w:rsidRDefault="008610E6" w14:paraId="416CF8C0" w14:textId="77777777">
            <w:pPr>
              <w:rPr>
                <w:rFonts w:ascii="Calibri Light" w:hAnsi="Calibri Light" w:cs="Calibri Light"/>
                <w:color w:val="000000"/>
                <w:sz w:val="20"/>
                <w:szCs w:val="20"/>
              </w:rPr>
            </w:pPr>
            <w:r w:rsidRPr="008610E6">
              <w:rPr>
                <w:rFonts w:ascii="Calibri Light" w:hAnsi="Calibri Light" w:cs="Calibri Light"/>
                <w:sz w:val="20"/>
                <w:szCs w:val="20"/>
              </w:rPr>
              <w:t>Partial RF-100, all tenors up to 7yr</w:t>
            </w:r>
          </w:p>
        </w:tc>
        <w:tc>
          <w:tcPr>
            <w:tcW w:w="4675" w:type="dxa"/>
          </w:tcPr>
          <w:p w:rsidRPr="008610E6" w:rsidR="008610E6" w:rsidP="00E220EB" w:rsidRDefault="008610E6" w14:paraId="0C8FC17C"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-100bps 7yr Only</w:t>
            </w:r>
          </w:p>
        </w:tc>
      </w:tr>
      <w:tr w:rsidRPr="008610E6" w:rsidR="008610E6" w:rsidTr="00E220EB" w14:paraId="05D615B1" w14:textId="77777777">
        <w:tc>
          <w:tcPr>
            <w:tcW w:w="4675" w:type="dxa"/>
          </w:tcPr>
          <w:p w:rsidRPr="008610E6" w:rsidR="008610E6" w:rsidP="00E220EB" w:rsidRDefault="008610E6" w14:paraId="162DC701" w14:textId="77777777">
            <w:pPr>
              <w:rPr>
                <w:rFonts w:ascii="Calibri Light" w:hAnsi="Calibri Light" w:cs="Calibri Light"/>
                <w:color w:val="000000"/>
                <w:sz w:val="20"/>
                <w:szCs w:val="20"/>
              </w:rPr>
            </w:pPr>
            <w:r w:rsidRPr="008610E6">
              <w:rPr>
                <w:rFonts w:ascii="Calibri Light" w:hAnsi="Calibri Light" w:cs="Calibri Light"/>
                <w:sz w:val="20"/>
                <w:szCs w:val="20"/>
              </w:rPr>
              <w:t>Partial RF-100, all tenors up to 10yr</w:t>
            </w:r>
          </w:p>
        </w:tc>
        <w:tc>
          <w:tcPr>
            <w:tcW w:w="4675" w:type="dxa"/>
          </w:tcPr>
          <w:p w:rsidRPr="008610E6" w:rsidR="008610E6" w:rsidP="00E220EB" w:rsidRDefault="008610E6" w14:paraId="75382450"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-100bps 10yr Only</w:t>
            </w:r>
          </w:p>
        </w:tc>
      </w:tr>
      <w:tr w:rsidRPr="008610E6" w:rsidR="008610E6" w:rsidTr="00E220EB" w14:paraId="3B0801AD" w14:textId="77777777">
        <w:tc>
          <w:tcPr>
            <w:tcW w:w="4675" w:type="dxa"/>
          </w:tcPr>
          <w:p w:rsidRPr="008610E6" w:rsidR="008610E6" w:rsidP="00E220EB" w:rsidRDefault="008610E6" w14:paraId="010AC7E6" w14:textId="77777777">
            <w:pPr>
              <w:rPr>
                <w:rFonts w:ascii="Calibri Light" w:hAnsi="Calibri Light" w:cs="Calibri Light"/>
                <w:color w:val="000000"/>
                <w:sz w:val="20"/>
                <w:szCs w:val="20"/>
              </w:rPr>
            </w:pPr>
            <w:r w:rsidRPr="008610E6">
              <w:rPr>
                <w:rFonts w:ascii="Calibri Light" w:hAnsi="Calibri Light" w:cs="Calibri Light"/>
                <w:sz w:val="20"/>
                <w:szCs w:val="20"/>
              </w:rPr>
              <w:t>Partial RF-100, all tenors up to 20yr</w:t>
            </w:r>
          </w:p>
        </w:tc>
        <w:tc>
          <w:tcPr>
            <w:tcW w:w="4675" w:type="dxa"/>
          </w:tcPr>
          <w:p w:rsidRPr="008610E6" w:rsidR="008610E6" w:rsidP="00E220EB" w:rsidRDefault="008610E6" w14:paraId="15A3768F"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-100bps 20yr Only</w:t>
            </w:r>
          </w:p>
        </w:tc>
      </w:tr>
      <w:tr w:rsidRPr="008610E6" w:rsidR="008610E6" w:rsidTr="00E220EB" w14:paraId="61E1D517" w14:textId="77777777">
        <w:tc>
          <w:tcPr>
            <w:tcW w:w="4675" w:type="dxa"/>
          </w:tcPr>
          <w:p w:rsidRPr="008610E6" w:rsidR="008610E6" w:rsidP="00E220EB" w:rsidRDefault="008610E6" w14:paraId="3D3511E4" w14:textId="77777777">
            <w:pPr>
              <w:rPr>
                <w:rFonts w:ascii="Calibri Light" w:hAnsi="Calibri Light" w:cs="Calibri Light"/>
                <w:color w:val="000000"/>
                <w:sz w:val="20"/>
                <w:szCs w:val="20"/>
              </w:rPr>
            </w:pPr>
            <w:r w:rsidRPr="008610E6">
              <w:rPr>
                <w:rFonts w:ascii="Calibri Light" w:hAnsi="Calibri Light" w:cs="Calibri Light"/>
                <w:sz w:val="20"/>
                <w:szCs w:val="20"/>
              </w:rPr>
              <w:t>RF -100bps</w:t>
            </w:r>
          </w:p>
        </w:tc>
        <w:tc>
          <w:tcPr>
            <w:tcW w:w="4675" w:type="dxa"/>
          </w:tcPr>
          <w:p w:rsidRPr="008610E6" w:rsidR="008610E6" w:rsidP="00E220EB" w:rsidRDefault="008610E6" w14:paraId="37FC374A"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-100bps 30yr Only</w:t>
            </w:r>
          </w:p>
        </w:tc>
      </w:tr>
      <w:tr w:rsidRPr="008610E6" w:rsidR="008610E6" w:rsidTr="00E220EB" w14:paraId="5133C0FA" w14:textId="77777777">
        <w:tc>
          <w:tcPr>
            <w:tcW w:w="4675" w:type="dxa"/>
          </w:tcPr>
          <w:p w:rsidRPr="008610E6" w:rsidR="008610E6" w:rsidP="00E220EB" w:rsidRDefault="008610E6" w14:paraId="2FB8D0F0" w14:textId="77777777">
            <w:pPr>
              <w:rPr>
                <w:rFonts w:ascii="Calibri Light" w:hAnsi="Calibri Light" w:cs="Calibri Light"/>
                <w:color w:val="000000"/>
                <w:sz w:val="20"/>
                <w:szCs w:val="20"/>
              </w:rPr>
            </w:pPr>
            <w:r w:rsidRPr="008610E6">
              <w:rPr>
                <w:rFonts w:ascii="Calibri Light" w:hAnsi="Calibri Light" w:cs="Calibri Light"/>
                <w:sz w:val="20"/>
                <w:szCs w:val="20"/>
              </w:rPr>
              <w:t>Partial RF+100, all tenors up to 2yr</w:t>
            </w:r>
          </w:p>
        </w:tc>
        <w:tc>
          <w:tcPr>
            <w:tcW w:w="4675" w:type="dxa"/>
          </w:tcPr>
          <w:p w:rsidRPr="008610E6" w:rsidR="008610E6" w:rsidP="00E220EB" w:rsidRDefault="008610E6" w14:paraId="60344B25"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+100bps 2yr Only</w:t>
            </w:r>
          </w:p>
        </w:tc>
      </w:tr>
      <w:tr w:rsidRPr="008610E6" w:rsidR="008610E6" w:rsidTr="00E220EB" w14:paraId="7B0BAEAA" w14:textId="77777777">
        <w:tc>
          <w:tcPr>
            <w:tcW w:w="4675" w:type="dxa"/>
          </w:tcPr>
          <w:p w:rsidRPr="008610E6" w:rsidR="008610E6" w:rsidP="00E220EB" w:rsidRDefault="008610E6" w14:paraId="497F1E4C" w14:textId="77777777">
            <w:pPr>
              <w:rPr>
                <w:rFonts w:ascii="Calibri Light" w:hAnsi="Calibri Light" w:cs="Calibri Light"/>
                <w:color w:val="000000"/>
                <w:sz w:val="20"/>
                <w:szCs w:val="20"/>
              </w:rPr>
            </w:pPr>
            <w:r w:rsidRPr="008610E6">
              <w:rPr>
                <w:rFonts w:ascii="Calibri Light" w:hAnsi="Calibri Light" w:cs="Calibri Light"/>
                <w:sz w:val="20"/>
                <w:szCs w:val="20"/>
              </w:rPr>
              <w:t>Partial RF+100, all tenors up to 5yr</w:t>
            </w:r>
          </w:p>
        </w:tc>
        <w:tc>
          <w:tcPr>
            <w:tcW w:w="4675" w:type="dxa"/>
          </w:tcPr>
          <w:p w:rsidRPr="008610E6" w:rsidR="008610E6" w:rsidP="00E220EB" w:rsidRDefault="008610E6" w14:paraId="2CBA1D88"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+100bps 5yr Only</w:t>
            </w:r>
          </w:p>
        </w:tc>
      </w:tr>
      <w:tr w:rsidRPr="008610E6" w:rsidR="008610E6" w:rsidTr="00E220EB" w14:paraId="6CD1CE2C" w14:textId="77777777">
        <w:tc>
          <w:tcPr>
            <w:tcW w:w="4675" w:type="dxa"/>
          </w:tcPr>
          <w:p w:rsidRPr="008610E6" w:rsidR="008610E6" w:rsidP="00E220EB" w:rsidRDefault="008610E6" w14:paraId="0A389BCF" w14:textId="77777777">
            <w:pPr>
              <w:rPr>
                <w:rFonts w:ascii="Calibri Light" w:hAnsi="Calibri Light" w:cs="Calibri Light"/>
                <w:color w:val="000000"/>
                <w:sz w:val="20"/>
                <w:szCs w:val="20"/>
              </w:rPr>
            </w:pPr>
            <w:r w:rsidRPr="008610E6">
              <w:rPr>
                <w:rFonts w:ascii="Calibri Light" w:hAnsi="Calibri Light" w:cs="Calibri Light"/>
                <w:sz w:val="20"/>
                <w:szCs w:val="20"/>
              </w:rPr>
              <w:t>Partial RF+100, all tenors up to 7yr</w:t>
            </w:r>
          </w:p>
        </w:tc>
        <w:tc>
          <w:tcPr>
            <w:tcW w:w="4675" w:type="dxa"/>
          </w:tcPr>
          <w:p w:rsidRPr="008610E6" w:rsidR="008610E6" w:rsidP="00E220EB" w:rsidRDefault="008610E6" w14:paraId="38BE04FA"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+100bps 7yr Only</w:t>
            </w:r>
          </w:p>
        </w:tc>
      </w:tr>
      <w:tr w:rsidRPr="008610E6" w:rsidR="008610E6" w:rsidTr="00E220EB" w14:paraId="7E13C485" w14:textId="77777777">
        <w:tc>
          <w:tcPr>
            <w:tcW w:w="4675" w:type="dxa"/>
          </w:tcPr>
          <w:p w:rsidRPr="008610E6" w:rsidR="008610E6" w:rsidP="00E220EB" w:rsidRDefault="008610E6" w14:paraId="47DF68A4" w14:textId="77777777">
            <w:pPr>
              <w:rPr>
                <w:rFonts w:ascii="Calibri Light" w:hAnsi="Calibri Light" w:cs="Calibri Light"/>
                <w:color w:val="000000"/>
                <w:sz w:val="20"/>
                <w:szCs w:val="20"/>
              </w:rPr>
            </w:pPr>
            <w:r w:rsidRPr="008610E6">
              <w:rPr>
                <w:rFonts w:ascii="Calibri Light" w:hAnsi="Calibri Light" w:cs="Calibri Light"/>
                <w:sz w:val="20"/>
                <w:szCs w:val="20"/>
              </w:rPr>
              <w:t>Partial RF+100, all tenors up to 10yr</w:t>
            </w:r>
          </w:p>
        </w:tc>
        <w:tc>
          <w:tcPr>
            <w:tcW w:w="4675" w:type="dxa"/>
          </w:tcPr>
          <w:p w:rsidRPr="008610E6" w:rsidR="008610E6" w:rsidP="00E220EB" w:rsidRDefault="008610E6" w14:paraId="60BE42C1"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+100bps 10yr Only</w:t>
            </w:r>
          </w:p>
        </w:tc>
      </w:tr>
      <w:tr w:rsidRPr="008610E6" w:rsidR="008610E6" w:rsidTr="00E220EB" w14:paraId="29D4979B" w14:textId="77777777">
        <w:tc>
          <w:tcPr>
            <w:tcW w:w="4675" w:type="dxa"/>
          </w:tcPr>
          <w:p w:rsidRPr="008610E6" w:rsidR="008610E6" w:rsidP="00E220EB" w:rsidRDefault="008610E6" w14:paraId="57671D6C" w14:textId="77777777">
            <w:pPr>
              <w:rPr>
                <w:rFonts w:ascii="Calibri Light" w:hAnsi="Calibri Light" w:cs="Calibri Light"/>
                <w:color w:val="000000"/>
                <w:sz w:val="20"/>
                <w:szCs w:val="20"/>
              </w:rPr>
            </w:pPr>
            <w:r w:rsidRPr="008610E6">
              <w:rPr>
                <w:rFonts w:ascii="Calibri Light" w:hAnsi="Calibri Light" w:cs="Calibri Light"/>
                <w:sz w:val="20"/>
                <w:szCs w:val="20"/>
              </w:rPr>
              <w:t>Partial RF+100, all tenors up to 20yr</w:t>
            </w:r>
          </w:p>
        </w:tc>
        <w:tc>
          <w:tcPr>
            <w:tcW w:w="4675" w:type="dxa"/>
          </w:tcPr>
          <w:p w:rsidRPr="008610E6" w:rsidR="008610E6" w:rsidP="00E220EB" w:rsidRDefault="008610E6" w14:paraId="29E0A2DC"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+100bps 20yr Only</w:t>
            </w:r>
          </w:p>
        </w:tc>
      </w:tr>
      <w:tr w:rsidRPr="008610E6" w:rsidR="008610E6" w:rsidTr="00E220EB" w14:paraId="0C0DA7DE" w14:textId="77777777">
        <w:tc>
          <w:tcPr>
            <w:tcW w:w="4675" w:type="dxa"/>
          </w:tcPr>
          <w:p w:rsidRPr="008610E6" w:rsidR="008610E6" w:rsidP="00E220EB" w:rsidRDefault="008610E6" w14:paraId="5BC8EC4D" w14:textId="77777777">
            <w:pPr>
              <w:rPr>
                <w:rFonts w:ascii="Calibri Light" w:hAnsi="Calibri Light" w:cs="Calibri Light"/>
                <w:color w:val="000000"/>
                <w:sz w:val="20"/>
                <w:szCs w:val="20"/>
              </w:rPr>
            </w:pPr>
            <w:r w:rsidRPr="008610E6">
              <w:rPr>
                <w:rFonts w:ascii="Calibri Light" w:hAnsi="Calibri Light" w:cs="Calibri Light"/>
                <w:sz w:val="20"/>
                <w:szCs w:val="20"/>
              </w:rPr>
              <w:t>RF +100bps</w:t>
            </w:r>
          </w:p>
        </w:tc>
        <w:tc>
          <w:tcPr>
            <w:tcW w:w="4675" w:type="dxa"/>
          </w:tcPr>
          <w:p w:rsidRPr="008610E6" w:rsidR="008610E6" w:rsidP="00E220EB" w:rsidRDefault="008610E6" w14:paraId="461E1B64" w14:textId="77777777">
            <w:pPr>
              <w:rPr>
                <w:rFonts w:ascii="Calibri Light" w:hAnsi="Calibri Light" w:cs="Calibri Light"/>
                <w:color w:val="000000" w:themeColor="text1"/>
                <w:sz w:val="20"/>
                <w:szCs w:val="20"/>
              </w:rPr>
            </w:pPr>
            <w:r w:rsidRPr="008610E6">
              <w:rPr>
                <w:rFonts w:ascii="Calibri Light" w:hAnsi="Calibri Light" w:cs="Calibri Light"/>
                <w:sz w:val="20"/>
                <w:szCs w:val="20"/>
              </w:rPr>
              <w:t>RF +100bps 30yr Only</w:t>
            </w:r>
          </w:p>
        </w:tc>
      </w:tr>
      <w:tr w:rsidRPr="008610E6" w:rsidR="008610E6" w:rsidTr="00E220EB" w14:paraId="58A754BE" w14:textId="77777777">
        <w:trPr>
          <w:trHeight w:val="70"/>
        </w:trPr>
        <w:tc>
          <w:tcPr>
            <w:tcW w:w="4675" w:type="dxa"/>
          </w:tcPr>
          <w:p w:rsidRPr="008610E6" w:rsidR="008610E6" w:rsidP="00E220EB" w:rsidRDefault="008610E6" w14:paraId="02EDAFA4" w14:textId="77777777">
            <w:pPr>
              <w:spacing w:after="0" w:line="240" w:lineRule="auto"/>
              <w:rPr>
                <w:rFonts w:ascii="Calibri Light" w:hAnsi="Calibri Light" w:eastAsia="Times New Roman" w:cs="Calibri Light"/>
                <w:color w:val="000000"/>
                <w:sz w:val="20"/>
                <w:szCs w:val="20"/>
              </w:rPr>
            </w:pPr>
          </w:p>
        </w:tc>
        <w:tc>
          <w:tcPr>
            <w:tcW w:w="4675" w:type="dxa"/>
          </w:tcPr>
          <w:p w:rsidRPr="008610E6" w:rsidR="008610E6" w:rsidP="00E220EB" w:rsidRDefault="008610E6" w14:paraId="7377DEB2" w14:textId="77777777">
            <w:p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FI Total (Calculated Value) refer to the calculation logic file</w:t>
            </w:r>
          </w:p>
        </w:tc>
      </w:tr>
    </w:tbl>
    <w:p w:rsidRPr="008610E6" w:rsidR="008610E6" w:rsidP="008610E6" w:rsidRDefault="008610E6" w14:paraId="266AD42B" w14:textId="77777777">
      <w:pPr>
        <w:rPr>
          <w:rFonts w:ascii="Calibri Light" w:hAnsi="Calibri Light" w:cs="Calibri Light"/>
          <w:b/>
          <w:bCs/>
          <w:color w:val="000000" w:themeColor="text1"/>
          <w:sz w:val="20"/>
          <w:szCs w:val="20"/>
        </w:rPr>
      </w:pPr>
    </w:p>
    <w:p w:rsidRPr="008610E6" w:rsidR="008610E6" w:rsidP="008610E6" w:rsidRDefault="008610E6" w14:paraId="6B5A329C" w14:textId="77777777">
      <w:pPr>
        <w:rPr>
          <w:rFonts w:ascii="Calibri Light" w:hAnsi="Calibri Light" w:cs="Calibri Light"/>
          <w:b/>
          <w:bCs/>
          <w:sz w:val="20"/>
          <w:szCs w:val="20"/>
        </w:rPr>
      </w:pPr>
      <w:r w:rsidRPr="008610E6">
        <w:rPr>
          <w:rFonts w:ascii="Calibri Light" w:hAnsi="Calibri Light" w:cs="Calibri Light"/>
          <w:b/>
          <w:bCs/>
          <w:color w:val="000000" w:themeColor="text1"/>
          <w:sz w:val="20"/>
          <w:szCs w:val="20"/>
        </w:rPr>
        <w:t xml:space="preserve">Output of </w:t>
      </w:r>
      <w:r w:rsidRPr="008610E6">
        <w:rPr>
          <w:rFonts w:ascii="Calibri Light" w:hAnsi="Calibri Light" w:cs="Calibri Light"/>
          <w:b/>
          <w:bCs/>
          <w:sz w:val="20"/>
          <w:szCs w:val="20"/>
        </w:rPr>
        <w:t>ES-Based FI Stress Impact</w:t>
      </w:r>
      <w:r w:rsidRPr="008610E6">
        <w:rPr>
          <w:rFonts w:ascii="Calibri Light" w:hAnsi="Calibri Light" w:cs="Calibri Light"/>
          <w:b/>
          <w:bCs/>
          <w:color w:val="000000" w:themeColor="text1"/>
          <w:sz w:val="20"/>
          <w:szCs w:val="20"/>
        </w:rPr>
        <w:t>:</w:t>
      </w:r>
    </w:p>
    <w:p w:rsidRPr="00D17F02" w:rsidR="008610E6" w:rsidP="00D17F02" w:rsidRDefault="008610E6" w14:paraId="0B8BCEB2" w14:textId="1CADCD71">
      <w:pPr>
        <w:pStyle w:val="ListParagraph"/>
        <w:numPr>
          <w:ilvl w:val="0"/>
          <w:numId w:val="122"/>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Save the derived sensitivity dataset to the Curated Layer</w:t>
      </w:r>
    </w:p>
    <w:p w:rsidRPr="008610E6" w:rsidR="008610E6" w:rsidP="008610E6" w:rsidRDefault="008610E6" w14:paraId="0D853ACA" w14:textId="77777777">
      <w:pPr>
        <w:jc w:val="cente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Prepare PE Sensitivities</w:t>
      </w:r>
    </w:p>
    <w:p w:rsidRPr="008610E6" w:rsidR="008610E6" w:rsidP="008610E6" w:rsidRDefault="008610E6" w14:paraId="4B2D0CBB" w14:textId="77777777">
      <w:pPr>
        <w:rPr>
          <w:rFonts w:ascii="Calibri Light" w:hAnsi="Calibri Light" w:cs="Calibri Light"/>
          <w:b/>
          <w:bCs/>
          <w:sz w:val="20"/>
          <w:szCs w:val="20"/>
        </w:rPr>
      </w:pPr>
      <w:r w:rsidRPr="008610E6">
        <w:rPr>
          <w:rFonts w:ascii="Calibri Light" w:hAnsi="Calibri Light" w:cs="Calibri Light"/>
          <w:b/>
          <w:bCs/>
          <w:sz w:val="20"/>
          <w:szCs w:val="20"/>
        </w:rPr>
        <w:t>Data Extraction</w:t>
      </w:r>
    </w:p>
    <w:p w:rsidRPr="008610E6" w:rsidR="008610E6" w:rsidP="008610E6" w:rsidRDefault="008610E6" w14:paraId="1A4E485D" w14:textId="77777777">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Data Source:</w:t>
      </w:r>
    </w:p>
    <w:p w:rsidRPr="008610E6" w:rsidR="008610E6" w:rsidP="008610E6" w:rsidRDefault="008610E6" w14:paraId="483AD6E0" w14:textId="77777777">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Layer: RDA Curated Layer</w:t>
      </w:r>
    </w:p>
    <w:p w:rsidRPr="008610E6" w:rsidR="008610E6" w:rsidP="008610E6" w:rsidRDefault="008610E6" w14:paraId="145226F8" w14:textId="77777777">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Source Table: irr_ear_forecast_gam_curation</w:t>
      </w:r>
    </w:p>
    <w:p w:rsidRPr="008610E6" w:rsidR="008610E6" w:rsidP="008610E6" w:rsidRDefault="008610E6" w14:paraId="2EADB889" w14:textId="77777777">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Data Selection Rules</w:t>
      </w:r>
    </w:p>
    <w:p w:rsidRPr="008610E6" w:rsidR="008610E6" w:rsidP="008610E6" w:rsidRDefault="008610E6" w14:paraId="598D1B56" w14:textId="77777777">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The data extraction must apply the following filters:</w:t>
      </w:r>
    </w:p>
    <w:p w:rsidRPr="008610E6" w:rsidR="008610E6" w:rsidP="008610E6" w:rsidRDefault="008610E6" w14:paraId="155E9B98" w14:textId="77777777">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Mandatory Filter:</w:t>
      </w:r>
    </w:p>
    <w:tbl>
      <w:tblPr>
        <w:tblStyle w:val="TableGrid"/>
        <w:tblW w:w="0" w:type="auto"/>
        <w:tblLook w:val="04A0" w:firstRow="1" w:lastRow="0" w:firstColumn="1" w:lastColumn="0" w:noHBand="0" w:noVBand="1"/>
      </w:tblPr>
      <w:tblGrid>
        <w:gridCol w:w="4675"/>
        <w:gridCol w:w="4675"/>
      </w:tblGrid>
      <w:tr w:rsidRPr="008610E6" w:rsidR="008610E6" w:rsidTr="00E220EB" w14:paraId="3A7A39FC" w14:textId="77777777">
        <w:tc>
          <w:tcPr>
            <w:tcW w:w="4675" w:type="dxa"/>
          </w:tcPr>
          <w:p w:rsidRPr="008610E6" w:rsidR="008610E6" w:rsidP="00E220EB" w:rsidRDefault="008610E6" w14:paraId="6983D887" w14:textId="77777777">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Column_Name</w:t>
            </w:r>
          </w:p>
        </w:tc>
        <w:tc>
          <w:tcPr>
            <w:tcW w:w="4675" w:type="dxa"/>
          </w:tcPr>
          <w:p w:rsidRPr="008610E6" w:rsidR="008610E6" w:rsidP="00E220EB" w:rsidRDefault="008610E6" w14:paraId="0216A9BC" w14:textId="77777777">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Filter Condition</w:t>
            </w:r>
          </w:p>
        </w:tc>
      </w:tr>
      <w:tr w:rsidRPr="008610E6" w:rsidR="008610E6" w:rsidTr="00E220EB" w14:paraId="20029E91" w14:textId="77777777">
        <w:tc>
          <w:tcPr>
            <w:tcW w:w="4675" w:type="dxa"/>
          </w:tcPr>
          <w:p w:rsidRPr="008610E6" w:rsidR="008610E6" w:rsidP="00E220EB" w:rsidRDefault="008610E6" w14:paraId="7E0F4439"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Tax_Indicator_Name</w:t>
            </w:r>
          </w:p>
        </w:tc>
        <w:tc>
          <w:tcPr>
            <w:tcW w:w="4675" w:type="dxa"/>
          </w:tcPr>
          <w:p w:rsidRPr="008610E6" w:rsidR="008610E6" w:rsidP="00E220EB" w:rsidRDefault="008610E6" w14:paraId="2AB94115"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'Post-Tax', 'Post-MI'</w:t>
            </w:r>
          </w:p>
        </w:tc>
      </w:tr>
      <w:tr w:rsidRPr="008610E6" w:rsidR="008610E6" w:rsidTr="00E220EB" w14:paraId="73B8CF9E" w14:textId="77777777">
        <w:tc>
          <w:tcPr>
            <w:tcW w:w="4675" w:type="dxa"/>
          </w:tcPr>
          <w:p w:rsidRPr="008610E6" w:rsidR="008610E6" w:rsidP="00E220EB" w:rsidRDefault="008610E6" w14:paraId="1F89F5A6"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Balance_Sheet_Component_Name</w:t>
            </w:r>
          </w:p>
        </w:tc>
        <w:tc>
          <w:tcPr>
            <w:tcW w:w="4675" w:type="dxa"/>
          </w:tcPr>
          <w:p w:rsidRPr="008610E6" w:rsidR="008610E6" w:rsidP="00E220EB" w:rsidRDefault="008610E6" w14:paraId="0AA19409"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'Net Impact', 'Assets, &amp; Liabilities summary'</w:t>
            </w:r>
          </w:p>
        </w:tc>
      </w:tr>
      <w:tr w:rsidRPr="008610E6" w:rsidR="008610E6" w:rsidTr="00E220EB" w14:paraId="4BD5B429" w14:textId="77777777">
        <w:tc>
          <w:tcPr>
            <w:tcW w:w="4675" w:type="dxa"/>
          </w:tcPr>
          <w:p w:rsidRPr="008610E6" w:rsidR="008610E6" w:rsidP="00E220EB" w:rsidRDefault="008610E6" w14:paraId="1401E300"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IFRS_Earnings_Component_Name</w:t>
            </w:r>
          </w:p>
        </w:tc>
        <w:tc>
          <w:tcPr>
            <w:tcW w:w="4675" w:type="dxa"/>
          </w:tcPr>
          <w:p w:rsidRPr="008610E6" w:rsidR="008610E6" w:rsidP="00E220EB" w:rsidRDefault="008610E6" w14:paraId="276E418E"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'P&amp;L', 'OCI', 'Impacts absorbed by CSM'</w:t>
            </w:r>
          </w:p>
        </w:tc>
      </w:tr>
      <w:tr w:rsidRPr="008610E6" w:rsidR="008610E6" w:rsidTr="00E220EB" w14:paraId="1A1F2FF4" w14:textId="77777777">
        <w:tc>
          <w:tcPr>
            <w:tcW w:w="4675" w:type="dxa"/>
          </w:tcPr>
          <w:p w:rsidRPr="008610E6" w:rsidR="008610E6" w:rsidP="00E220EB" w:rsidRDefault="008610E6" w14:paraId="606D5EFC"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Scenario Name</w:t>
            </w:r>
          </w:p>
        </w:tc>
        <w:tc>
          <w:tcPr>
            <w:tcW w:w="4675" w:type="dxa"/>
          </w:tcPr>
          <w:p w:rsidRPr="008610E6" w:rsidR="008610E6" w:rsidP="00E220EB" w:rsidRDefault="008610E6" w14:paraId="5EE1DE6F"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PE -80%, PE -40%, PE -30%, PE -20%, PE -10%, PE +10%, PE +20%, PE +30%</w:t>
            </w:r>
          </w:p>
        </w:tc>
      </w:tr>
    </w:tbl>
    <w:p w:rsidRPr="008610E6" w:rsidR="008610E6" w:rsidP="008610E6" w:rsidRDefault="008610E6" w14:paraId="397F5F22" w14:textId="77777777">
      <w:pPr>
        <w:rPr>
          <w:rFonts w:ascii="Calibri Light" w:hAnsi="Calibri Light" w:cs="Calibri Light"/>
          <w:sz w:val="20"/>
          <w:szCs w:val="20"/>
        </w:rPr>
      </w:pPr>
    </w:p>
    <w:p w:rsidRPr="008610E6" w:rsidR="008610E6" w:rsidP="008610E6" w:rsidRDefault="008610E6" w14:paraId="66717DBB" w14:textId="77777777">
      <w:pPr>
        <w:rPr>
          <w:rFonts w:ascii="Calibri Light" w:hAnsi="Calibri Light" w:cs="Calibri Light"/>
          <w:b/>
          <w:bCs/>
          <w:sz w:val="20"/>
          <w:szCs w:val="20"/>
        </w:rPr>
      </w:pPr>
      <w:r w:rsidRPr="008610E6">
        <w:rPr>
          <w:rFonts w:ascii="Calibri Light" w:hAnsi="Calibri Light" w:cs="Calibri Light"/>
          <w:b/>
          <w:bCs/>
          <w:sz w:val="20"/>
          <w:szCs w:val="20"/>
        </w:rPr>
        <w:t>Inclusive Diments (No Filtering Applied)</w:t>
      </w:r>
    </w:p>
    <w:p w:rsidRPr="008610E6" w:rsidR="008610E6" w:rsidP="008610E6" w:rsidRDefault="008610E6" w14:paraId="2AF15BBB" w14:textId="77777777">
      <w:pPr>
        <w:rPr>
          <w:rFonts w:ascii="Calibri Light" w:hAnsi="Calibri Light" w:cs="Calibri Light"/>
          <w:sz w:val="20"/>
          <w:szCs w:val="20"/>
        </w:rPr>
      </w:pPr>
      <w:r w:rsidRPr="008610E6">
        <w:rPr>
          <w:rFonts w:ascii="Calibri Light" w:hAnsi="Calibri Light" w:cs="Calibri Light"/>
          <w:sz w:val="20"/>
          <w:szCs w:val="20"/>
        </w:rPr>
        <w:t>The following dimensions must include all available values present in the source table</w:t>
      </w:r>
    </w:p>
    <w:tbl>
      <w:tblPr>
        <w:tblStyle w:val="TableGrid"/>
        <w:tblW w:w="0" w:type="auto"/>
        <w:tblLook w:val="04A0" w:firstRow="1" w:lastRow="0" w:firstColumn="1" w:lastColumn="0" w:noHBand="0" w:noVBand="1"/>
      </w:tblPr>
      <w:tblGrid>
        <w:gridCol w:w="4675"/>
        <w:gridCol w:w="4675"/>
      </w:tblGrid>
      <w:tr w:rsidRPr="008610E6" w:rsidR="008610E6" w:rsidTr="00E220EB" w14:paraId="335B9AC5" w14:textId="77777777">
        <w:tc>
          <w:tcPr>
            <w:tcW w:w="4675" w:type="dxa"/>
          </w:tcPr>
          <w:p w:rsidRPr="008610E6" w:rsidR="008610E6" w:rsidP="00E220EB" w:rsidRDefault="008610E6" w14:paraId="0858E4E3" w14:textId="77777777">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Column Name</w:t>
            </w:r>
          </w:p>
        </w:tc>
        <w:tc>
          <w:tcPr>
            <w:tcW w:w="4675" w:type="dxa"/>
          </w:tcPr>
          <w:p w:rsidRPr="008610E6" w:rsidR="008610E6" w:rsidP="00E220EB" w:rsidRDefault="008610E6" w14:paraId="555184AC" w14:textId="77777777">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Behavior</w:t>
            </w:r>
          </w:p>
        </w:tc>
      </w:tr>
      <w:tr w:rsidRPr="008610E6" w:rsidR="008610E6" w:rsidTr="00E220EB" w14:paraId="22E3EAA9" w14:textId="77777777">
        <w:tc>
          <w:tcPr>
            <w:tcW w:w="4675" w:type="dxa"/>
          </w:tcPr>
          <w:p w:rsidRPr="008610E6" w:rsidR="008610E6" w:rsidP="00E220EB" w:rsidRDefault="008610E6" w14:paraId="5C4D3AB3"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Country</w:t>
            </w:r>
          </w:p>
        </w:tc>
        <w:tc>
          <w:tcPr>
            <w:tcW w:w="4675" w:type="dxa"/>
          </w:tcPr>
          <w:p w:rsidRPr="008610E6" w:rsidR="008610E6" w:rsidP="00E220EB" w:rsidRDefault="008610E6" w14:paraId="19D1DBA4"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countries</w:t>
            </w:r>
          </w:p>
        </w:tc>
      </w:tr>
      <w:tr w:rsidRPr="008610E6" w:rsidR="008610E6" w:rsidTr="00E220EB" w14:paraId="245F81A3" w14:textId="77777777">
        <w:tc>
          <w:tcPr>
            <w:tcW w:w="4675" w:type="dxa"/>
          </w:tcPr>
          <w:p w:rsidRPr="008610E6" w:rsidR="008610E6" w:rsidP="00E220EB" w:rsidRDefault="008610E6" w14:paraId="1CAE2532"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LLP</w:t>
            </w:r>
          </w:p>
        </w:tc>
        <w:tc>
          <w:tcPr>
            <w:tcW w:w="4675" w:type="dxa"/>
          </w:tcPr>
          <w:p w:rsidRPr="008610E6" w:rsidR="008610E6" w:rsidP="00E220EB" w:rsidRDefault="008610E6" w14:paraId="5FD5B3CC"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LLPs</w:t>
            </w:r>
          </w:p>
        </w:tc>
      </w:tr>
      <w:tr w:rsidRPr="008610E6" w:rsidR="008610E6" w:rsidTr="00E220EB" w14:paraId="468EBA2A" w14:textId="77777777">
        <w:tc>
          <w:tcPr>
            <w:tcW w:w="4675" w:type="dxa"/>
          </w:tcPr>
          <w:p w:rsidRPr="008610E6" w:rsidR="008610E6" w:rsidP="00E220EB" w:rsidRDefault="008610E6" w14:paraId="7EFD0C99"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Category</w:t>
            </w:r>
          </w:p>
        </w:tc>
        <w:tc>
          <w:tcPr>
            <w:tcW w:w="4675" w:type="dxa"/>
          </w:tcPr>
          <w:p w:rsidRPr="008610E6" w:rsidR="008610E6" w:rsidP="00E220EB" w:rsidRDefault="008610E6" w14:paraId="4CD9473C"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categories associated with records that meet the above criteria (To confirm which column does this come from)</w:t>
            </w:r>
          </w:p>
        </w:tc>
      </w:tr>
      <w:tr w:rsidRPr="008610E6" w:rsidR="008610E6" w:rsidTr="00E220EB" w14:paraId="61F92087" w14:textId="77777777">
        <w:tc>
          <w:tcPr>
            <w:tcW w:w="4675" w:type="dxa"/>
          </w:tcPr>
          <w:p w:rsidRPr="008610E6" w:rsidR="008610E6" w:rsidP="00E220EB" w:rsidRDefault="008610E6" w14:paraId="6C88B047"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Currency</w:t>
            </w:r>
          </w:p>
        </w:tc>
        <w:tc>
          <w:tcPr>
            <w:tcW w:w="4675" w:type="dxa"/>
          </w:tcPr>
          <w:p w:rsidRPr="008610E6" w:rsidR="008610E6" w:rsidP="00E220EB" w:rsidRDefault="008610E6" w14:paraId="52DF7786"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currencies associated with records that meet the above criteria</w:t>
            </w:r>
          </w:p>
        </w:tc>
      </w:tr>
      <w:tr w:rsidRPr="008610E6" w:rsidR="008610E6" w:rsidTr="00E220EB" w14:paraId="51545ADD" w14:textId="77777777">
        <w:tc>
          <w:tcPr>
            <w:tcW w:w="4675" w:type="dxa"/>
          </w:tcPr>
          <w:p w:rsidRPr="008610E6" w:rsidR="008610E6" w:rsidP="00E220EB" w:rsidRDefault="008610E6" w14:paraId="2D61B482"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Scenario_Amount</w:t>
            </w:r>
          </w:p>
        </w:tc>
        <w:tc>
          <w:tcPr>
            <w:tcW w:w="4675" w:type="dxa"/>
          </w:tcPr>
          <w:p w:rsidRPr="008610E6" w:rsidR="008610E6" w:rsidP="00E220EB" w:rsidRDefault="008610E6" w14:paraId="1856B46C"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amounts associated with records that meet the above criteria</w:t>
            </w:r>
          </w:p>
        </w:tc>
      </w:tr>
    </w:tbl>
    <w:p w:rsidRPr="008610E6" w:rsidR="008610E6" w:rsidP="008610E6" w:rsidRDefault="008610E6" w14:paraId="2C2EC300" w14:textId="77777777">
      <w:pPr>
        <w:rPr>
          <w:rFonts w:ascii="Calibri Light" w:hAnsi="Calibri Light" w:cs="Calibri Light"/>
          <w:sz w:val="20"/>
          <w:szCs w:val="20"/>
        </w:rPr>
      </w:pPr>
    </w:p>
    <w:p w:rsidRPr="008610E6" w:rsidR="008610E6" w:rsidP="008610E6" w:rsidRDefault="008610E6" w14:paraId="18FBB45D" w14:textId="77777777">
      <w:pPr>
        <w:rPr>
          <w:rFonts w:ascii="Calibri Light" w:hAnsi="Calibri Light" w:cs="Calibri Light"/>
          <w:b/>
          <w:bCs/>
          <w:sz w:val="20"/>
          <w:szCs w:val="20"/>
        </w:rPr>
      </w:pPr>
      <w:r w:rsidRPr="008610E6">
        <w:rPr>
          <w:rFonts w:ascii="Calibri Light" w:hAnsi="Calibri Light" w:cs="Calibri Light"/>
          <w:b/>
          <w:bCs/>
          <w:sz w:val="20"/>
          <w:szCs w:val="20"/>
        </w:rPr>
        <w:t>Output:</w:t>
      </w:r>
    </w:p>
    <w:p w:rsidRPr="00D17F02" w:rsidR="008610E6" w:rsidP="00D17F02" w:rsidRDefault="008610E6" w14:paraId="2757918C" w14:textId="476E266E">
      <w:pPr>
        <w:pStyle w:val="ListParagraph"/>
        <w:numPr>
          <w:ilvl w:val="0"/>
          <w:numId w:val="115"/>
        </w:numPr>
        <w:rPr>
          <w:rFonts w:ascii="Calibri Light" w:hAnsi="Calibri Light" w:cs="Calibri Light"/>
          <w:sz w:val="20"/>
          <w:szCs w:val="20"/>
        </w:rPr>
      </w:pPr>
      <w:r w:rsidRPr="008610E6">
        <w:rPr>
          <w:rFonts w:ascii="Calibri Light" w:hAnsi="Calibri Light" w:cs="Calibri Light"/>
          <w:sz w:val="20"/>
          <w:szCs w:val="20"/>
        </w:rPr>
        <w:t>Filtered dataset extracted from the RDA Curated Layer that will be used to calculate ES-Based PE Stress Impact</w:t>
      </w:r>
    </w:p>
    <w:p w:rsidRPr="008610E6" w:rsidR="008610E6" w:rsidP="008610E6" w:rsidRDefault="008610E6" w14:paraId="65776154" w14:textId="77777777">
      <w:pPr>
        <w:jc w:val="center"/>
        <w:rPr>
          <w:rFonts w:ascii="Calibri Light" w:hAnsi="Calibri Light" w:cs="Calibri Light"/>
          <w:b/>
          <w:bCs/>
          <w:sz w:val="20"/>
          <w:szCs w:val="20"/>
        </w:rPr>
      </w:pPr>
      <w:r w:rsidRPr="008610E6">
        <w:rPr>
          <w:rFonts w:ascii="Calibri Light" w:hAnsi="Calibri Light" w:cs="Calibri Light"/>
          <w:b/>
          <w:bCs/>
          <w:sz w:val="20"/>
          <w:szCs w:val="20"/>
        </w:rPr>
        <w:t>Calculate ES-Based PE Stress Impact</w:t>
      </w:r>
    </w:p>
    <w:p w:rsidRPr="008610E6" w:rsidR="008610E6" w:rsidP="008610E6" w:rsidRDefault="008610E6" w14:paraId="2FDDB992" w14:textId="77777777">
      <w:pPr>
        <w:jc w:val="both"/>
        <w:rPr>
          <w:rFonts w:ascii="Calibri Light" w:hAnsi="Calibri Light" w:cs="Calibri Light"/>
          <w:b/>
          <w:bCs/>
          <w:sz w:val="20"/>
          <w:szCs w:val="20"/>
        </w:rPr>
      </w:pPr>
      <w:r w:rsidRPr="008610E6">
        <w:rPr>
          <w:rFonts w:ascii="Calibri Light" w:hAnsi="Calibri Light" w:cs="Calibri Light"/>
          <w:b/>
          <w:bCs/>
          <w:sz w:val="20"/>
          <w:szCs w:val="20"/>
        </w:rPr>
        <w:t>Input Dataset</w:t>
      </w:r>
    </w:p>
    <w:p w:rsidRPr="008610E6" w:rsidR="008610E6" w:rsidP="008610E6" w:rsidRDefault="008610E6" w14:paraId="6824D8A6" w14:textId="77777777">
      <w:pPr>
        <w:jc w:val="both"/>
        <w:rPr>
          <w:rFonts w:ascii="Calibri Light" w:hAnsi="Calibri Light" w:cs="Calibri Light"/>
          <w:b/>
          <w:bCs/>
          <w:sz w:val="20"/>
          <w:szCs w:val="20"/>
        </w:rPr>
      </w:pPr>
      <w:r w:rsidRPr="008610E6">
        <w:rPr>
          <w:rFonts w:ascii="Calibri Light" w:hAnsi="Calibri Light" w:cs="Calibri Light"/>
          <w:b/>
          <w:bCs/>
          <w:sz w:val="20"/>
          <w:szCs w:val="20"/>
        </w:rPr>
        <w:t>1. Filtered Dataset</w:t>
      </w:r>
    </w:p>
    <w:p w:rsidRPr="008610E6" w:rsidR="008610E6" w:rsidP="008610E6" w:rsidRDefault="008610E6" w14:paraId="68984480" w14:textId="77777777">
      <w:pPr>
        <w:pStyle w:val="ListParagraph"/>
        <w:numPr>
          <w:ilvl w:val="0"/>
          <w:numId w:val="115"/>
        </w:numPr>
        <w:spacing w:after="0" w:line="300" w:lineRule="atLeast"/>
        <w:rPr>
          <w:rFonts w:ascii="Calibri Light" w:hAnsi="Calibri Light" w:eastAsia="Times New Roman" w:cs="Calibri Light"/>
          <w:sz w:val="20"/>
          <w:szCs w:val="20"/>
        </w:rPr>
      </w:pPr>
      <w:r w:rsidRPr="008610E6">
        <w:rPr>
          <w:rFonts w:ascii="Calibri Light" w:hAnsi="Calibri Light" w:eastAsia="Times New Roman" w:cs="Calibri Light"/>
          <w:sz w:val="20"/>
          <w:szCs w:val="20"/>
        </w:rPr>
        <w:t xml:space="preserve">Output from PE Sensitivities </w:t>
      </w:r>
    </w:p>
    <w:p w:rsidRPr="008610E6" w:rsidR="008610E6" w:rsidP="008610E6" w:rsidRDefault="008610E6" w14:paraId="3488C76E" w14:textId="77777777">
      <w:pPr>
        <w:pStyle w:val="ListParagraph"/>
        <w:numPr>
          <w:ilvl w:val="0"/>
          <w:numId w:val="115"/>
        </w:numPr>
        <w:spacing w:after="0" w:line="300" w:lineRule="atLeast"/>
        <w:rPr>
          <w:rFonts w:ascii="Calibri Light" w:hAnsi="Calibri Light" w:eastAsia="Times New Roman" w:cs="Calibri Light"/>
          <w:sz w:val="20"/>
          <w:szCs w:val="20"/>
        </w:rPr>
      </w:pPr>
      <w:r w:rsidRPr="008610E6">
        <w:rPr>
          <w:rFonts w:ascii="Calibri Light" w:hAnsi="Calibri Light" w:eastAsia="Times New Roman" w:cs="Calibri Light"/>
          <w:sz w:val="20"/>
          <w:szCs w:val="20"/>
        </w:rPr>
        <w:t>Contains scenario</w:t>
      </w:r>
      <w:r w:rsidRPr="008610E6">
        <w:rPr>
          <w:rFonts w:ascii="Calibri Light" w:hAnsi="Calibri Light" w:eastAsia="Times New Roman" w:cs="Calibri Light"/>
          <w:sz w:val="20"/>
          <w:szCs w:val="20"/>
        </w:rPr>
        <w:noBreakHyphen/>
      </w:r>
      <w:r w:rsidRPr="008610E6">
        <w:rPr>
          <w:rFonts w:ascii="Calibri Light" w:hAnsi="Calibri Light" w:eastAsia="Times New Roman" w:cs="Calibri Light"/>
          <w:sz w:val="20"/>
          <w:szCs w:val="20"/>
        </w:rPr>
        <w:t>level IFRS earnings and balance sheet values</w:t>
      </w:r>
    </w:p>
    <w:p w:rsidRPr="008610E6" w:rsidR="008610E6" w:rsidP="008610E6" w:rsidRDefault="008610E6" w14:paraId="7E579422" w14:textId="77777777">
      <w:pPr>
        <w:jc w:val="both"/>
        <w:rPr>
          <w:rFonts w:ascii="Calibri Light" w:hAnsi="Calibri Light" w:cs="Calibri Light"/>
          <w:b/>
          <w:bCs/>
          <w:sz w:val="20"/>
          <w:szCs w:val="20"/>
        </w:rPr>
      </w:pPr>
    </w:p>
    <w:p w:rsidRPr="008610E6" w:rsidR="008610E6" w:rsidP="008610E6" w:rsidRDefault="008610E6" w14:paraId="00DAE001" w14:textId="77777777">
      <w:pPr>
        <w:jc w:val="both"/>
        <w:rPr>
          <w:rFonts w:ascii="Calibri Light" w:hAnsi="Calibri Light" w:cs="Calibri Light"/>
          <w:b/>
          <w:bCs/>
          <w:sz w:val="20"/>
          <w:szCs w:val="20"/>
        </w:rPr>
      </w:pPr>
      <w:r w:rsidRPr="008610E6">
        <w:rPr>
          <w:rFonts w:ascii="Calibri Light" w:hAnsi="Calibri Light" w:cs="Calibri Light"/>
          <w:b/>
          <w:bCs/>
          <w:sz w:val="20"/>
          <w:szCs w:val="20"/>
        </w:rPr>
        <w:t>2. Shock Factor Dataset</w:t>
      </w:r>
    </w:p>
    <w:p w:rsidRPr="008610E6" w:rsidR="008610E6" w:rsidP="008610E6" w:rsidRDefault="008610E6" w14:paraId="67D03F62" w14:textId="77777777">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Data Source: Curation Layer</w:t>
      </w:r>
    </w:p>
    <w:p w:rsidRPr="008610E6" w:rsidR="008610E6" w:rsidP="008610E6" w:rsidRDefault="008610E6" w14:paraId="3B1C7536" w14:textId="77777777">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Contains shock factors applicable for </w:t>
      </w:r>
      <w:r w:rsidRPr="008610E6">
        <w:rPr>
          <w:rFonts w:ascii="Calibri Light" w:hAnsi="Calibri Light" w:cs="Calibri Light"/>
          <w:sz w:val="20"/>
          <w:szCs w:val="20"/>
        </w:rPr>
        <w:t>ES-Based PE Stress Impact calculations</w:t>
      </w:r>
    </w:p>
    <w:p w:rsidRPr="008610E6" w:rsidR="008610E6" w:rsidP="008610E6" w:rsidRDefault="008610E6" w14:paraId="4DC9590E" w14:textId="77777777">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Shock factors are parameterized by: </w:t>
      </w:r>
    </w:p>
    <w:p w:rsidRPr="008610E6" w:rsidR="001E5A94" w:rsidP="001E5A94" w:rsidRDefault="001E5A94" w14:paraId="482BAA8B" w14:textId="77777777">
      <w:pPr>
        <w:pStyle w:val="ListParagraph"/>
        <w:numPr>
          <w:ilvl w:val="1"/>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Sensitivity Type</w:t>
      </w:r>
    </w:p>
    <w:p w:rsidR="001E5A94" w:rsidP="001E5A94" w:rsidRDefault="001E5A94" w14:paraId="4E3A726F" w14:textId="77777777">
      <w:pPr>
        <w:pStyle w:val="ListParagraph"/>
        <w:numPr>
          <w:ilvl w:val="1"/>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Scenario Name / Risk Factor (as applicable)</w:t>
      </w:r>
    </w:p>
    <w:p w:rsidRPr="008610E6" w:rsidR="001E5A94" w:rsidP="001E5A94" w:rsidRDefault="001E5A94" w14:paraId="3344E14B" w14:textId="77777777">
      <w:pPr>
        <w:pStyle w:val="ListParagraph"/>
        <w:numPr>
          <w:ilvl w:val="1"/>
          <w:numId w:val="118"/>
        </w:numPr>
        <w:rPr>
          <w:rFonts w:ascii="Calibri Light" w:hAnsi="Calibri Light" w:cs="Calibri Light"/>
          <w:color w:val="000000" w:themeColor="text1"/>
          <w:sz w:val="20"/>
          <w:szCs w:val="20"/>
        </w:rPr>
      </w:pPr>
      <w:r>
        <w:rPr>
          <w:rFonts w:ascii="Calibri Light" w:hAnsi="Calibri Light" w:cs="Calibri Light"/>
          <w:color w:val="000000" w:themeColor="text1"/>
          <w:sz w:val="20"/>
          <w:szCs w:val="20"/>
        </w:rPr>
        <w:t>ES Segment (i.e., LLP)</w:t>
      </w:r>
    </w:p>
    <w:p w:rsidRPr="008610E6" w:rsidR="008610E6" w:rsidP="008610E6" w:rsidRDefault="008610E6" w14:paraId="30E8AB26" w14:textId="77777777">
      <w:pP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3. ES-Based PE Stress Impact Computation</w:t>
      </w:r>
    </w:p>
    <w:p w:rsidRPr="008610E6" w:rsidR="008610E6" w:rsidP="008610E6" w:rsidRDefault="008610E6" w14:paraId="68FAA120" w14:textId="77777777">
      <w:p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Computation is performed at the same granularity as the input dataset: </w:t>
      </w:r>
    </w:p>
    <w:p w:rsidRPr="008610E6" w:rsidR="00187072" w:rsidP="00187072" w:rsidRDefault="00187072" w14:paraId="18DC25C8" w14:textId="77777777">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LLP</w:t>
      </w:r>
    </w:p>
    <w:p w:rsidRPr="008610E6" w:rsidR="00187072" w:rsidP="00187072" w:rsidRDefault="00187072" w14:paraId="50A22E24" w14:textId="77777777">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IFRS Component</w:t>
      </w:r>
    </w:p>
    <w:p w:rsidRPr="008610E6" w:rsidR="00187072" w:rsidP="00187072" w:rsidRDefault="00187072" w14:paraId="78D0F5AA" w14:textId="77777777">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Balance Sheet Component</w:t>
      </w:r>
    </w:p>
    <w:p w:rsidRPr="008610E6" w:rsidR="00187072" w:rsidP="00187072" w:rsidRDefault="00187072" w14:paraId="036D6BC1" w14:textId="77777777">
      <w:pPr>
        <w:pStyle w:val="ListParagraph"/>
        <w:numPr>
          <w:ilvl w:val="0"/>
          <w:numId w:val="119"/>
        </w:numPr>
        <w:rPr>
          <w:rFonts w:ascii="Calibri Light" w:hAnsi="Calibri Light" w:cs="Calibri Light"/>
          <w:color w:val="000000" w:themeColor="text1"/>
          <w:sz w:val="20"/>
          <w:szCs w:val="20"/>
        </w:rPr>
      </w:pPr>
      <w:r>
        <w:rPr>
          <w:rFonts w:ascii="Calibri Light" w:hAnsi="Calibri Light" w:cs="Calibri Light"/>
          <w:color w:val="000000" w:themeColor="text1"/>
          <w:sz w:val="20"/>
          <w:szCs w:val="20"/>
        </w:rPr>
        <w:t xml:space="preserve">GAM Sensitivity </w:t>
      </w:r>
      <w:r w:rsidRPr="008610E6">
        <w:rPr>
          <w:rFonts w:ascii="Calibri Light" w:hAnsi="Calibri Light" w:cs="Calibri Light"/>
          <w:color w:val="000000" w:themeColor="text1"/>
          <w:sz w:val="20"/>
          <w:szCs w:val="20"/>
        </w:rPr>
        <w:t>Scenario</w:t>
      </w:r>
      <w:r>
        <w:rPr>
          <w:rFonts w:ascii="Calibri Light" w:hAnsi="Calibri Light" w:cs="Calibri Light"/>
          <w:color w:val="000000" w:themeColor="text1"/>
          <w:sz w:val="20"/>
          <w:szCs w:val="20"/>
        </w:rPr>
        <w:t xml:space="preserve"> Name</w:t>
      </w:r>
    </w:p>
    <w:p w:rsidRPr="008610E6" w:rsidR="008610E6" w:rsidP="008610E6" w:rsidRDefault="008610E6" w14:paraId="435D33D4" w14:textId="77777777">
      <w:pPr>
        <w:jc w:val="both"/>
        <w:rPr>
          <w:rFonts w:ascii="Calibri Light" w:hAnsi="Calibri Light" w:cs="Calibri Light"/>
          <w:b/>
          <w:bCs/>
          <w:sz w:val="20"/>
          <w:szCs w:val="20"/>
        </w:rPr>
      </w:pPr>
      <w:r w:rsidRPr="008610E6">
        <w:rPr>
          <w:rFonts w:ascii="Calibri Light" w:hAnsi="Calibri Light" w:cs="Calibri Light"/>
          <w:b/>
          <w:bCs/>
          <w:sz w:val="20"/>
          <w:szCs w:val="20"/>
        </w:rPr>
        <w:t>4. Add additional Column (Sensitivity Size)</w:t>
      </w:r>
    </w:p>
    <w:p w:rsidRPr="008610E6" w:rsidR="008610E6" w:rsidP="008610E6" w:rsidRDefault="008610E6" w14:paraId="699A31B1" w14:textId="77777777">
      <w:pPr>
        <w:pStyle w:val="ListParagraph"/>
        <w:numPr>
          <w:ilvl w:val="0"/>
          <w:numId w:val="123"/>
        </w:numPr>
        <w:jc w:val="both"/>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The sensitivity size will be extracted directly from the scenario name. Specifically, the numerical value indicated in the scenario name (e.g., </w:t>
      </w:r>
      <w:r w:rsidRPr="008610E6">
        <w:rPr>
          <w:rFonts w:ascii="Calibri Light" w:hAnsi="Calibri Light" w:cs="Calibri Light"/>
          <w:b/>
          <w:bCs/>
          <w:color w:val="000000" w:themeColor="text1"/>
          <w:sz w:val="20"/>
          <w:szCs w:val="20"/>
        </w:rPr>
        <w:t>“PE -80%”</w:t>
      </w:r>
      <w:r w:rsidRPr="008610E6">
        <w:rPr>
          <w:rFonts w:ascii="Calibri Light" w:hAnsi="Calibri Light" w:cs="Calibri Light"/>
          <w:color w:val="000000" w:themeColor="text1"/>
          <w:sz w:val="20"/>
          <w:szCs w:val="20"/>
        </w:rPr>
        <w:t>) will be used as the sensitivity size (</w:t>
      </w:r>
      <w:r w:rsidRPr="008610E6">
        <w:rPr>
          <w:rFonts w:ascii="Calibri Light" w:hAnsi="Calibri Light" w:cs="Calibri Light"/>
          <w:b/>
          <w:bCs/>
          <w:color w:val="000000" w:themeColor="text1"/>
          <w:sz w:val="20"/>
          <w:szCs w:val="20"/>
        </w:rPr>
        <w:t>-80%</w:t>
      </w:r>
      <w:r w:rsidRPr="008610E6">
        <w:rPr>
          <w:rFonts w:ascii="Calibri Light" w:hAnsi="Calibri Light" w:cs="Calibri Light"/>
          <w:color w:val="000000" w:themeColor="text1"/>
          <w:sz w:val="20"/>
          <w:szCs w:val="20"/>
        </w:rPr>
        <w:t>)</w:t>
      </w:r>
    </w:p>
    <w:p w:rsidRPr="008610E6" w:rsidR="008610E6" w:rsidP="008610E6" w:rsidRDefault="008610E6" w14:paraId="5B713FCC" w14:textId="77777777">
      <w:pPr>
        <w:jc w:val="both"/>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Process Details:</w:t>
      </w:r>
    </w:p>
    <w:p w:rsidRPr="008610E6" w:rsidR="008610E6" w:rsidP="008610E6" w:rsidRDefault="008610E6" w14:paraId="22A94F8D" w14:textId="77777777">
      <w:pPr>
        <w:pStyle w:val="ListParagraph"/>
        <w:numPr>
          <w:ilvl w:val="0"/>
          <w:numId w:val="123"/>
        </w:numPr>
        <w:jc w:val="both"/>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Extract the shock factor from the curation layer to compute for the </w:t>
      </w:r>
      <w:r w:rsidRPr="008610E6">
        <w:rPr>
          <w:rFonts w:ascii="Calibri Light" w:hAnsi="Calibri Light" w:cs="Calibri Light"/>
          <w:b/>
          <w:bCs/>
          <w:sz w:val="20"/>
          <w:szCs w:val="20"/>
        </w:rPr>
        <w:t>ES-Based PE Stress Impact</w:t>
      </w:r>
    </w:p>
    <w:p w:rsidRPr="00D17F02" w:rsidR="008610E6" w:rsidP="00D17F02" w:rsidRDefault="008610E6" w14:paraId="248D3FCB" w14:textId="0294C00A">
      <w:pPr>
        <w:pStyle w:val="ListParagraph"/>
        <w:numPr>
          <w:ilvl w:val="0"/>
          <w:numId w:val="123"/>
        </w:numPr>
        <w:jc w:val="both"/>
        <w:rPr>
          <w:rFonts w:ascii="Calibri Light" w:hAnsi="Calibri Light" w:cs="Calibri Light"/>
          <w:color w:val="000000" w:themeColor="text1"/>
          <w:sz w:val="20"/>
          <w:szCs w:val="20"/>
        </w:rPr>
      </w:pPr>
      <w:hyperlink w:history="1" r:id="rId25">
        <w:r w:rsidRPr="00223B22">
          <w:rPr>
            <w:rStyle w:val="Hyperlink"/>
            <w:rFonts w:ascii="Calibri Light" w:hAnsi="Calibri Light" w:cs="Calibri Light"/>
            <w:b/>
            <w:bCs/>
            <w:sz w:val="20"/>
            <w:szCs w:val="20"/>
          </w:rPr>
          <w:t>Refer to the Calculation Logic file for the formula. (ES-PE1&amp;2)</w:t>
        </w:r>
      </w:hyperlink>
    </w:p>
    <w:p w:rsidRPr="008610E6" w:rsidR="008610E6" w:rsidP="008610E6" w:rsidRDefault="008610E6" w14:paraId="59D51FF8" w14:textId="77777777">
      <w:pPr>
        <w:jc w:val="cente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Prepare ALDA Sensitivities</w:t>
      </w:r>
    </w:p>
    <w:p w:rsidRPr="008610E6" w:rsidR="008610E6" w:rsidP="008610E6" w:rsidRDefault="008610E6" w14:paraId="60384309" w14:textId="77777777">
      <w:pPr>
        <w:rPr>
          <w:rFonts w:ascii="Calibri Light" w:hAnsi="Calibri Light" w:cs="Calibri Light"/>
          <w:b/>
          <w:bCs/>
          <w:sz w:val="20"/>
          <w:szCs w:val="20"/>
        </w:rPr>
      </w:pPr>
      <w:r w:rsidRPr="008610E6">
        <w:rPr>
          <w:rFonts w:ascii="Calibri Light" w:hAnsi="Calibri Light" w:cs="Calibri Light"/>
          <w:b/>
          <w:bCs/>
          <w:sz w:val="20"/>
          <w:szCs w:val="20"/>
        </w:rPr>
        <w:t>Data Extraction</w:t>
      </w:r>
    </w:p>
    <w:p w:rsidRPr="008610E6" w:rsidR="008610E6" w:rsidP="008610E6" w:rsidRDefault="008610E6" w14:paraId="69709738" w14:textId="77777777">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Data Source:</w:t>
      </w:r>
    </w:p>
    <w:p w:rsidRPr="008610E6" w:rsidR="008610E6" w:rsidP="008610E6" w:rsidRDefault="008610E6" w14:paraId="1F662F37" w14:textId="77777777">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Layer: RDA Curated Layer</w:t>
      </w:r>
    </w:p>
    <w:p w:rsidRPr="008610E6" w:rsidR="008610E6" w:rsidP="008610E6" w:rsidRDefault="008610E6" w14:paraId="2E2E0BBA" w14:textId="77777777">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Source Table: irr_ear_forecast_gam_curation</w:t>
      </w:r>
    </w:p>
    <w:p w:rsidRPr="008610E6" w:rsidR="008610E6" w:rsidP="008610E6" w:rsidRDefault="008610E6" w14:paraId="3784A1A2" w14:textId="77777777">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Data Selection Rules</w:t>
      </w:r>
    </w:p>
    <w:p w:rsidRPr="008610E6" w:rsidR="008610E6" w:rsidP="008610E6" w:rsidRDefault="008610E6" w14:paraId="76398D21" w14:textId="77777777">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The data extraction must apply the following filters:</w:t>
      </w:r>
    </w:p>
    <w:p w:rsidRPr="008610E6" w:rsidR="008610E6" w:rsidP="008610E6" w:rsidRDefault="008610E6" w14:paraId="18E81D8E" w14:textId="77777777">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Mandatory Filter:</w:t>
      </w:r>
    </w:p>
    <w:tbl>
      <w:tblPr>
        <w:tblStyle w:val="TableGrid"/>
        <w:tblW w:w="0" w:type="auto"/>
        <w:tblLook w:val="04A0" w:firstRow="1" w:lastRow="0" w:firstColumn="1" w:lastColumn="0" w:noHBand="0" w:noVBand="1"/>
      </w:tblPr>
      <w:tblGrid>
        <w:gridCol w:w="4675"/>
        <w:gridCol w:w="4675"/>
      </w:tblGrid>
      <w:tr w:rsidRPr="008610E6" w:rsidR="008610E6" w:rsidTr="00E220EB" w14:paraId="2FDCC08C" w14:textId="77777777">
        <w:tc>
          <w:tcPr>
            <w:tcW w:w="4675" w:type="dxa"/>
          </w:tcPr>
          <w:p w:rsidRPr="008610E6" w:rsidR="008610E6" w:rsidP="00E220EB" w:rsidRDefault="008610E6" w14:paraId="1BC2A016" w14:textId="77777777">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Column_Name</w:t>
            </w:r>
          </w:p>
        </w:tc>
        <w:tc>
          <w:tcPr>
            <w:tcW w:w="4675" w:type="dxa"/>
          </w:tcPr>
          <w:p w:rsidRPr="008610E6" w:rsidR="008610E6" w:rsidP="00E220EB" w:rsidRDefault="008610E6" w14:paraId="14843B1F" w14:textId="77777777">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Filter Condition</w:t>
            </w:r>
          </w:p>
        </w:tc>
      </w:tr>
      <w:tr w:rsidRPr="008610E6" w:rsidR="008610E6" w:rsidTr="00E220EB" w14:paraId="01B1B6D5" w14:textId="77777777">
        <w:tc>
          <w:tcPr>
            <w:tcW w:w="4675" w:type="dxa"/>
          </w:tcPr>
          <w:p w:rsidRPr="008610E6" w:rsidR="008610E6" w:rsidP="00E220EB" w:rsidRDefault="008610E6" w14:paraId="42D37BBF"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Tax_Indicator_Name</w:t>
            </w:r>
          </w:p>
        </w:tc>
        <w:tc>
          <w:tcPr>
            <w:tcW w:w="4675" w:type="dxa"/>
          </w:tcPr>
          <w:p w:rsidRPr="008610E6" w:rsidR="008610E6" w:rsidP="00E220EB" w:rsidRDefault="008610E6" w14:paraId="463F33C4"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'Post-Tax', 'Post-MI'</w:t>
            </w:r>
          </w:p>
        </w:tc>
      </w:tr>
      <w:tr w:rsidRPr="008610E6" w:rsidR="008610E6" w:rsidTr="00E220EB" w14:paraId="741521E0" w14:textId="77777777">
        <w:tc>
          <w:tcPr>
            <w:tcW w:w="4675" w:type="dxa"/>
          </w:tcPr>
          <w:p w:rsidRPr="008610E6" w:rsidR="008610E6" w:rsidP="00E220EB" w:rsidRDefault="008610E6" w14:paraId="19BFA794"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Balance_Sheet_Component_Name</w:t>
            </w:r>
          </w:p>
        </w:tc>
        <w:tc>
          <w:tcPr>
            <w:tcW w:w="4675" w:type="dxa"/>
          </w:tcPr>
          <w:p w:rsidRPr="008610E6" w:rsidR="008610E6" w:rsidP="00E220EB" w:rsidRDefault="008610E6" w14:paraId="688C93F6"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'Net Impact', 'Assets, &amp; Liabilities summary'</w:t>
            </w:r>
          </w:p>
        </w:tc>
      </w:tr>
      <w:tr w:rsidRPr="008610E6" w:rsidR="008610E6" w:rsidTr="00E220EB" w14:paraId="1D7D7472" w14:textId="77777777">
        <w:tc>
          <w:tcPr>
            <w:tcW w:w="4675" w:type="dxa"/>
          </w:tcPr>
          <w:p w:rsidRPr="008610E6" w:rsidR="008610E6" w:rsidP="00E220EB" w:rsidRDefault="008610E6" w14:paraId="69C18296"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IFRS_Earnings_Component_Name</w:t>
            </w:r>
          </w:p>
        </w:tc>
        <w:tc>
          <w:tcPr>
            <w:tcW w:w="4675" w:type="dxa"/>
          </w:tcPr>
          <w:p w:rsidRPr="008610E6" w:rsidR="008610E6" w:rsidP="00E220EB" w:rsidRDefault="008610E6" w14:paraId="3FBBAA34"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'P&amp;L', 'OCI', 'Impacts absorbed by CSM'</w:t>
            </w:r>
          </w:p>
        </w:tc>
      </w:tr>
      <w:tr w:rsidRPr="008610E6" w:rsidR="008610E6" w:rsidTr="00E220EB" w14:paraId="2D90AA5C" w14:textId="77777777">
        <w:tc>
          <w:tcPr>
            <w:tcW w:w="4675" w:type="dxa"/>
          </w:tcPr>
          <w:p w:rsidRPr="008610E6" w:rsidR="008610E6" w:rsidP="00E220EB" w:rsidRDefault="008610E6" w14:paraId="70E8EDF0"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Scenario Name</w:t>
            </w:r>
          </w:p>
        </w:tc>
        <w:tc>
          <w:tcPr>
            <w:tcW w:w="4675" w:type="dxa"/>
          </w:tcPr>
          <w:p w:rsidRPr="008610E6" w:rsidR="008610E6" w:rsidP="00E220EB" w:rsidRDefault="008610E6" w14:paraId="32FCF6B1"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ALDA +10%, ALDA -10%, ALDA -30%, ALDA -50%</w:t>
            </w:r>
          </w:p>
        </w:tc>
      </w:tr>
    </w:tbl>
    <w:p w:rsidRPr="008610E6" w:rsidR="008610E6" w:rsidP="008610E6" w:rsidRDefault="008610E6" w14:paraId="51193801" w14:textId="77777777">
      <w:pPr>
        <w:rPr>
          <w:rFonts w:ascii="Calibri Light" w:hAnsi="Calibri Light" w:cs="Calibri Light"/>
          <w:sz w:val="20"/>
          <w:szCs w:val="20"/>
        </w:rPr>
      </w:pPr>
    </w:p>
    <w:p w:rsidRPr="008610E6" w:rsidR="008610E6" w:rsidP="008610E6" w:rsidRDefault="008610E6" w14:paraId="4F865CC6" w14:textId="77777777">
      <w:pPr>
        <w:rPr>
          <w:rFonts w:ascii="Calibri Light" w:hAnsi="Calibri Light" w:cs="Calibri Light"/>
          <w:b/>
          <w:bCs/>
          <w:sz w:val="20"/>
          <w:szCs w:val="20"/>
        </w:rPr>
      </w:pPr>
      <w:r w:rsidRPr="008610E6">
        <w:rPr>
          <w:rFonts w:ascii="Calibri Light" w:hAnsi="Calibri Light" w:cs="Calibri Light"/>
          <w:b/>
          <w:bCs/>
          <w:sz w:val="20"/>
          <w:szCs w:val="20"/>
        </w:rPr>
        <w:t>Inclusive Diments (No Filtering Applied)</w:t>
      </w:r>
    </w:p>
    <w:p w:rsidRPr="008610E6" w:rsidR="008610E6" w:rsidP="008610E6" w:rsidRDefault="008610E6" w14:paraId="70A1ECAC" w14:textId="77777777">
      <w:pPr>
        <w:rPr>
          <w:rFonts w:ascii="Calibri Light" w:hAnsi="Calibri Light" w:cs="Calibri Light"/>
          <w:sz w:val="20"/>
          <w:szCs w:val="20"/>
        </w:rPr>
      </w:pPr>
      <w:r w:rsidRPr="008610E6">
        <w:rPr>
          <w:rFonts w:ascii="Calibri Light" w:hAnsi="Calibri Light" w:cs="Calibri Light"/>
          <w:sz w:val="20"/>
          <w:szCs w:val="20"/>
        </w:rPr>
        <w:t>The following dimensions must include all available values present in the source table</w:t>
      </w:r>
    </w:p>
    <w:tbl>
      <w:tblPr>
        <w:tblStyle w:val="TableGrid"/>
        <w:tblW w:w="0" w:type="auto"/>
        <w:tblLook w:val="04A0" w:firstRow="1" w:lastRow="0" w:firstColumn="1" w:lastColumn="0" w:noHBand="0" w:noVBand="1"/>
      </w:tblPr>
      <w:tblGrid>
        <w:gridCol w:w="4675"/>
        <w:gridCol w:w="4675"/>
      </w:tblGrid>
      <w:tr w:rsidRPr="008610E6" w:rsidR="008610E6" w:rsidTr="00E220EB" w14:paraId="2F584E67" w14:textId="77777777">
        <w:tc>
          <w:tcPr>
            <w:tcW w:w="4675" w:type="dxa"/>
          </w:tcPr>
          <w:p w:rsidRPr="008610E6" w:rsidR="008610E6" w:rsidP="00E220EB" w:rsidRDefault="008610E6" w14:paraId="0F016D09" w14:textId="77777777">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Column Name</w:t>
            </w:r>
          </w:p>
        </w:tc>
        <w:tc>
          <w:tcPr>
            <w:tcW w:w="4675" w:type="dxa"/>
          </w:tcPr>
          <w:p w:rsidRPr="008610E6" w:rsidR="008610E6" w:rsidP="00E220EB" w:rsidRDefault="008610E6" w14:paraId="44C0B122" w14:textId="77777777">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Behavior</w:t>
            </w:r>
          </w:p>
        </w:tc>
      </w:tr>
      <w:tr w:rsidRPr="008610E6" w:rsidR="008610E6" w:rsidTr="00E220EB" w14:paraId="332B58B8" w14:textId="77777777">
        <w:tc>
          <w:tcPr>
            <w:tcW w:w="4675" w:type="dxa"/>
          </w:tcPr>
          <w:p w:rsidRPr="008610E6" w:rsidR="008610E6" w:rsidP="00E220EB" w:rsidRDefault="008610E6" w14:paraId="69C49238"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Country</w:t>
            </w:r>
          </w:p>
        </w:tc>
        <w:tc>
          <w:tcPr>
            <w:tcW w:w="4675" w:type="dxa"/>
          </w:tcPr>
          <w:p w:rsidRPr="008610E6" w:rsidR="008610E6" w:rsidP="00E220EB" w:rsidRDefault="008610E6" w14:paraId="352A4F27"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countries</w:t>
            </w:r>
          </w:p>
        </w:tc>
      </w:tr>
      <w:tr w:rsidRPr="008610E6" w:rsidR="008610E6" w:rsidTr="00E220EB" w14:paraId="78B26362" w14:textId="77777777">
        <w:tc>
          <w:tcPr>
            <w:tcW w:w="4675" w:type="dxa"/>
          </w:tcPr>
          <w:p w:rsidRPr="008610E6" w:rsidR="008610E6" w:rsidP="00E220EB" w:rsidRDefault="008610E6" w14:paraId="20F7649C"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LLP</w:t>
            </w:r>
          </w:p>
        </w:tc>
        <w:tc>
          <w:tcPr>
            <w:tcW w:w="4675" w:type="dxa"/>
          </w:tcPr>
          <w:p w:rsidRPr="008610E6" w:rsidR="008610E6" w:rsidP="00E220EB" w:rsidRDefault="008610E6" w14:paraId="4DDB7F60"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LLPs</w:t>
            </w:r>
          </w:p>
        </w:tc>
      </w:tr>
      <w:tr w:rsidRPr="008610E6" w:rsidR="008610E6" w:rsidTr="00E220EB" w14:paraId="25E34C0F" w14:textId="77777777">
        <w:tc>
          <w:tcPr>
            <w:tcW w:w="4675" w:type="dxa"/>
          </w:tcPr>
          <w:p w:rsidRPr="008610E6" w:rsidR="008610E6" w:rsidP="00E220EB" w:rsidRDefault="008610E6" w14:paraId="6E9B9AD0"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Category</w:t>
            </w:r>
          </w:p>
        </w:tc>
        <w:tc>
          <w:tcPr>
            <w:tcW w:w="4675" w:type="dxa"/>
          </w:tcPr>
          <w:p w:rsidRPr="008610E6" w:rsidR="008610E6" w:rsidP="00E220EB" w:rsidRDefault="008610E6" w14:paraId="628F1346"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categories associated with records that meet the above criteria (To confirm which column does this come from)</w:t>
            </w:r>
          </w:p>
        </w:tc>
      </w:tr>
      <w:tr w:rsidRPr="008610E6" w:rsidR="008610E6" w:rsidTr="00E220EB" w14:paraId="09FC0043" w14:textId="77777777">
        <w:tc>
          <w:tcPr>
            <w:tcW w:w="4675" w:type="dxa"/>
          </w:tcPr>
          <w:p w:rsidRPr="008610E6" w:rsidR="008610E6" w:rsidP="00E220EB" w:rsidRDefault="008610E6" w14:paraId="1BE996F2"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Currency</w:t>
            </w:r>
          </w:p>
        </w:tc>
        <w:tc>
          <w:tcPr>
            <w:tcW w:w="4675" w:type="dxa"/>
          </w:tcPr>
          <w:p w:rsidRPr="008610E6" w:rsidR="008610E6" w:rsidP="00E220EB" w:rsidRDefault="008610E6" w14:paraId="6B507DEE"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currencies associated with records that meet the above criteria</w:t>
            </w:r>
          </w:p>
        </w:tc>
      </w:tr>
      <w:tr w:rsidRPr="008610E6" w:rsidR="008610E6" w:rsidTr="00E220EB" w14:paraId="4E5F4967" w14:textId="77777777">
        <w:tc>
          <w:tcPr>
            <w:tcW w:w="4675" w:type="dxa"/>
          </w:tcPr>
          <w:p w:rsidRPr="008610E6" w:rsidR="008610E6" w:rsidP="00E220EB" w:rsidRDefault="008610E6" w14:paraId="23A2B3ED"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Scenario_Amount</w:t>
            </w:r>
          </w:p>
        </w:tc>
        <w:tc>
          <w:tcPr>
            <w:tcW w:w="4675" w:type="dxa"/>
          </w:tcPr>
          <w:p w:rsidRPr="008610E6" w:rsidR="008610E6" w:rsidP="00E220EB" w:rsidRDefault="008610E6" w14:paraId="33DD5DAB"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amounts associated with records that meet the above criteria</w:t>
            </w:r>
          </w:p>
        </w:tc>
      </w:tr>
    </w:tbl>
    <w:p w:rsidRPr="008610E6" w:rsidR="008610E6" w:rsidP="008610E6" w:rsidRDefault="008610E6" w14:paraId="388FDDEB" w14:textId="77777777">
      <w:pPr>
        <w:rPr>
          <w:rFonts w:ascii="Calibri Light" w:hAnsi="Calibri Light" w:cs="Calibri Light"/>
          <w:sz w:val="20"/>
          <w:szCs w:val="20"/>
        </w:rPr>
      </w:pPr>
    </w:p>
    <w:p w:rsidRPr="008610E6" w:rsidR="008610E6" w:rsidP="008610E6" w:rsidRDefault="008610E6" w14:paraId="024150A0" w14:textId="77777777">
      <w:pPr>
        <w:rPr>
          <w:rFonts w:ascii="Calibri Light" w:hAnsi="Calibri Light" w:cs="Calibri Light"/>
          <w:b/>
          <w:bCs/>
          <w:sz w:val="20"/>
          <w:szCs w:val="20"/>
        </w:rPr>
      </w:pPr>
      <w:r w:rsidRPr="008610E6">
        <w:rPr>
          <w:rFonts w:ascii="Calibri Light" w:hAnsi="Calibri Light" w:cs="Calibri Light"/>
          <w:b/>
          <w:bCs/>
          <w:sz w:val="20"/>
          <w:szCs w:val="20"/>
        </w:rPr>
        <w:t>Output:</w:t>
      </w:r>
    </w:p>
    <w:p w:rsidRPr="008610E6" w:rsidR="008610E6" w:rsidP="008610E6" w:rsidRDefault="008610E6" w14:paraId="1EBEABD8" w14:textId="77777777">
      <w:pPr>
        <w:pStyle w:val="ListParagraph"/>
        <w:numPr>
          <w:ilvl w:val="0"/>
          <w:numId w:val="115"/>
        </w:numPr>
        <w:rPr>
          <w:rFonts w:ascii="Calibri Light" w:hAnsi="Calibri Light" w:cs="Calibri Light"/>
          <w:sz w:val="20"/>
          <w:szCs w:val="20"/>
        </w:rPr>
      </w:pPr>
      <w:r w:rsidRPr="008610E6">
        <w:rPr>
          <w:rFonts w:ascii="Calibri Light" w:hAnsi="Calibri Light" w:cs="Calibri Light"/>
          <w:sz w:val="20"/>
          <w:szCs w:val="20"/>
        </w:rPr>
        <w:t>Filtered dataset extracted from the RDA Curated Layer that will be used to calculate ES-Based ALDA Stress Impact</w:t>
      </w:r>
    </w:p>
    <w:p w:rsidRPr="008610E6" w:rsidR="008610E6" w:rsidP="008610E6" w:rsidRDefault="008610E6" w14:paraId="13D34D46" w14:textId="77777777">
      <w:pPr>
        <w:jc w:val="center"/>
        <w:rPr>
          <w:rFonts w:ascii="Calibri Light" w:hAnsi="Calibri Light" w:cs="Calibri Light"/>
          <w:b/>
          <w:bCs/>
          <w:sz w:val="20"/>
          <w:szCs w:val="20"/>
        </w:rPr>
      </w:pPr>
      <w:r w:rsidRPr="008610E6">
        <w:rPr>
          <w:rFonts w:ascii="Calibri Light" w:hAnsi="Calibri Light" w:cs="Calibri Light"/>
          <w:b/>
          <w:bCs/>
          <w:sz w:val="20"/>
          <w:szCs w:val="20"/>
        </w:rPr>
        <w:t>Calculate ES-Based ALDA Stress Impact</w:t>
      </w:r>
    </w:p>
    <w:p w:rsidRPr="008610E6" w:rsidR="008610E6" w:rsidP="008610E6" w:rsidRDefault="008610E6" w14:paraId="2C482BB5" w14:textId="77777777">
      <w:pPr>
        <w:jc w:val="both"/>
        <w:rPr>
          <w:rFonts w:ascii="Calibri Light" w:hAnsi="Calibri Light" w:cs="Calibri Light"/>
          <w:b/>
          <w:bCs/>
          <w:sz w:val="20"/>
          <w:szCs w:val="20"/>
        </w:rPr>
      </w:pPr>
      <w:r w:rsidRPr="008610E6">
        <w:rPr>
          <w:rFonts w:ascii="Calibri Light" w:hAnsi="Calibri Light" w:cs="Calibri Light"/>
          <w:b/>
          <w:bCs/>
          <w:sz w:val="20"/>
          <w:szCs w:val="20"/>
        </w:rPr>
        <w:t>Input Dataset</w:t>
      </w:r>
    </w:p>
    <w:p w:rsidRPr="008610E6" w:rsidR="008610E6" w:rsidP="008610E6" w:rsidRDefault="008610E6" w14:paraId="67C177D9" w14:textId="77777777">
      <w:pPr>
        <w:jc w:val="both"/>
        <w:rPr>
          <w:rFonts w:ascii="Calibri Light" w:hAnsi="Calibri Light" w:cs="Calibri Light"/>
          <w:b/>
          <w:bCs/>
          <w:sz w:val="20"/>
          <w:szCs w:val="20"/>
        </w:rPr>
      </w:pPr>
      <w:r w:rsidRPr="008610E6">
        <w:rPr>
          <w:rFonts w:ascii="Calibri Light" w:hAnsi="Calibri Light" w:cs="Calibri Light"/>
          <w:b/>
          <w:bCs/>
          <w:sz w:val="20"/>
          <w:szCs w:val="20"/>
        </w:rPr>
        <w:t>1. Filtered Dataset</w:t>
      </w:r>
    </w:p>
    <w:p w:rsidRPr="008610E6" w:rsidR="008610E6" w:rsidP="008610E6" w:rsidRDefault="008610E6" w14:paraId="041FA969" w14:textId="1045E768">
      <w:pPr>
        <w:pStyle w:val="ListParagraph"/>
        <w:numPr>
          <w:ilvl w:val="0"/>
          <w:numId w:val="115"/>
        </w:numPr>
        <w:spacing w:after="0" w:line="300" w:lineRule="atLeast"/>
        <w:rPr>
          <w:rFonts w:ascii="Calibri Light" w:hAnsi="Calibri Light" w:eastAsia="Times New Roman" w:cs="Calibri Light"/>
          <w:sz w:val="20"/>
          <w:szCs w:val="20"/>
        </w:rPr>
      </w:pPr>
      <w:r w:rsidRPr="008610E6">
        <w:rPr>
          <w:rFonts w:ascii="Calibri Light" w:hAnsi="Calibri Light" w:eastAsia="Times New Roman" w:cs="Calibri Light"/>
          <w:sz w:val="20"/>
          <w:szCs w:val="20"/>
        </w:rPr>
        <w:t xml:space="preserve">Output from </w:t>
      </w:r>
      <w:r w:rsidR="00DD18AF">
        <w:rPr>
          <w:rFonts w:ascii="Calibri Light" w:hAnsi="Calibri Light" w:eastAsia="Times New Roman" w:cs="Calibri Light"/>
          <w:sz w:val="20"/>
          <w:szCs w:val="20"/>
        </w:rPr>
        <w:t>ALDA</w:t>
      </w:r>
      <w:r w:rsidRPr="008610E6" w:rsidR="00DD18AF">
        <w:rPr>
          <w:rFonts w:ascii="Calibri Light" w:hAnsi="Calibri Light" w:eastAsia="Times New Roman" w:cs="Calibri Light"/>
          <w:sz w:val="20"/>
          <w:szCs w:val="20"/>
        </w:rPr>
        <w:t xml:space="preserve"> </w:t>
      </w:r>
      <w:r w:rsidRPr="008610E6">
        <w:rPr>
          <w:rFonts w:ascii="Calibri Light" w:hAnsi="Calibri Light" w:eastAsia="Times New Roman" w:cs="Calibri Light"/>
          <w:sz w:val="20"/>
          <w:szCs w:val="20"/>
        </w:rPr>
        <w:t xml:space="preserve">Sensitivities </w:t>
      </w:r>
    </w:p>
    <w:p w:rsidRPr="008610E6" w:rsidR="008610E6" w:rsidP="008610E6" w:rsidRDefault="008610E6" w14:paraId="4DB2D1FF" w14:textId="77777777">
      <w:pPr>
        <w:pStyle w:val="ListParagraph"/>
        <w:numPr>
          <w:ilvl w:val="0"/>
          <w:numId w:val="115"/>
        </w:numPr>
        <w:spacing w:after="0" w:line="300" w:lineRule="atLeast"/>
        <w:rPr>
          <w:rFonts w:ascii="Calibri Light" w:hAnsi="Calibri Light" w:eastAsia="Times New Roman" w:cs="Calibri Light"/>
          <w:sz w:val="20"/>
          <w:szCs w:val="20"/>
        </w:rPr>
      </w:pPr>
      <w:r w:rsidRPr="008610E6">
        <w:rPr>
          <w:rFonts w:ascii="Calibri Light" w:hAnsi="Calibri Light" w:eastAsia="Times New Roman" w:cs="Calibri Light"/>
          <w:sz w:val="20"/>
          <w:szCs w:val="20"/>
        </w:rPr>
        <w:t>Contains scenario</w:t>
      </w:r>
      <w:r w:rsidRPr="008610E6">
        <w:rPr>
          <w:rFonts w:ascii="Calibri Light" w:hAnsi="Calibri Light" w:eastAsia="Times New Roman" w:cs="Calibri Light"/>
          <w:sz w:val="20"/>
          <w:szCs w:val="20"/>
        </w:rPr>
        <w:noBreakHyphen/>
      </w:r>
      <w:r w:rsidRPr="008610E6">
        <w:rPr>
          <w:rFonts w:ascii="Calibri Light" w:hAnsi="Calibri Light" w:eastAsia="Times New Roman" w:cs="Calibri Light"/>
          <w:sz w:val="20"/>
          <w:szCs w:val="20"/>
        </w:rPr>
        <w:t>level IFRS earnings and balance sheet values</w:t>
      </w:r>
    </w:p>
    <w:p w:rsidRPr="008610E6" w:rsidR="008610E6" w:rsidP="008610E6" w:rsidRDefault="008610E6" w14:paraId="602F0DF5" w14:textId="77777777">
      <w:pPr>
        <w:jc w:val="both"/>
        <w:rPr>
          <w:rFonts w:ascii="Calibri Light" w:hAnsi="Calibri Light" w:cs="Calibri Light"/>
          <w:b/>
          <w:bCs/>
          <w:sz w:val="20"/>
          <w:szCs w:val="20"/>
        </w:rPr>
      </w:pPr>
    </w:p>
    <w:p w:rsidRPr="008610E6" w:rsidR="008610E6" w:rsidP="008610E6" w:rsidRDefault="008610E6" w14:paraId="0837668B" w14:textId="77777777">
      <w:pPr>
        <w:jc w:val="both"/>
        <w:rPr>
          <w:rFonts w:ascii="Calibri Light" w:hAnsi="Calibri Light" w:cs="Calibri Light"/>
          <w:b/>
          <w:bCs/>
          <w:sz w:val="20"/>
          <w:szCs w:val="20"/>
        </w:rPr>
      </w:pPr>
      <w:r w:rsidRPr="008610E6">
        <w:rPr>
          <w:rFonts w:ascii="Calibri Light" w:hAnsi="Calibri Light" w:cs="Calibri Light"/>
          <w:b/>
          <w:bCs/>
          <w:sz w:val="20"/>
          <w:szCs w:val="20"/>
        </w:rPr>
        <w:t>2. Shock Factor Dataset</w:t>
      </w:r>
    </w:p>
    <w:p w:rsidRPr="008610E6" w:rsidR="008610E6" w:rsidP="008610E6" w:rsidRDefault="008610E6" w14:paraId="5065A39C" w14:textId="77777777">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Data Source: Curation Layer</w:t>
      </w:r>
    </w:p>
    <w:p w:rsidRPr="008610E6" w:rsidR="008610E6" w:rsidP="008610E6" w:rsidRDefault="008610E6" w14:paraId="66426B97" w14:textId="77777777">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Contains shock factors applicable for </w:t>
      </w:r>
      <w:r w:rsidRPr="008610E6">
        <w:rPr>
          <w:rFonts w:ascii="Calibri Light" w:hAnsi="Calibri Light" w:cs="Calibri Light"/>
          <w:sz w:val="20"/>
          <w:szCs w:val="20"/>
        </w:rPr>
        <w:t>ES-Based ALDA Stress Impact calculations</w:t>
      </w:r>
    </w:p>
    <w:p w:rsidRPr="008610E6" w:rsidR="008610E6" w:rsidP="008610E6" w:rsidRDefault="008610E6" w14:paraId="1D266A7B" w14:textId="77777777">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Shock factors are parameterized by: </w:t>
      </w:r>
    </w:p>
    <w:p w:rsidRPr="008610E6" w:rsidR="00783C20" w:rsidP="00783C20" w:rsidRDefault="00783C20" w14:paraId="78BD3A7F" w14:textId="77777777">
      <w:pPr>
        <w:pStyle w:val="ListParagraph"/>
        <w:numPr>
          <w:ilvl w:val="1"/>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Sensitivity Type</w:t>
      </w:r>
    </w:p>
    <w:p w:rsidR="00783C20" w:rsidP="00783C20" w:rsidRDefault="00783C20" w14:paraId="0E7A0510" w14:textId="77777777">
      <w:pPr>
        <w:pStyle w:val="ListParagraph"/>
        <w:numPr>
          <w:ilvl w:val="1"/>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Scenario Name / Risk Factor (as applicable)</w:t>
      </w:r>
    </w:p>
    <w:p w:rsidRPr="008610E6" w:rsidR="00783C20" w:rsidP="00783C20" w:rsidRDefault="00783C20" w14:paraId="7A20F214" w14:textId="77777777">
      <w:pPr>
        <w:pStyle w:val="ListParagraph"/>
        <w:numPr>
          <w:ilvl w:val="1"/>
          <w:numId w:val="118"/>
        </w:numPr>
        <w:rPr>
          <w:rFonts w:ascii="Calibri Light" w:hAnsi="Calibri Light" w:cs="Calibri Light"/>
          <w:color w:val="000000" w:themeColor="text1"/>
          <w:sz w:val="20"/>
          <w:szCs w:val="20"/>
        </w:rPr>
      </w:pPr>
      <w:r>
        <w:rPr>
          <w:rFonts w:ascii="Calibri Light" w:hAnsi="Calibri Light" w:cs="Calibri Light"/>
          <w:color w:val="000000" w:themeColor="text1"/>
          <w:sz w:val="20"/>
          <w:szCs w:val="20"/>
        </w:rPr>
        <w:t>ES Segment (i.e., LLP)</w:t>
      </w:r>
    </w:p>
    <w:p w:rsidRPr="008610E6" w:rsidR="008610E6" w:rsidP="008610E6" w:rsidRDefault="008610E6" w14:paraId="067C3980" w14:textId="77777777">
      <w:pP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3. ES-Based ALDA Stress Impact Computation</w:t>
      </w:r>
    </w:p>
    <w:p w:rsidRPr="008610E6" w:rsidR="008610E6" w:rsidP="008610E6" w:rsidRDefault="008610E6" w14:paraId="66B699AC" w14:textId="77777777">
      <w:p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Computation is performed at the same granularity as the input dataset: </w:t>
      </w:r>
    </w:p>
    <w:p w:rsidRPr="008610E6" w:rsidR="00C566C6" w:rsidP="00C566C6" w:rsidRDefault="00C566C6" w14:paraId="355C1777" w14:textId="77777777">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LLP</w:t>
      </w:r>
    </w:p>
    <w:p w:rsidRPr="008610E6" w:rsidR="00C566C6" w:rsidP="00C566C6" w:rsidRDefault="00C566C6" w14:paraId="28FCEE7F" w14:textId="77777777">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IFRS Component</w:t>
      </w:r>
    </w:p>
    <w:p w:rsidRPr="008610E6" w:rsidR="00C566C6" w:rsidP="00C566C6" w:rsidRDefault="00C566C6" w14:paraId="0A5655CE" w14:textId="77777777">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Balance Sheet Component</w:t>
      </w:r>
    </w:p>
    <w:p w:rsidRPr="008610E6" w:rsidR="00C566C6" w:rsidP="00C566C6" w:rsidRDefault="00C566C6" w14:paraId="2D26873E" w14:textId="77777777">
      <w:pPr>
        <w:pStyle w:val="ListParagraph"/>
        <w:numPr>
          <w:ilvl w:val="0"/>
          <w:numId w:val="119"/>
        </w:numPr>
        <w:rPr>
          <w:rFonts w:ascii="Calibri Light" w:hAnsi="Calibri Light" w:cs="Calibri Light"/>
          <w:color w:val="000000" w:themeColor="text1"/>
          <w:sz w:val="20"/>
          <w:szCs w:val="20"/>
        </w:rPr>
      </w:pPr>
      <w:r>
        <w:rPr>
          <w:rFonts w:ascii="Calibri Light" w:hAnsi="Calibri Light" w:cs="Calibri Light"/>
          <w:color w:val="000000" w:themeColor="text1"/>
          <w:sz w:val="20"/>
          <w:szCs w:val="20"/>
        </w:rPr>
        <w:t xml:space="preserve">GAM Sensitivity </w:t>
      </w:r>
      <w:r w:rsidRPr="008610E6">
        <w:rPr>
          <w:rFonts w:ascii="Calibri Light" w:hAnsi="Calibri Light" w:cs="Calibri Light"/>
          <w:color w:val="000000" w:themeColor="text1"/>
          <w:sz w:val="20"/>
          <w:szCs w:val="20"/>
        </w:rPr>
        <w:t>Scenario</w:t>
      </w:r>
      <w:r>
        <w:rPr>
          <w:rFonts w:ascii="Calibri Light" w:hAnsi="Calibri Light" w:cs="Calibri Light"/>
          <w:color w:val="000000" w:themeColor="text1"/>
          <w:sz w:val="20"/>
          <w:szCs w:val="20"/>
        </w:rPr>
        <w:t xml:space="preserve"> Name</w:t>
      </w:r>
    </w:p>
    <w:p w:rsidRPr="008610E6" w:rsidR="008610E6" w:rsidP="008610E6" w:rsidRDefault="008610E6" w14:paraId="463CF85F" w14:textId="77777777">
      <w:pPr>
        <w:jc w:val="both"/>
        <w:rPr>
          <w:rFonts w:ascii="Calibri Light" w:hAnsi="Calibri Light" w:cs="Calibri Light"/>
          <w:b/>
          <w:bCs/>
          <w:sz w:val="20"/>
          <w:szCs w:val="20"/>
        </w:rPr>
      </w:pPr>
      <w:r w:rsidRPr="008610E6">
        <w:rPr>
          <w:rFonts w:ascii="Calibri Light" w:hAnsi="Calibri Light" w:cs="Calibri Light"/>
          <w:b/>
          <w:bCs/>
          <w:sz w:val="20"/>
          <w:szCs w:val="20"/>
        </w:rPr>
        <w:t>4. Add additional Column (Sensitivity Size)</w:t>
      </w:r>
    </w:p>
    <w:p w:rsidRPr="008610E6" w:rsidR="008610E6" w:rsidP="008610E6" w:rsidRDefault="008610E6" w14:paraId="2C113DDD" w14:textId="77777777">
      <w:pPr>
        <w:pStyle w:val="ListParagraph"/>
        <w:numPr>
          <w:ilvl w:val="0"/>
          <w:numId w:val="123"/>
        </w:numPr>
        <w:jc w:val="both"/>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The sensitivity size will be extracted directly from the scenario name. Specifically, the numerical value indicated in the scenario name (e.g., </w:t>
      </w:r>
      <w:r w:rsidRPr="008610E6">
        <w:rPr>
          <w:rFonts w:ascii="Calibri Light" w:hAnsi="Calibri Light" w:cs="Calibri Light"/>
          <w:b/>
          <w:bCs/>
          <w:color w:val="000000" w:themeColor="text1"/>
          <w:sz w:val="20"/>
          <w:szCs w:val="20"/>
        </w:rPr>
        <w:t>“ALDA -10%”</w:t>
      </w:r>
      <w:r w:rsidRPr="008610E6">
        <w:rPr>
          <w:rFonts w:ascii="Calibri Light" w:hAnsi="Calibri Light" w:cs="Calibri Light"/>
          <w:color w:val="000000" w:themeColor="text1"/>
          <w:sz w:val="20"/>
          <w:szCs w:val="20"/>
        </w:rPr>
        <w:t>) will be used as the sensitivity size (</w:t>
      </w:r>
      <w:r w:rsidRPr="008610E6">
        <w:rPr>
          <w:rFonts w:ascii="Calibri Light" w:hAnsi="Calibri Light" w:cs="Calibri Light"/>
          <w:b/>
          <w:bCs/>
          <w:color w:val="000000" w:themeColor="text1"/>
          <w:sz w:val="20"/>
          <w:szCs w:val="20"/>
        </w:rPr>
        <w:t>-10%</w:t>
      </w:r>
      <w:r w:rsidRPr="008610E6">
        <w:rPr>
          <w:rFonts w:ascii="Calibri Light" w:hAnsi="Calibri Light" w:cs="Calibri Light"/>
          <w:color w:val="000000" w:themeColor="text1"/>
          <w:sz w:val="20"/>
          <w:szCs w:val="20"/>
        </w:rPr>
        <w:t>)</w:t>
      </w:r>
    </w:p>
    <w:p w:rsidRPr="008610E6" w:rsidR="008610E6" w:rsidP="008610E6" w:rsidRDefault="008610E6" w14:paraId="2C7F0999" w14:textId="77777777">
      <w:pPr>
        <w:jc w:val="both"/>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Process Details:</w:t>
      </w:r>
    </w:p>
    <w:p w:rsidRPr="008610E6" w:rsidR="008610E6" w:rsidP="008610E6" w:rsidRDefault="008610E6" w14:paraId="20A002E8" w14:textId="77777777">
      <w:pPr>
        <w:pStyle w:val="ListParagraph"/>
        <w:numPr>
          <w:ilvl w:val="0"/>
          <w:numId w:val="123"/>
        </w:numPr>
        <w:jc w:val="both"/>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Extract the shock factor from the curation layer to compute for the </w:t>
      </w:r>
      <w:r w:rsidRPr="008610E6">
        <w:rPr>
          <w:rFonts w:ascii="Calibri Light" w:hAnsi="Calibri Light" w:cs="Calibri Light"/>
          <w:b/>
          <w:bCs/>
          <w:sz w:val="20"/>
          <w:szCs w:val="20"/>
        </w:rPr>
        <w:t>ES-Based ALDA Stress Impact</w:t>
      </w:r>
    </w:p>
    <w:p w:rsidRPr="00D17F02" w:rsidR="008610E6" w:rsidP="00D17F02" w:rsidRDefault="008610E6" w14:paraId="484F818E" w14:textId="6E65CFDC">
      <w:pPr>
        <w:pStyle w:val="ListParagraph"/>
        <w:numPr>
          <w:ilvl w:val="0"/>
          <w:numId w:val="123"/>
        </w:numPr>
        <w:jc w:val="both"/>
        <w:rPr>
          <w:rFonts w:ascii="Calibri Light" w:hAnsi="Calibri Light" w:cs="Calibri Light"/>
          <w:color w:val="000000" w:themeColor="text1"/>
          <w:sz w:val="20"/>
          <w:szCs w:val="20"/>
        </w:rPr>
      </w:pPr>
      <w:hyperlink w:history="1" r:id="rId26">
        <w:r w:rsidRPr="00223B22">
          <w:rPr>
            <w:rStyle w:val="Hyperlink"/>
            <w:rFonts w:ascii="Calibri Light" w:hAnsi="Calibri Light" w:cs="Calibri Light"/>
            <w:b/>
            <w:bCs/>
            <w:sz w:val="20"/>
            <w:szCs w:val="20"/>
          </w:rPr>
          <w:t>Refer to the Calculation Logic file for the formula. (ES-ALDA1&amp;2)</w:t>
        </w:r>
      </w:hyperlink>
    </w:p>
    <w:p w:rsidRPr="008610E6" w:rsidR="008610E6" w:rsidP="008610E6" w:rsidRDefault="008610E6" w14:paraId="2D2A0FF6" w14:textId="77777777">
      <w:pPr>
        <w:jc w:val="cente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Prepare Baseline FX Impact</w:t>
      </w:r>
    </w:p>
    <w:p w:rsidRPr="008610E6" w:rsidR="008610E6" w:rsidP="008610E6" w:rsidRDefault="008610E6" w14:paraId="41B30F02" w14:textId="77777777">
      <w:pPr>
        <w:rPr>
          <w:rFonts w:ascii="Calibri Light" w:hAnsi="Calibri Light" w:cs="Calibri Light"/>
          <w:b/>
          <w:bCs/>
          <w:sz w:val="20"/>
          <w:szCs w:val="20"/>
        </w:rPr>
      </w:pPr>
      <w:r w:rsidRPr="008610E6">
        <w:rPr>
          <w:rFonts w:ascii="Calibri Light" w:hAnsi="Calibri Light" w:cs="Calibri Light"/>
          <w:b/>
          <w:bCs/>
          <w:sz w:val="20"/>
          <w:szCs w:val="20"/>
        </w:rPr>
        <w:t>Data Extraction</w:t>
      </w:r>
    </w:p>
    <w:p w:rsidRPr="008610E6" w:rsidR="008610E6" w:rsidP="008610E6" w:rsidRDefault="008610E6" w14:paraId="0D5393E0" w14:textId="77777777">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Data Source:</w:t>
      </w:r>
    </w:p>
    <w:p w:rsidRPr="008610E6" w:rsidR="008610E6" w:rsidP="008610E6" w:rsidRDefault="008610E6" w14:paraId="5A5CAB2D" w14:textId="77777777">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Layer: RDA Curated Layer</w:t>
      </w:r>
    </w:p>
    <w:p w:rsidRPr="008610E6" w:rsidR="008610E6" w:rsidP="008610E6" w:rsidRDefault="008610E6" w14:paraId="301FBD08" w14:textId="77777777">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Source Table: irr_ear_forecast_gam_curation and irr_ear_forecast_segmentmapping_curation</w:t>
      </w:r>
    </w:p>
    <w:p w:rsidRPr="008610E6" w:rsidR="008610E6" w:rsidP="008610E6" w:rsidRDefault="008610E6" w14:paraId="4CA3B405" w14:textId="77777777">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Data Selection Rules</w:t>
      </w:r>
    </w:p>
    <w:p w:rsidRPr="008610E6" w:rsidR="008610E6" w:rsidP="008610E6" w:rsidRDefault="008610E6" w14:paraId="3F3E1509" w14:textId="77777777">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The data extraction must apply the following filters:</w:t>
      </w:r>
    </w:p>
    <w:p w:rsidRPr="008610E6" w:rsidR="008610E6" w:rsidP="008610E6" w:rsidRDefault="008610E6" w14:paraId="4BB9BF5A" w14:textId="77777777">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Mandatory Filter:</w:t>
      </w:r>
    </w:p>
    <w:tbl>
      <w:tblPr>
        <w:tblStyle w:val="TableGrid"/>
        <w:tblW w:w="0" w:type="auto"/>
        <w:tblLook w:val="04A0" w:firstRow="1" w:lastRow="0" w:firstColumn="1" w:lastColumn="0" w:noHBand="0" w:noVBand="1"/>
      </w:tblPr>
      <w:tblGrid>
        <w:gridCol w:w="4675"/>
        <w:gridCol w:w="4675"/>
      </w:tblGrid>
      <w:tr w:rsidRPr="008610E6" w:rsidR="008610E6" w:rsidTr="00E220EB" w14:paraId="100577FC" w14:textId="77777777">
        <w:tc>
          <w:tcPr>
            <w:tcW w:w="4675" w:type="dxa"/>
          </w:tcPr>
          <w:p w:rsidRPr="008610E6" w:rsidR="008610E6" w:rsidP="00E220EB" w:rsidRDefault="008610E6" w14:paraId="2FEECBAB" w14:textId="77777777">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Column_Name</w:t>
            </w:r>
          </w:p>
        </w:tc>
        <w:tc>
          <w:tcPr>
            <w:tcW w:w="4675" w:type="dxa"/>
          </w:tcPr>
          <w:p w:rsidRPr="008610E6" w:rsidR="008610E6" w:rsidP="00E220EB" w:rsidRDefault="008610E6" w14:paraId="77082F24" w14:textId="77777777">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Filter Condition</w:t>
            </w:r>
          </w:p>
        </w:tc>
      </w:tr>
      <w:tr w:rsidRPr="008610E6" w:rsidR="008610E6" w:rsidTr="00E220EB" w14:paraId="50ADFE16" w14:textId="77777777">
        <w:tc>
          <w:tcPr>
            <w:tcW w:w="4675" w:type="dxa"/>
          </w:tcPr>
          <w:p w:rsidRPr="008610E6" w:rsidR="008610E6" w:rsidP="00E220EB" w:rsidRDefault="008610E6" w14:paraId="3CD8B46C"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Tax_Indicator_Name</w:t>
            </w:r>
          </w:p>
        </w:tc>
        <w:tc>
          <w:tcPr>
            <w:tcW w:w="4675" w:type="dxa"/>
          </w:tcPr>
          <w:p w:rsidRPr="008610E6" w:rsidR="008610E6" w:rsidP="00E220EB" w:rsidRDefault="008610E6" w14:paraId="608E5DB6"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‘Pre-Tax, Pre-Minority Interest &amp; NULL</w:t>
            </w:r>
          </w:p>
        </w:tc>
      </w:tr>
      <w:tr w:rsidRPr="008610E6" w:rsidR="008610E6" w:rsidTr="00E220EB" w14:paraId="67918990" w14:textId="77777777">
        <w:tc>
          <w:tcPr>
            <w:tcW w:w="4675" w:type="dxa"/>
          </w:tcPr>
          <w:p w:rsidRPr="008610E6" w:rsidR="008610E6" w:rsidP="00E220EB" w:rsidRDefault="008610E6" w14:paraId="3DF96C35"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Balance_Sheet_Component_Name</w:t>
            </w:r>
          </w:p>
        </w:tc>
        <w:tc>
          <w:tcPr>
            <w:tcW w:w="4675" w:type="dxa"/>
          </w:tcPr>
          <w:p w:rsidRPr="008610E6" w:rsidR="008610E6" w:rsidP="00E220EB" w:rsidRDefault="008610E6" w14:paraId="24B8FB68"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'Net Impact', ‘Gross of Reinsurance (GMM/PAA)’, ‘Gross of Reinsurance (VFA)’, ‘Reinsurance (GMM/PAA)’</w:t>
            </w:r>
          </w:p>
        </w:tc>
      </w:tr>
      <w:tr w:rsidRPr="008610E6" w:rsidR="008610E6" w:rsidTr="00E220EB" w14:paraId="323A83BB" w14:textId="77777777">
        <w:tc>
          <w:tcPr>
            <w:tcW w:w="4675" w:type="dxa"/>
          </w:tcPr>
          <w:p w:rsidRPr="008610E6" w:rsidR="008610E6" w:rsidP="00E220EB" w:rsidRDefault="008610E6" w14:paraId="55574FC6"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IFRS_Earnings_Component_Name</w:t>
            </w:r>
          </w:p>
        </w:tc>
        <w:tc>
          <w:tcPr>
            <w:tcW w:w="4675" w:type="dxa"/>
          </w:tcPr>
          <w:p w:rsidRPr="008610E6" w:rsidR="008610E6" w:rsidP="00E220EB" w:rsidRDefault="008610E6" w14:paraId="119C3F71"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Total Assets, BE, RA, CoG, CSM, LC, Underlying item, BE - S/H reserves, LReC</w:t>
            </w:r>
          </w:p>
        </w:tc>
      </w:tr>
    </w:tbl>
    <w:p w:rsidRPr="008610E6" w:rsidR="00D17F02" w:rsidP="008610E6" w:rsidRDefault="00D17F02" w14:paraId="34C9DF33" w14:textId="77777777">
      <w:pPr>
        <w:rPr>
          <w:rFonts w:ascii="Calibri Light" w:hAnsi="Calibri Light" w:cs="Calibri Light"/>
          <w:sz w:val="20"/>
          <w:szCs w:val="20"/>
        </w:rPr>
      </w:pPr>
    </w:p>
    <w:p w:rsidRPr="008610E6" w:rsidR="008610E6" w:rsidP="008610E6" w:rsidRDefault="008610E6" w14:paraId="667B217E" w14:textId="77777777">
      <w:pPr>
        <w:rPr>
          <w:rFonts w:ascii="Calibri Light" w:hAnsi="Calibri Light" w:cs="Calibri Light"/>
          <w:b/>
          <w:bCs/>
          <w:sz w:val="20"/>
          <w:szCs w:val="20"/>
        </w:rPr>
      </w:pPr>
      <w:r w:rsidRPr="008610E6">
        <w:rPr>
          <w:rFonts w:ascii="Calibri Light" w:hAnsi="Calibri Light" w:cs="Calibri Light"/>
          <w:b/>
          <w:bCs/>
          <w:sz w:val="20"/>
          <w:szCs w:val="20"/>
        </w:rPr>
        <w:t>Inclusive Diments (No Filtering Applied)</w:t>
      </w:r>
    </w:p>
    <w:p w:rsidRPr="008610E6" w:rsidR="008610E6" w:rsidP="008610E6" w:rsidRDefault="008610E6" w14:paraId="1CC0CA5F" w14:textId="77777777">
      <w:pPr>
        <w:rPr>
          <w:rFonts w:ascii="Calibri Light" w:hAnsi="Calibri Light" w:cs="Calibri Light"/>
          <w:sz w:val="20"/>
          <w:szCs w:val="20"/>
        </w:rPr>
      </w:pPr>
      <w:r w:rsidRPr="008610E6">
        <w:rPr>
          <w:rFonts w:ascii="Calibri Light" w:hAnsi="Calibri Light" w:cs="Calibri Light"/>
          <w:sz w:val="20"/>
          <w:szCs w:val="20"/>
        </w:rPr>
        <w:t>The following dimensions must include all available values present in the source table</w:t>
      </w:r>
    </w:p>
    <w:tbl>
      <w:tblPr>
        <w:tblStyle w:val="TableGrid"/>
        <w:tblW w:w="0" w:type="auto"/>
        <w:tblLook w:val="04A0" w:firstRow="1" w:lastRow="0" w:firstColumn="1" w:lastColumn="0" w:noHBand="0" w:noVBand="1"/>
      </w:tblPr>
      <w:tblGrid>
        <w:gridCol w:w="4675"/>
        <w:gridCol w:w="4675"/>
      </w:tblGrid>
      <w:tr w:rsidRPr="008610E6" w:rsidR="008610E6" w:rsidTr="00E220EB" w14:paraId="0938BEBA" w14:textId="77777777">
        <w:tc>
          <w:tcPr>
            <w:tcW w:w="4675" w:type="dxa"/>
          </w:tcPr>
          <w:p w:rsidRPr="008610E6" w:rsidR="008610E6" w:rsidP="00E220EB" w:rsidRDefault="008610E6" w14:paraId="2B20720F" w14:textId="77777777">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Column Name</w:t>
            </w:r>
          </w:p>
        </w:tc>
        <w:tc>
          <w:tcPr>
            <w:tcW w:w="4675" w:type="dxa"/>
          </w:tcPr>
          <w:p w:rsidRPr="008610E6" w:rsidR="008610E6" w:rsidP="00E220EB" w:rsidRDefault="008610E6" w14:paraId="16C4713C" w14:textId="77777777">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Behavior</w:t>
            </w:r>
          </w:p>
        </w:tc>
      </w:tr>
      <w:tr w:rsidRPr="008610E6" w:rsidR="008610E6" w:rsidTr="00E220EB" w14:paraId="086B8430" w14:textId="77777777">
        <w:tc>
          <w:tcPr>
            <w:tcW w:w="4675" w:type="dxa"/>
          </w:tcPr>
          <w:p w:rsidRPr="008610E6" w:rsidR="008610E6" w:rsidP="00E220EB" w:rsidRDefault="008610E6" w14:paraId="60F99453"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Country</w:t>
            </w:r>
          </w:p>
        </w:tc>
        <w:tc>
          <w:tcPr>
            <w:tcW w:w="4675" w:type="dxa"/>
          </w:tcPr>
          <w:p w:rsidRPr="008610E6" w:rsidR="008610E6" w:rsidP="00E220EB" w:rsidRDefault="008610E6" w14:paraId="61BC1B2D"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countries</w:t>
            </w:r>
          </w:p>
        </w:tc>
      </w:tr>
      <w:tr w:rsidRPr="008610E6" w:rsidR="008610E6" w:rsidTr="00E220EB" w14:paraId="31D0FE02" w14:textId="77777777">
        <w:tc>
          <w:tcPr>
            <w:tcW w:w="4675" w:type="dxa"/>
          </w:tcPr>
          <w:p w:rsidRPr="008610E6" w:rsidR="008610E6" w:rsidP="00E220EB" w:rsidRDefault="008610E6" w14:paraId="1FBADC10"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LLP</w:t>
            </w:r>
          </w:p>
        </w:tc>
        <w:tc>
          <w:tcPr>
            <w:tcW w:w="4675" w:type="dxa"/>
          </w:tcPr>
          <w:p w:rsidRPr="008610E6" w:rsidR="008610E6" w:rsidP="00E220EB" w:rsidRDefault="008610E6" w14:paraId="5E99153F"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LLPs</w:t>
            </w:r>
          </w:p>
        </w:tc>
      </w:tr>
      <w:tr w:rsidRPr="008610E6" w:rsidR="008610E6" w:rsidTr="00E220EB" w14:paraId="2E7597B6" w14:textId="77777777">
        <w:tc>
          <w:tcPr>
            <w:tcW w:w="4675" w:type="dxa"/>
          </w:tcPr>
          <w:p w:rsidRPr="008610E6" w:rsidR="008610E6" w:rsidP="00E220EB" w:rsidRDefault="008610E6" w14:paraId="39AD70B0"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Category</w:t>
            </w:r>
          </w:p>
        </w:tc>
        <w:tc>
          <w:tcPr>
            <w:tcW w:w="4675" w:type="dxa"/>
          </w:tcPr>
          <w:p w:rsidRPr="008610E6" w:rsidR="008610E6" w:rsidP="00E220EB" w:rsidRDefault="008610E6" w14:paraId="4DC8E13C"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categories associated with records that meet the above criteria (To confirm which column does this come from)</w:t>
            </w:r>
          </w:p>
        </w:tc>
      </w:tr>
      <w:tr w:rsidRPr="008610E6" w:rsidR="008610E6" w:rsidTr="00E220EB" w14:paraId="482A533F" w14:textId="77777777">
        <w:tc>
          <w:tcPr>
            <w:tcW w:w="4675" w:type="dxa"/>
          </w:tcPr>
          <w:p w:rsidRPr="008610E6" w:rsidR="008610E6" w:rsidP="00E220EB" w:rsidRDefault="008610E6" w14:paraId="7049DD95"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Currency</w:t>
            </w:r>
          </w:p>
        </w:tc>
        <w:tc>
          <w:tcPr>
            <w:tcW w:w="4675" w:type="dxa"/>
          </w:tcPr>
          <w:p w:rsidRPr="008610E6" w:rsidR="008610E6" w:rsidP="00E220EB" w:rsidRDefault="008610E6" w14:paraId="5CC68D5F"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currencies associated with records that meet the above criteria</w:t>
            </w:r>
          </w:p>
        </w:tc>
      </w:tr>
      <w:tr w:rsidRPr="008610E6" w:rsidR="008610E6" w:rsidTr="00E220EB" w14:paraId="17AD62E8" w14:textId="77777777">
        <w:tc>
          <w:tcPr>
            <w:tcW w:w="4675" w:type="dxa"/>
          </w:tcPr>
          <w:p w:rsidRPr="008610E6" w:rsidR="008610E6" w:rsidP="00E220EB" w:rsidRDefault="008610E6" w14:paraId="1AC87AA5"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Tax Rate</w:t>
            </w:r>
          </w:p>
        </w:tc>
        <w:tc>
          <w:tcPr>
            <w:tcW w:w="4675" w:type="dxa"/>
          </w:tcPr>
          <w:p w:rsidRPr="008610E6" w:rsidR="008610E6" w:rsidP="00E220EB" w:rsidRDefault="008610E6" w14:paraId="1815CEDB"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tax rate associated with records that meet the above criteria</w:t>
            </w:r>
          </w:p>
        </w:tc>
      </w:tr>
      <w:tr w:rsidRPr="008610E6" w:rsidR="008610E6" w:rsidTr="00E220EB" w14:paraId="0A66F038" w14:textId="77777777">
        <w:tc>
          <w:tcPr>
            <w:tcW w:w="4675" w:type="dxa"/>
          </w:tcPr>
          <w:p w:rsidRPr="008610E6" w:rsidR="008610E6" w:rsidP="00E220EB" w:rsidRDefault="008610E6" w14:paraId="71B80C5C"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Minority Interest</w:t>
            </w:r>
          </w:p>
        </w:tc>
        <w:tc>
          <w:tcPr>
            <w:tcW w:w="4675" w:type="dxa"/>
          </w:tcPr>
          <w:p w:rsidRPr="008610E6" w:rsidR="008610E6" w:rsidP="00E220EB" w:rsidRDefault="008610E6" w14:paraId="3CBF1A76"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minority interest associated with records that meet the above criteria</w:t>
            </w:r>
          </w:p>
        </w:tc>
      </w:tr>
      <w:tr w:rsidRPr="008610E6" w:rsidR="008610E6" w:rsidTr="00E220EB" w14:paraId="4F80ACBF" w14:textId="77777777">
        <w:tc>
          <w:tcPr>
            <w:tcW w:w="4675" w:type="dxa"/>
          </w:tcPr>
          <w:p w:rsidRPr="008610E6" w:rsidR="008610E6" w:rsidP="00E220EB" w:rsidRDefault="008610E6" w14:paraId="2A1A5588"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Scenario_Amount</w:t>
            </w:r>
          </w:p>
        </w:tc>
        <w:tc>
          <w:tcPr>
            <w:tcW w:w="4675" w:type="dxa"/>
          </w:tcPr>
          <w:p w:rsidRPr="008610E6" w:rsidR="008610E6" w:rsidP="00E220EB" w:rsidRDefault="008610E6" w14:paraId="4F501D4B"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amounts associated with records that meet the above criteria</w:t>
            </w:r>
          </w:p>
        </w:tc>
      </w:tr>
    </w:tbl>
    <w:p w:rsidRPr="008610E6" w:rsidR="008610E6" w:rsidP="008610E6" w:rsidRDefault="008610E6" w14:paraId="167007D0" w14:textId="77777777">
      <w:pPr>
        <w:rPr>
          <w:rFonts w:ascii="Calibri Light" w:hAnsi="Calibri Light" w:cs="Calibri Light"/>
          <w:sz w:val="20"/>
          <w:szCs w:val="20"/>
        </w:rPr>
      </w:pPr>
    </w:p>
    <w:p w:rsidRPr="008610E6" w:rsidR="008610E6" w:rsidP="008610E6" w:rsidRDefault="008610E6" w14:paraId="62E863AB" w14:textId="77777777">
      <w:pPr>
        <w:rPr>
          <w:rFonts w:ascii="Calibri Light" w:hAnsi="Calibri Light" w:cs="Calibri Light"/>
          <w:b/>
          <w:bCs/>
          <w:sz w:val="20"/>
          <w:szCs w:val="20"/>
        </w:rPr>
      </w:pPr>
      <w:r w:rsidRPr="008610E6">
        <w:rPr>
          <w:rFonts w:ascii="Calibri Light" w:hAnsi="Calibri Light" w:cs="Calibri Light"/>
          <w:b/>
          <w:bCs/>
          <w:sz w:val="20"/>
          <w:szCs w:val="20"/>
        </w:rPr>
        <w:t>Output:</w:t>
      </w:r>
    </w:p>
    <w:p w:rsidRPr="008610E6" w:rsidR="008610E6" w:rsidP="008610E6" w:rsidRDefault="008610E6" w14:paraId="08447E4D" w14:textId="77777777">
      <w:pPr>
        <w:pStyle w:val="ListParagraph"/>
        <w:numPr>
          <w:ilvl w:val="0"/>
          <w:numId w:val="115"/>
        </w:numPr>
        <w:rPr>
          <w:rFonts w:ascii="Calibri Light" w:hAnsi="Calibri Light" w:cs="Calibri Light"/>
          <w:sz w:val="20"/>
          <w:szCs w:val="20"/>
        </w:rPr>
      </w:pPr>
      <w:r w:rsidRPr="008610E6">
        <w:rPr>
          <w:rFonts w:ascii="Calibri Light" w:hAnsi="Calibri Light" w:cs="Calibri Light"/>
          <w:sz w:val="20"/>
          <w:szCs w:val="20"/>
        </w:rPr>
        <w:t>Filtered dataset extracted from the RDA Curated Layer that will be used to calculate Baseline FX Impact</w:t>
      </w:r>
    </w:p>
    <w:p w:rsidRPr="008610E6" w:rsidR="008610E6" w:rsidP="008610E6" w:rsidRDefault="008610E6" w14:paraId="46AE0805" w14:textId="77777777">
      <w:pPr>
        <w:jc w:val="cente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Calculate Baseline FX Impact</w:t>
      </w:r>
    </w:p>
    <w:p w:rsidRPr="008610E6" w:rsidR="008610E6" w:rsidP="008610E6" w:rsidRDefault="008610E6" w14:paraId="1D767C90" w14:textId="77777777">
      <w:pPr>
        <w:jc w:val="both"/>
        <w:rPr>
          <w:rFonts w:ascii="Calibri Light" w:hAnsi="Calibri Light" w:cs="Calibri Light"/>
          <w:b/>
          <w:bCs/>
          <w:sz w:val="20"/>
          <w:szCs w:val="20"/>
        </w:rPr>
      </w:pPr>
      <w:r w:rsidRPr="008610E6">
        <w:rPr>
          <w:rFonts w:ascii="Calibri Light" w:hAnsi="Calibri Light" w:cs="Calibri Light"/>
          <w:b/>
          <w:bCs/>
          <w:sz w:val="20"/>
          <w:szCs w:val="20"/>
        </w:rPr>
        <w:t>Input Dataset</w:t>
      </w:r>
    </w:p>
    <w:p w:rsidRPr="008610E6" w:rsidR="008610E6" w:rsidP="008610E6" w:rsidRDefault="008610E6" w14:paraId="6595647F" w14:textId="77777777">
      <w:pPr>
        <w:jc w:val="both"/>
        <w:rPr>
          <w:rFonts w:ascii="Calibri Light" w:hAnsi="Calibri Light" w:cs="Calibri Light"/>
          <w:b/>
          <w:bCs/>
          <w:sz w:val="20"/>
          <w:szCs w:val="20"/>
        </w:rPr>
      </w:pPr>
      <w:r w:rsidRPr="008610E6">
        <w:rPr>
          <w:rFonts w:ascii="Calibri Light" w:hAnsi="Calibri Light" w:cs="Calibri Light"/>
          <w:b/>
          <w:bCs/>
          <w:sz w:val="20"/>
          <w:szCs w:val="20"/>
        </w:rPr>
        <w:t>1. Filtered Dataset</w:t>
      </w:r>
    </w:p>
    <w:p w:rsidRPr="008610E6" w:rsidR="008610E6" w:rsidP="008610E6" w:rsidRDefault="008610E6" w14:paraId="2F3D4137" w14:textId="77777777">
      <w:pPr>
        <w:pStyle w:val="ListParagraph"/>
        <w:numPr>
          <w:ilvl w:val="0"/>
          <w:numId w:val="115"/>
        </w:numPr>
        <w:spacing w:after="0" w:line="300" w:lineRule="atLeast"/>
        <w:rPr>
          <w:rFonts w:ascii="Calibri Light" w:hAnsi="Calibri Light" w:eastAsia="Times New Roman" w:cs="Calibri Light"/>
          <w:sz w:val="20"/>
          <w:szCs w:val="20"/>
        </w:rPr>
      </w:pPr>
      <w:r w:rsidRPr="008610E6">
        <w:rPr>
          <w:rFonts w:ascii="Calibri Light" w:hAnsi="Calibri Light" w:eastAsia="Times New Roman" w:cs="Calibri Light"/>
          <w:sz w:val="20"/>
          <w:szCs w:val="20"/>
        </w:rPr>
        <w:t xml:space="preserve">Output from Baseline FX Impact </w:t>
      </w:r>
    </w:p>
    <w:p w:rsidRPr="008610E6" w:rsidR="008610E6" w:rsidP="008610E6" w:rsidRDefault="008610E6" w14:paraId="5BFBB618" w14:textId="77777777">
      <w:pPr>
        <w:pStyle w:val="ListParagraph"/>
        <w:numPr>
          <w:ilvl w:val="0"/>
          <w:numId w:val="115"/>
        </w:numPr>
        <w:spacing w:after="0" w:line="300" w:lineRule="atLeast"/>
        <w:rPr>
          <w:rFonts w:ascii="Calibri Light" w:hAnsi="Calibri Light" w:eastAsia="Times New Roman" w:cs="Calibri Light"/>
          <w:sz w:val="20"/>
          <w:szCs w:val="20"/>
        </w:rPr>
      </w:pPr>
      <w:r w:rsidRPr="008610E6">
        <w:rPr>
          <w:rFonts w:ascii="Calibri Light" w:hAnsi="Calibri Light" w:eastAsia="Times New Roman" w:cs="Calibri Light"/>
          <w:sz w:val="20"/>
          <w:szCs w:val="20"/>
        </w:rPr>
        <w:t>Contains scenario</w:t>
      </w:r>
      <w:r w:rsidRPr="008610E6">
        <w:rPr>
          <w:rFonts w:ascii="Calibri Light" w:hAnsi="Calibri Light" w:eastAsia="Times New Roman" w:cs="Calibri Light"/>
          <w:sz w:val="20"/>
          <w:szCs w:val="20"/>
        </w:rPr>
        <w:noBreakHyphen/>
      </w:r>
      <w:r w:rsidRPr="008610E6">
        <w:rPr>
          <w:rFonts w:ascii="Calibri Light" w:hAnsi="Calibri Light" w:eastAsia="Times New Roman" w:cs="Calibri Light"/>
          <w:sz w:val="20"/>
          <w:szCs w:val="20"/>
        </w:rPr>
        <w:t>level IFRS earnings and balance sheet values</w:t>
      </w:r>
    </w:p>
    <w:p w:rsidRPr="008610E6" w:rsidR="008610E6" w:rsidP="008610E6" w:rsidRDefault="008610E6" w14:paraId="62858BC3" w14:textId="77777777">
      <w:pPr>
        <w:jc w:val="both"/>
        <w:rPr>
          <w:rFonts w:ascii="Calibri Light" w:hAnsi="Calibri Light" w:cs="Calibri Light"/>
          <w:b/>
          <w:bCs/>
          <w:sz w:val="20"/>
          <w:szCs w:val="20"/>
        </w:rPr>
      </w:pPr>
    </w:p>
    <w:p w:rsidRPr="008610E6" w:rsidR="008610E6" w:rsidP="008610E6" w:rsidRDefault="008610E6" w14:paraId="384F97E6" w14:textId="77777777">
      <w:pPr>
        <w:jc w:val="both"/>
        <w:rPr>
          <w:rFonts w:ascii="Calibri Light" w:hAnsi="Calibri Light" w:cs="Calibri Light"/>
          <w:b/>
          <w:bCs/>
          <w:sz w:val="20"/>
          <w:szCs w:val="20"/>
        </w:rPr>
      </w:pPr>
      <w:r w:rsidRPr="008610E6">
        <w:rPr>
          <w:rFonts w:ascii="Calibri Light" w:hAnsi="Calibri Light" w:cs="Calibri Light"/>
          <w:b/>
          <w:bCs/>
          <w:sz w:val="20"/>
          <w:szCs w:val="20"/>
        </w:rPr>
        <w:t>2. Shock Factor Dataset</w:t>
      </w:r>
    </w:p>
    <w:p w:rsidRPr="008610E6" w:rsidR="008610E6" w:rsidP="008610E6" w:rsidRDefault="008610E6" w14:paraId="60832726" w14:textId="77777777">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Data Source: Curation Layer</w:t>
      </w:r>
    </w:p>
    <w:p w:rsidRPr="008610E6" w:rsidR="008610E6" w:rsidP="008610E6" w:rsidRDefault="008610E6" w14:paraId="2281B96B" w14:textId="77777777">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Contains shock factors applicable for </w:t>
      </w:r>
      <w:r w:rsidRPr="008610E6">
        <w:rPr>
          <w:rFonts w:ascii="Calibri Light" w:hAnsi="Calibri Light" w:cs="Calibri Light"/>
          <w:sz w:val="20"/>
          <w:szCs w:val="20"/>
        </w:rPr>
        <w:t>Baseline FX Impact</w:t>
      </w:r>
    </w:p>
    <w:p w:rsidRPr="008610E6" w:rsidR="008610E6" w:rsidP="008610E6" w:rsidRDefault="008610E6" w14:paraId="65B304D4" w14:textId="77777777">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Shock factors are parameterized by: </w:t>
      </w:r>
    </w:p>
    <w:p w:rsidRPr="008610E6" w:rsidR="000F0363" w:rsidP="000F0363" w:rsidRDefault="000F0363" w14:paraId="4C826ED4" w14:textId="77777777">
      <w:pPr>
        <w:pStyle w:val="ListParagraph"/>
        <w:numPr>
          <w:ilvl w:val="1"/>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Sensitivity Type</w:t>
      </w:r>
    </w:p>
    <w:p w:rsidR="000F0363" w:rsidP="000F0363" w:rsidRDefault="000F0363" w14:paraId="42E288DE" w14:textId="77777777">
      <w:pPr>
        <w:pStyle w:val="ListParagraph"/>
        <w:numPr>
          <w:ilvl w:val="1"/>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Scenario Name / Risk Factor (as applicable)</w:t>
      </w:r>
    </w:p>
    <w:p w:rsidRPr="008610E6" w:rsidR="000F0363" w:rsidP="000F0363" w:rsidRDefault="000F0363" w14:paraId="07A97BED" w14:textId="77777777">
      <w:pPr>
        <w:pStyle w:val="ListParagraph"/>
        <w:numPr>
          <w:ilvl w:val="1"/>
          <w:numId w:val="118"/>
        </w:numPr>
        <w:rPr>
          <w:rFonts w:ascii="Calibri Light" w:hAnsi="Calibri Light" w:cs="Calibri Light"/>
          <w:color w:val="000000" w:themeColor="text1"/>
          <w:sz w:val="20"/>
          <w:szCs w:val="20"/>
        </w:rPr>
      </w:pPr>
      <w:r>
        <w:rPr>
          <w:rFonts w:ascii="Calibri Light" w:hAnsi="Calibri Light" w:cs="Calibri Light"/>
          <w:color w:val="000000" w:themeColor="text1"/>
          <w:sz w:val="20"/>
          <w:szCs w:val="20"/>
        </w:rPr>
        <w:t>Currency</w:t>
      </w:r>
    </w:p>
    <w:p w:rsidRPr="008610E6" w:rsidR="008610E6" w:rsidP="008610E6" w:rsidRDefault="008610E6" w14:paraId="1115EF10" w14:textId="77777777">
      <w:pP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3. Baseline FX Impact Computation</w:t>
      </w:r>
    </w:p>
    <w:p w:rsidRPr="008610E6" w:rsidR="008610E6" w:rsidP="008610E6" w:rsidRDefault="008610E6" w14:paraId="1180E34D" w14:textId="77777777">
      <w:p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Computation is performed at the same granularity as the input dataset: </w:t>
      </w:r>
    </w:p>
    <w:p w:rsidRPr="008610E6" w:rsidR="00C67001" w:rsidP="00C67001" w:rsidRDefault="00C67001" w14:paraId="77170AB8" w14:textId="77777777">
      <w:pPr>
        <w:pStyle w:val="ListParagraph"/>
        <w:numPr>
          <w:ilvl w:val="0"/>
          <w:numId w:val="119"/>
        </w:numPr>
        <w:rPr>
          <w:rFonts w:ascii="Calibri Light" w:hAnsi="Calibri Light" w:cs="Calibri Light"/>
          <w:color w:val="000000" w:themeColor="text1"/>
          <w:sz w:val="20"/>
          <w:szCs w:val="20"/>
        </w:rPr>
      </w:pPr>
      <w:commentRangeStart w:id="168"/>
      <w:r w:rsidRPr="008610E6">
        <w:rPr>
          <w:rFonts w:ascii="Calibri Light" w:hAnsi="Calibri Light" w:cs="Calibri Light"/>
          <w:color w:val="000000" w:themeColor="text1"/>
          <w:sz w:val="20"/>
          <w:szCs w:val="20"/>
        </w:rPr>
        <w:t>LLP</w:t>
      </w:r>
      <w:commentRangeEnd w:id="168"/>
      <w:r w:rsidRPr="008610E6">
        <w:rPr>
          <w:rStyle w:val="CommentReference"/>
          <w:rFonts w:ascii="Calibri Light" w:hAnsi="Calibri Light" w:cs="Calibri Light"/>
          <w:color w:val="000000" w:themeColor="text1"/>
          <w:sz w:val="20"/>
          <w:szCs w:val="20"/>
        </w:rPr>
        <w:commentReference w:id="168"/>
      </w:r>
    </w:p>
    <w:p w:rsidRPr="008610E6" w:rsidR="00C67001" w:rsidP="00C67001" w:rsidRDefault="00C67001" w14:paraId="4A033439" w14:textId="77777777">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Balance Sheet Component</w:t>
      </w:r>
    </w:p>
    <w:p w:rsidRPr="008610E6" w:rsidR="008610E6" w:rsidP="008610E6" w:rsidRDefault="008610E6" w14:paraId="3CACBA74" w14:textId="77777777">
      <w:pPr>
        <w:jc w:val="both"/>
        <w:rPr>
          <w:rFonts w:ascii="Calibri Light" w:hAnsi="Calibri Light" w:cs="Calibri Light"/>
          <w:b/>
          <w:bCs/>
          <w:sz w:val="20"/>
          <w:szCs w:val="20"/>
        </w:rPr>
      </w:pPr>
      <w:r w:rsidRPr="008610E6">
        <w:rPr>
          <w:rFonts w:ascii="Calibri Light" w:hAnsi="Calibri Light" w:cs="Calibri Light"/>
          <w:b/>
          <w:bCs/>
          <w:sz w:val="20"/>
          <w:szCs w:val="20"/>
        </w:rPr>
        <w:t>4. Baseline Amount</w:t>
      </w:r>
    </w:p>
    <w:p w:rsidRPr="008610E6" w:rsidR="008610E6" w:rsidP="008610E6" w:rsidRDefault="008610E6" w14:paraId="4979B9F9" w14:textId="77777777">
      <w:pPr>
        <w:pStyle w:val="ListParagraph"/>
        <w:numPr>
          <w:ilvl w:val="0"/>
          <w:numId w:val="124"/>
        </w:numPr>
        <w:jc w:val="both"/>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The baseline asset is determined as the total assets under the pre-tax, pre-minority interest tax indicator.</w:t>
      </w:r>
    </w:p>
    <w:p w:rsidRPr="008610E6" w:rsidR="008610E6" w:rsidP="008610E6" w:rsidRDefault="008610E6" w14:paraId="5DE06A62" w14:textId="77777777">
      <w:pPr>
        <w:pStyle w:val="ListParagraph"/>
        <w:numPr>
          <w:ilvl w:val="0"/>
          <w:numId w:val="124"/>
        </w:numPr>
        <w:jc w:val="both"/>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The baseline liability is calculated as the sum of all balances classified under ‘Gross of Reinsurance (GMM/PAA)’, Gross of Reinsurance (VFA)’, and ‘Reinsurance (GMM/PAA)’ with a null balance sheet component name.</w:t>
      </w:r>
    </w:p>
    <w:p w:rsidRPr="008610E6" w:rsidR="008610E6" w:rsidP="008610E6" w:rsidRDefault="008610E6" w14:paraId="055E2525" w14:textId="77777777">
      <w:pPr>
        <w:jc w:val="both"/>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Process Details:</w:t>
      </w:r>
    </w:p>
    <w:p w:rsidRPr="008610E6" w:rsidR="008610E6" w:rsidP="008610E6" w:rsidRDefault="008610E6" w14:paraId="07C3B35E" w14:textId="77777777">
      <w:pPr>
        <w:pStyle w:val="ListParagraph"/>
        <w:numPr>
          <w:ilvl w:val="0"/>
          <w:numId w:val="125"/>
        </w:numPr>
        <w:rPr>
          <w:rFonts w:ascii="Calibri Light" w:hAnsi="Calibri Light" w:cs="Calibri Light"/>
          <w:b/>
          <w:bCs/>
          <w:color w:val="000000" w:themeColor="text1"/>
          <w:sz w:val="20"/>
          <w:szCs w:val="20"/>
        </w:rPr>
      </w:pPr>
      <w:r w:rsidRPr="008610E6">
        <w:rPr>
          <w:rFonts w:ascii="Calibri Light" w:hAnsi="Calibri Light" w:cs="Calibri Light"/>
          <w:color w:val="000000" w:themeColor="text1"/>
          <w:sz w:val="20"/>
          <w:szCs w:val="20"/>
        </w:rPr>
        <w:t xml:space="preserve">Extract the shock factor from the curation layer to compute for the </w:t>
      </w:r>
      <w:r w:rsidRPr="008610E6">
        <w:rPr>
          <w:rFonts w:ascii="Calibri Light" w:hAnsi="Calibri Light" w:cs="Calibri Light"/>
          <w:b/>
          <w:bCs/>
          <w:color w:val="000000" w:themeColor="text1"/>
          <w:sz w:val="20"/>
          <w:szCs w:val="20"/>
        </w:rPr>
        <w:t>Baseline FX Impact</w:t>
      </w:r>
    </w:p>
    <w:p w:rsidRPr="00D17F02" w:rsidR="008610E6" w:rsidP="00D17F02" w:rsidRDefault="008610E6" w14:paraId="0F56325C" w14:textId="7B9B97C4">
      <w:pPr>
        <w:pStyle w:val="ListParagraph"/>
        <w:numPr>
          <w:ilvl w:val="0"/>
          <w:numId w:val="123"/>
        </w:numPr>
        <w:jc w:val="both"/>
        <w:rPr>
          <w:rFonts w:ascii="Calibri Light" w:hAnsi="Calibri Light" w:cs="Calibri Light"/>
          <w:color w:val="000000" w:themeColor="text1"/>
          <w:sz w:val="20"/>
          <w:szCs w:val="20"/>
        </w:rPr>
      </w:pPr>
      <w:hyperlink w:history="1" r:id="rId27">
        <w:r w:rsidRPr="00223B22">
          <w:rPr>
            <w:rStyle w:val="Hyperlink"/>
            <w:rFonts w:ascii="Calibri Light" w:hAnsi="Calibri Light" w:cs="Calibri Light"/>
            <w:b/>
            <w:bCs/>
            <w:sz w:val="20"/>
            <w:szCs w:val="20"/>
          </w:rPr>
          <w:t>Refer to the Calculation Logic file for the formula. (ES-FX1&amp;2)</w:t>
        </w:r>
      </w:hyperlink>
    </w:p>
    <w:p w:rsidRPr="008610E6" w:rsidR="008610E6" w:rsidP="008610E6" w:rsidRDefault="008610E6" w14:paraId="78D6AC97" w14:textId="77777777">
      <w:pPr>
        <w:jc w:val="cente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Prepare Stress FX Impact</w:t>
      </w:r>
    </w:p>
    <w:p w:rsidRPr="008610E6" w:rsidR="008610E6" w:rsidP="008610E6" w:rsidRDefault="008610E6" w14:paraId="5EA80D65" w14:textId="77777777">
      <w:pPr>
        <w:rPr>
          <w:rFonts w:ascii="Calibri Light" w:hAnsi="Calibri Light" w:cs="Calibri Light"/>
          <w:b/>
          <w:bCs/>
          <w:sz w:val="20"/>
          <w:szCs w:val="20"/>
        </w:rPr>
      </w:pPr>
      <w:r w:rsidRPr="008610E6">
        <w:rPr>
          <w:rFonts w:ascii="Calibri Light" w:hAnsi="Calibri Light" w:cs="Calibri Light"/>
          <w:b/>
          <w:bCs/>
          <w:sz w:val="20"/>
          <w:szCs w:val="20"/>
        </w:rPr>
        <w:t>Data Extraction</w:t>
      </w:r>
    </w:p>
    <w:p w:rsidRPr="008610E6" w:rsidR="008610E6" w:rsidP="008610E6" w:rsidRDefault="008610E6" w14:paraId="7016D54C" w14:textId="77777777">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Data Source:</w:t>
      </w:r>
    </w:p>
    <w:p w:rsidRPr="008610E6" w:rsidR="008610E6" w:rsidP="008610E6" w:rsidRDefault="008610E6" w14:paraId="3701BD3F" w14:textId="77777777">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Layer: RDA Curated Layer</w:t>
      </w:r>
    </w:p>
    <w:p w:rsidRPr="008610E6" w:rsidR="008610E6" w:rsidP="008610E6" w:rsidRDefault="008610E6" w14:paraId="58C5DE72" w14:textId="77777777">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Source Table: ES-Based Stress Impact</w:t>
      </w:r>
    </w:p>
    <w:p w:rsidRPr="008610E6" w:rsidR="008610E6" w:rsidP="008610E6" w:rsidRDefault="008610E6" w14:paraId="39F39CF9" w14:textId="77777777">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Data Selection Rules</w:t>
      </w:r>
    </w:p>
    <w:p w:rsidRPr="008610E6" w:rsidR="008610E6" w:rsidP="008610E6" w:rsidRDefault="008610E6" w14:paraId="51D9C2F7" w14:textId="77777777">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The data extraction must apply the following filters:</w:t>
      </w:r>
    </w:p>
    <w:p w:rsidRPr="008610E6" w:rsidR="008610E6" w:rsidP="008610E6" w:rsidRDefault="008610E6" w14:paraId="2A1954A6" w14:textId="77777777">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Mandatory Filter:</w:t>
      </w:r>
    </w:p>
    <w:tbl>
      <w:tblPr>
        <w:tblStyle w:val="TableGrid"/>
        <w:tblW w:w="0" w:type="auto"/>
        <w:tblLook w:val="04A0" w:firstRow="1" w:lastRow="0" w:firstColumn="1" w:lastColumn="0" w:noHBand="0" w:noVBand="1"/>
      </w:tblPr>
      <w:tblGrid>
        <w:gridCol w:w="4675"/>
        <w:gridCol w:w="4675"/>
      </w:tblGrid>
      <w:tr w:rsidRPr="008610E6" w:rsidR="008610E6" w:rsidTr="00E220EB" w14:paraId="79CBC98A" w14:textId="77777777">
        <w:tc>
          <w:tcPr>
            <w:tcW w:w="4675" w:type="dxa"/>
          </w:tcPr>
          <w:p w:rsidRPr="008610E6" w:rsidR="008610E6" w:rsidP="00E220EB" w:rsidRDefault="008610E6" w14:paraId="28D132C2" w14:textId="77777777">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Column_Name</w:t>
            </w:r>
          </w:p>
        </w:tc>
        <w:tc>
          <w:tcPr>
            <w:tcW w:w="4675" w:type="dxa"/>
          </w:tcPr>
          <w:p w:rsidRPr="008610E6" w:rsidR="008610E6" w:rsidP="00E220EB" w:rsidRDefault="008610E6" w14:paraId="7C94F6C4" w14:textId="77777777">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Filter Condition</w:t>
            </w:r>
          </w:p>
        </w:tc>
      </w:tr>
      <w:tr w:rsidRPr="008610E6" w:rsidR="008610E6" w:rsidTr="00E220EB" w14:paraId="646D393D" w14:textId="77777777">
        <w:tc>
          <w:tcPr>
            <w:tcW w:w="4675" w:type="dxa"/>
          </w:tcPr>
          <w:p w:rsidRPr="008610E6" w:rsidR="008610E6" w:rsidP="00E220EB" w:rsidRDefault="008610E6" w14:paraId="19FFBB94"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Stress_Impact_Name</w:t>
            </w:r>
          </w:p>
        </w:tc>
        <w:tc>
          <w:tcPr>
            <w:tcW w:w="4675" w:type="dxa"/>
          </w:tcPr>
          <w:p w:rsidRPr="008610E6" w:rsidR="008610E6" w:rsidP="00E220EB" w:rsidRDefault="008610E6" w14:paraId="02CBEDC4"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‘FI-Total’, PE-Total’, ‘ALDA-Total’</w:t>
            </w:r>
          </w:p>
        </w:tc>
      </w:tr>
      <w:tr w:rsidRPr="008610E6" w:rsidR="008610E6" w:rsidTr="00E220EB" w14:paraId="17403300" w14:textId="77777777">
        <w:tc>
          <w:tcPr>
            <w:tcW w:w="4675" w:type="dxa"/>
          </w:tcPr>
          <w:p w:rsidRPr="008610E6" w:rsidR="008610E6" w:rsidP="00E220EB" w:rsidRDefault="008610E6" w14:paraId="4D39CC7A"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Balance_Sheet_Component_Name</w:t>
            </w:r>
          </w:p>
        </w:tc>
        <w:tc>
          <w:tcPr>
            <w:tcW w:w="4675" w:type="dxa"/>
          </w:tcPr>
          <w:p w:rsidRPr="008610E6" w:rsidR="008610E6" w:rsidP="00E220EB" w:rsidRDefault="008610E6" w14:paraId="3D6643B4"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'Net Impact', 'Assets, &amp; Liabilities summary'</w:t>
            </w:r>
          </w:p>
        </w:tc>
      </w:tr>
      <w:tr w:rsidRPr="008610E6" w:rsidR="008610E6" w:rsidTr="00E220EB" w14:paraId="7FEDCE79" w14:textId="77777777">
        <w:tc>
          <w:tcPr>
            <w:tcW w:w="4675" w:type="dxa"/>
          </w:tcPr>
          <w:p w:rsidRPr="008610E6" w:rsidR="008610E6" w:rsidP="00E220EB" w:rsidRDefault="008610E6" w14:paraId="14F13BFA"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IFRS_Earnings_Component_Name</w:t>
            </w:r>
          </w:p>
        </w:tc>
        <w:tc>
          <w:tcPr>
            <w:tcW w:w="4675" w:type="dxa"/>
          </w:tcPr>
          <w:p w:rsidRPr="008610E6" w:rsidR="008610E6" w:rsidP="00E220EB" w:rsidRDefault="008610E6" w14:paraId="0596A969"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'P&amp;L', 'OCI', 'Impacts absorbed by CSM'</w:t>
            </w:r>
          </w:p>
        </w:tc>
      </w:tr>
    </w:tbl>
    <w:p w:rsidRPr="008610E6" w:rsidR="008610E6" w:rsidP="008610E6" w:rsidRDefault="008610E6" w14:paraId="489CF5AE" w14:textId="77777777">
      <w:pPr>
        <w:rPr>
          <w:rFonts w:ascii="Calibri Light" w:hAnsi="Calibri Light" w:cs="Calibri Light"/>
          <w:sz w:val="20"/>
          <w:szCs w:val="20"/>
        </w:rPr>
      </w:pPr>
    </w:p>
    <w:p w:rsidRPr="008610E6" w:rsidR="008610E6" w:rsidP="008610E6" w:rsidRDefault="008610E6" w14:paraId="4889EA14" w14:textId="77777777">
      <w:pPr>
        <w:rPr>
          <w:rFonts w:ascii="Calibri Light" w:hAnsi="Calibri Light" w:cs="Calibri Light"/>
          <w:b/>
          <w:bCs/>
          <w:sz w:val="20"/>
          <w:szCs w:val="20"/>
        </w:rPr>
      </w:pPr>
      <w:r w:rsidRPr="008610E6">
        <w:rPr>
          <w:rFonts w:ascii="Calibri Light" w:hAnsi="Calibri Light" w:cs="Calibri Light"/>
          <w:b/>
          <w:bCs/>
          <w:sz w:val="20"/>
          <w:szCs w:val="20"/>
        </w:rPr>
        <w:t>Inclusive Diments (No Filtering Applied)</w:t>
      </w:r>
    </w:p>
    <w:p w:rsidRPr="008610E6" w:rsidR="008610E6" w:rsidP="008610E6" w:rsidRDefault="008610E6" w14:paraId="6DE5E13F" w14:textId="77777777">
      <w:pPr>
        <w:rPr>
          <w:rFonts w:ascii="Calibri Light" w:hAnsi="Calibri Light" w:cs="Calibri Light"/>
          <w:sz w:val="20"/>
          <w:szCs w:val="20"/>
        </w:rPr>
      </w:pPr>
      <w:r w:rsidRPr="008610E6">
        <w:rPr>
          <w:rFonts w:ascii="Calibri Light" w:hAnsi="Calibri Light" w:cs="Calibri Light"/>
          <w:sz w:val="20"/>
          <w:szCs w:val="20"/>
        </w:rPr>
        <w:t>The following dimensions must include all available values present in the source table</w:t>
      </w:r>
    </w:p>
    <w:tbl>
      <w:tblPr>
        <w:tblStyle w:val="TableGrid"/>
        <w:tblW w:w="0" w:type="auto"/>
        <w:tblLook w:val="04A0" w:firstRow="1" w:lastRow="0" w:firstColumn="1" w:lastColumn="0" w:noHBand="0" w:noVBand="1"/>
      </w:tblPr>
      <w:tblGrid>
        <w:gridCol w:w="4675"/>
        <w:gridCol w:w="4675"/>
      </w:tblGrid>
      <w:tr w:rsidRPr="008610E6" w:rsidR="008610E6" w:rsidTr="00E220EB" w14:paraId="788A4BC0" w14:textId="77777777">
        <w:tc>
          <w:tcPr>
            <w:tcW w:w="4675" w:type="dxa"/>
          </w:tcPr>
          <w:p w:rsidRPr="008610E6" w:rsidR="008610E6" w:rsidP="00E220EB" w:rsidRDefault="008610E6" w14:paraId="26FF21E1" w14:textId="77777777">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Column Name</w:t>
            </w:r>
          </w:p>
        </w:tc>
        <w:tc>
          <w:tcPr>
            <w:tcW w:w="4675" w:type="dxa"/>
          </w:tcPr>
          <w:p w:rsidRPr="008610E6" w:rsidR="008610E6" w:rsidP="00E220EB" w:rsidRDefault="008610E6" w14:paraId="24C36F1C" w14:textId="77777777">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Behavior</w:t>
            </w:r>
          </w:p>
        </w:tc>
      </w:tr>
      <w:tr w:rsidRPr="008610E6" w:rsidR="008610E6" w:rsidTr="00E220EB" w14:paraId="6EFACA7E" w14:textId="77777777">
        <w:tc>
          <w:tcPr>
            <w:tcW w:w="4675" w:type="dxa"/>
          </w:tcPr>
          <w:p w:rsidRPr="008610E6" w:rsidR="008610E6" w:rsidP="00E220EB" w:rsidRDefault="008610E6" w14:paraId="6C8908FF"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Country</w:t>
            </w:r>
          </w:p>
        </w:tc>
        <w:tc>
          <w:tcPr>
            <w:tcW w:w="4675" w:type="dxa"/>
          </w:tcPr>
          <w:p w:rsidRPr="008610E6" w:rsidR="008610E6" w:rsidP="00E220EB" w:rsidRDefault="008610E6" w14:paraId="602B0F67"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countries</w:t>
            </w:r>
          </w:p>
        </w:tc>
      </w:tr>
      <w:tr w:rsidRPr="008610E6" w:rsidR="008610E6" w:rsidTr="00E220EB" w14:paraId="192FFF6B" w14:textId="77777777">
        <w:tc>
          <w:tcPr>
            <w:tcW w:w="4675" w:type="dxa"/>
          </w:tcPr>
          <w:p w:rsidRPr="008610E6" w:rsidR="008610E6" w:rsidP="00E220EB" w:rsidRDefault="008610E6" w14:paraId="26372914"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LLP</w:t>
            </w:r>
          </w:p>
        </w:tc>
        <w:tc>
          <w:tcPr>
            <w:tcW w:w="4675" w:type="dxa"/>
          </w:tcPr>
          <w:p w:rsidRPr="008610E6" w:rsidR="008610E6" w:rsidP="00E220EB" w:rsidRDefault="008610E6" w14:paraId="2D2FADEC"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LLPs</w:t>
            </w:r>
          </w:p>
        </w:tc>
      </w:tr>
      <w:tr w:rsidRPr="008610E6" w:rsidR="008610E6" w:rsidTr="00E220EB" w14:paraId="7AF5A809" w14:textId="77777777">
        <w:tc>
          <w:tcPr>
            <w:tcW w:w="4675" w:type="dxa"/>
          </w:tcPr>
          <w:p w:rsidRPr="008610E6" w:rsidR="008610E6" w:rsidP="00E220EB" w:rsidRDefault="008610E6" w14:paraId="616666B0"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Category</w:t>
            </w:r>
          </w:p>
        </w:tc>
        <w:tc>
          <w:tcPr>
            <w:tcW w:w="4675" w:type="dxa"/>
          </w:tcPr>
          <w:p w:rsidRPr="008610E6" w:rsidR="008610E6" w:rsidP="00E220EB" w:rsidRDefault="008610E6" w14:paraId="307E5E55"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categories associated with records that meet the above criteria (To confirm which column does this come from)</w:t>
            </w:r>
          </w:p>
        </w:tc>
      </w:tr>
      <w:tr w:rsidRPr="008610E6" w:rsidR="008610E6" w:rsidTr="00E220EB" w14:paraId="55D0F2F8" w14:textId="77777777">
        <w:tc>
          <w:tcPr>
            <w:tcW w:w="4675" w:type="dxa"/>
          </w:tcPr>
          <w:p w:rsidRPr="008610E6" w:rsidR="008610E6" w:rsidP="00E220EB" w:rsidRDefault="008610E6" w14:paraId="3D3C5436"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Currency</w:t>
            </w:r>
          </w:p>
        </w:tc>
        <w:tc>
          <w:tcPr>
            <w:tcW w:w="4675" w:type="dxa"/>
          </w:tcPr>
          <w:p w:rsidRPr="008610E6" w:rsidR="008610E6" w:rsidP="00E220EB" w:rsidRDefault="008610E6" w14:paraId="4E7767AB"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currencies associated with records that meet the above criteria</w:t>
            </w:r>
          </w:p>
        </w:tc>
      </w:tr>
      <w:tr w:rsidRPr="008610E6" w:rsidR="008610E6" w:rsidTr="00E220EB" w14:paraId="5DA27A52" w14:textId="77777777">
        <w:tc>
          <w:tcPr>
            <w:tcW w:w="4675" w:type="dxa"/>
          </w:tcPr>
          <w:p w:rsidRPr="008610E6" w:rsidR="008610E6" w:rsidP="00E220EB" w:rsidRDefault="008610E6" w14:paraId="4C060ADB"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Scenario_Amount</w:t>
            </w:r>
          </w:p>
        </w:tc>
        <w:tc>
          <w:tcPr>
            <w:tcW w:w="4675" w:type="dxa"/>
          </w:tcPr>
          <w:p w:rsidRPr="008610E6" w:rsidR="008610E6" w:rsidP="00E220EB" w:rsidRDefault="008610E6" w14:paraId="1EDB4994" w14:textId="77777777">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amounts associated with records that meet the above criteria</w:t>
            </w:r>
          </w:p>
        </w:tc>
      </w:tr>
    </w:tbl>
    <w:p w:rsidRPr="008610E6" w:rsidR="008610E6" w:rsidP="008610E6" w:rsidRDefault="008610E6" w14:paraId="3D3B8789" w14:textId="77777777">
      <w:pPr>
        <w:jc w:val="center"/>
        <w:rPr>
          <w:rFonts w:ascii="Calibri Light" w:hAnsi="Calibri Light" w:cs="Calibri Light"/>
          <w:color w:val="000000" w:themeColor="text1"/>
          <w:sz w:val="20"/>
          <w:szCs w:val="20"/>
        </w:rPr>
      </w:pPr>
    </w:p>
    <w:p w:rsidRPr="008610E6" w:rsidR="008610E6" w:rsidP="008610E6" w:rsidRDefault="008610E6" w14:paraId="2FCB7441" w14:textId="77777777">
      <w:pPr>
        <w:jc w:val="cente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Calculate Stress FX Impact</w:t>
      </w:r>
    </w:p>
    <w:p w:rsidRPr="008610E6" w:rsidR="008610E6" w:rsidP="008610E6" w:rsidRDefault="008610E6" w14:paraId="2B37A127" w14:textId="77777777">
      <w:pPr>
        <w:jc w:val="both"/>
        <w:rPr>
          <w:rFonts w:ascii="Calibri Light" w:hAnsi="Calibri Light" w:cs="Calibri Light"/>
          <w:b/>
          <w:bCs/>
          <w:sz w:val="20"/>
          <w:szCs w:val="20"/>
        </w:rPr>
      </w:pPr>
      <w:r w:rsidRPr="008610E6">
        <w:rPr>
          <w:rFonts w:ascii="Calibri Light" w:hAnsi="Calibri Light" w:cs="Calibri Light"/>
          <w:b/>
          <w:bCs/>
          <w:sz w:val="20"/>
          <w:szCs w:val="20"/>
        </w:rPr>
        <w:t>Input Dataset</w:t>
      </w:r>
    </w:p>
    <w:p w:rsidRPr="008610E6" w:rsidR="008610E6" w:rsidP="008610E6" w:rsidRDefault="008610E6" w14:paraId="102E3036" w14:textId="77777777">
      <w:pPr>
        <w:jc w:val="both"/>
        <w:rPr>
          <w:rFonts w:ascii="Calibri Light" w:hAnsi="Calibri Light" w:cs="Calibri Light"/>
          <w:b/>
          <w:bCs/>
          <w:sz w:val="20"/>
          <w:szCs w:val="20"/>
        </w:rPr>
      </w:pPr>
      <w:r w:rsidRPr="008610E6">
        <w:rPr>
          <w:rFonts w:ascii="Calibri Light" w:hAnsi="Calibri Light" w:cs="Calibri Light"/>
          <w:b/>
          <w:bCs/>
          <w:sz w:val="20"/>
          <w:szCs w:val="20"/>
        </w:rPr>
        <w:t>1. Filtered Dataset</w:t>
      </w:r>
    </w:p>
    <w:p w:rsidRPr="008610E6" w:rsidR="008610E6" w:rsidP="008610E6" w:rsidRDefault="008610E6" w14:paraId="56FC2F54" w14:textId="77777777">
      <w:pPr>
        <w:pStyle w:val="ListParagraph"/>
        <w:numPr>
          <w:ilvl w:val="0"/>
          <w:numId w:val="115"/>
        </w:numPr>
        <w:spacing w:after="0" w:line="300" w:lineRule="atLeast"/>
        <w:rPr>
          <w:rFonts w:ascii="Calibri Light" w:hAnsi="Calibri Light" w:eastAsia="Times New Roman" w:cs="Calibri Light"/>
          <w:sz w:val="20"/>
          <w:szCs w:val="20"/>
        </w:rPr>
      </w:pPr>
      <w:r w:rsidRPr="008610E6">
        <w:rPr>
          <w:rFonts w:ascii="Calibri Light" w:hAnsi="Calibri Light" w:eastAsia="Times New Roman" w:cs="Calibri Light"/>
          <w:sz w:val="20"/>
          <w:szCs w:val="20"/>
        </w:rPr>
        <w:t xml:space="preserve">Output from Stress FX Impact </w:t>
      </w:r>
    </w:p>
    <w:p w:rsidRPr="008610E6" w:rsidR="008610E6" w:rsidP="008610E6" w:rsidRDefault="008610E6" w14:paraId="23B08DB2" w14:textId="77777777">
      <w:pPr>
        <w:pStyle w:val="ListParagraph"/>
        <w:numPr>
          <w:ilvl w:val="0"/>
          <w:numId w:val="115"/>
        </w:numPr>
        <w:spacing w:after="0" w:line="300" w:lineRule="atLeast"/>
        <w:rPr>
          <w:rFonts w:ascii="Calibri Light" w:hAnsi="Calibri Light" w:eastAsia="Times New Roman" w:cs="Calibri Light"/>
          <w:sz w:val="20"/>
          <w:szCs w:val="20"/>
        </w:rPr>
      </w:pPr>
      <w:r w:rsidRPr="008610E6">
        <w:rPr>
          <w:rFonts w:ascii="Calibri Light" w:hAnsi="Calibri Light" w:eastAsia="Times New Roman" w:cs="Calibri Light"/>
          <w:sz w:val="20"/>
          <w:szCs w:val="20"/>
        </w:rPr>
        <w:t>Contains scenario</w:t>
      </w:r>
      <w:r w:rsidRPr="008610E6">
        <w:rPr>
          <w:rFonts w:ascii="Calibri Light" w:hAnsi="Calibri Light" w:eastAsia="Times New Roman" w:cs="Calibri Light"/>
          <w:sz w:val="20"/>
          <w:szCs w:val="20"/>
        </w:rPr>
        <w:noBreakHyphen/>
      </w:r>
      <w:r w:rsidRPr="008610E6">
        <w:rPr>
          <w:rFonts w:ascii="Calibri Light" w:hAnsi="Calibri Light" w:eastAsia="Times New Roman" w:cs="Calibri Light"/>
          <w:sz w:val="20"/>
          <w:szCs w:val="20"/>
        </w:rPr>
        <w:t>level IFRS earnings and balance sheet values</w:t>
      </w:r>
    </w:p>
    <w:p w:rsidRPr="008610E6" w:rsidR="008610E6" w:rsidP="008610E6" w:rsidRDefault="008610E6" w14:paraId="4738B9E2" w14:textId="77777777">
      <w:pPr>
        <w:jc w:val="both"/>
        <w:rPr>
          <w:rFonts w:ascii="Calibri Light" w:hAnsi="Calibri Light" w:cs="Calibri Light"/>
          <w:b/>
          <w:bCs/>
          <w:sz w:val="20"/>
          <w:szCs w:val="20"/>
        </w:rPr>
      </w:pPr>
    </w:p>
    <w:p w:rsidRPr="008610E6" w:rsidR="008610E6" w:rsidP="008610E6" w:rsidRDefault="008610E6" w14:paraId="663FF33C" w14:textId="77777777">
      <w:pPr>
        <w:jc w:val="both"/>
        <w:rPr>
          <w:rFonts w:ascii="Calibri Light" w:hAnsi="Calibri Light" w:cs="Calibri Light"/>
          <w:b/>
          <w:bCs/>
          <w:sz w:val="20"/>
          <w:szCs w:val="20"/>
        </w:rPr>
      </w:pPr>
      <w:r w:rsidRPr="008610E6">
        <w:rPr>
          <w:rFonts w:ascii="Calibri Light" w:hAnsi="Calibri Light" w:cs="Calibri Light"/>
          <w:b/>
          <w:bCs/>
          <w:sz w:val="20"/>
          <w:szCs w:val="20"/>
        </w:rPr>
        <w:t>2. Shock Factor Dataset</w:t>
      </w:r>
    </w:p>
    <w:p w:rsidRPr="008610E6" w:rsidR="008610E6" w:rsidP="008610E6" w:rsidRDefault="008610E6" w14:paraId="3E63205C" w14:textId="77777777">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Data Source: Curation Layer</w:t>
      </w:r>
    </w:p>
    <w:p w:rsidRPr="008610E6" w:rsidR="008610E6" w:rsidP="008610E6" w:rsidRDefault="008610E6" w14:paraId="7BDD41E9" w14:textId="77777777">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Contains shock factors applicable for </w:t>
      </w:r>
      <w:r w:rsidRPr="008610E6">
        <w:rPr>
          <w:rFonts w:ascii="Calibri Light" w:hAnsi="Calibri Light" w:cs="Calibri Light"/>
          <w:sz w:val="20"/>
          <w:szCs w:val="20"/>
        </w:rPr>
        <w:t>Stress FX Impact</w:t>
      </w:r>
    </w:p>
    <w:p w:rsidRPr="008610E6" w:rsidR="008610E6" w:rsidP="008610E6" w:rsidRDefault="008610E6" w14:paraId="72367556" w14:textId="77777777">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Shock factors are parameterized by: </w:t>
      </w:r>
    </w:p>
    <w:p w:rsidRPr="008610E6" w:rsidR="008610E6" w:rsidP="008610E6" w:rsidRDefault="008610E6" w14:paraId="2E406173" w14:textId="77777777">
      <w:pPr>
        <w:pStyle w:val="ListParagraph"/>
        <w:numPr>
          <w:ilvl w:val="1"/>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Sensitivity Type</w:t>
      </w:r>
    </w:p>
    <w:p w:rsidRPr="008610E6" w:rsidR="008610E6" w:rsidP="008610E6" w:rsidRDefault="008610E6" w14:paraId="76E74055" w14:textId="77777777">
      <w:pPr>
        <w:pStyle w:val="ListParagraph"/>
        <w:numPr>
          <w:ilvl w:val="1"/>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Scenario Name / Risk Factor (as applicable)</w:t>
      </w:r>
    </w:p>
    <w:p w:rsidRPr="008610E6" w:rsidR="008610E6" w:rsidP="008610E6" w:rsidRDefault="008610E6" w14:paraId="209BE8A1" w14:textId="77777777">
      <w:pP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3. Baseline FX Impact Computation</w:t>
      </w:r>
    </w:p>
    <w:p w:rsidRPr="008610E6" w:rsidR="008610E6" w:rsidP="008610E6" w:rsidRDefault="008610E6" w14:paraId="183823C2" w14:textId="77777777">
      <w:p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Computation is performed at the same granularity as the input dataset: </w:t>
      </w:r>
    </w:p>
    <w:p w:rsidRPr="008610E6" w:rsidR="006F000C" w:rsidP="006F000C" w:rsidRDefault="006F000C" w14:paraId="60BE46E3" w14:textId="77777777">
      <w:pPr>
        <w:pStyle w:val="ListParagraph"/>
        <w:numPr>
          <w:ilvl w:val="0"/>
          <w:numId w:val="119"/>
        </w:numPr>
        <w:rPr>
          <w:rFonts w:ascii="Calibri Light" w:hAnsi="Calibri Light" w:cs="Calibri Light"/>
          <w:color w:val="000000" w:themeColor="text1"/>
          <w:sz w:val="20"/>
          <w:szCs w:val="20"/>
        </w:rPr>
      </w:pPr>
      <w:commentRangeStart w:id="169"/>
      <w:r w:rsidRPr="008610E6">
        <w:rPr>
          <w:rFonts w:ascii="Calibri Light" w:hAnsi="Calibri Light" w:cs="Calibri Light"/>
          <w:color w:val="000000" w:themeColor="text1"/>
          <w:sz w:val="20"/>
          <w:szCs w:val="20"/>
        </w:rPr>
        <w:t>LLP</w:t>
      </w:r>
      <w:commentRangeEnd w:id="169"/>
      <w:r w:rsidRPr="008610E6">
        <w:rPr>
          <w:rStyle w:val="CommentReference"/>
          <w:rFonts w:ascii="Calibri Light" w:hAnsi="Calibri Light" w:cs="Calibri Light"/>
          <w:color w:val="000000" w:themeColor="text1"/>
          <w:sz w:val="20"/>
          <w:szCs w:val="20"/>
        </w:rPr>
        <w:commentReference w:id="169"/>
      </w:r>
    </w:p>
    <w:p w:rsidRPr="008610E6" w:rsidR="006F000C" w:rsidP="006F000C" w:rsidRDefault="006F000C" w14:paraId="7EB24FF9" w14:textId="77777777">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Balance Sheet Component</w:t>
      </w:r>
    </w:p>
    <w:p w:rsidRPr="008610E6" w:rsidR="006F000C" w:rsidP="006F000C" w:rsidRDefault="006F000C" w14:paraId="19B2F7AC" w14:textId="77777777">
      <w:pPr>
        <w:pStyle w:val="ListParagraph"/>
        <w:numPr>
          <w:ilvl w:val="0"/>
          <w:numId w:val="119"/>
        </w:numPr>
        <w:rPr>
          <w:rFonts w:ascii="Calibri Light" w:hAnsi="Calibri Light" w:cs="Calibri Light"/>
          <w:color w:val="000000" w:themeColor="text1"/>
          <w:sz w:val="20"/>
          <w:szCs w:val="20"/>
        </w:rPr>
      </w:pPr>
      <w:r>
        <w:rPr>
          <w:rFonts w:ascii="Calibri Light" w:hAnsi="Calibri Light" w:cs="Calibri Light"/>
          <w:color w:val="000000" w:themeColor="text1"/>
          <w:sz w:val="20"/>
          <w:szCs w:val="20"/>
        </w:rPr>
        <w:t xml:space="preserve">GAM Sensitivity </w:t>
      </w:r>
      <w:r w:rsidRPr="008610E6">
        <w:rPr>
          <w:rFonts w:ascii="Calibri Light" w:hAnsi="Calibri Light" w:cs="Calibri Light"/>
          <w:color w:val="000000" w:themeColor="text1"/>
          <w:sz w:val="20"/>
          <w:szCs w:val="20"/>
        </w:rPr>
        <w:t>Scenario</w:t>
      </w:r>
      <w:r>
        <w:rPr>
          <w:rFonts w:ascii="Calibri Light" w:hAnsi="Calibri Light" w:cs="Calibri Light"/>
          <w:color w:val="000000" w:themeColor="text1"/>
          <w:sz w:val="20"/>
          <w:szCs w:val="20"/>
        </w:rPr>
        <w:t xml:space="preserve"> Name</w:t>
      </w:r>
    </w:p>
    <w:p w:rsidRPr="008610E6" w:rsidR="008610E6" w:rsidP="008610E6" w:rsidRDefault="008610E6" w14:paraId="08891DBE" w14:textId="77777777">
      <w:pPr>
        <w:jc w:val="both"/>
        <w:rPr>
          <w:rFonts w:ascii="Calibri Light" w:hAnsi="Calibri Light" w:cs="Calibri Light"/>
          <w:b/>
          <w:bCs/>
          <w:sz w:val="20"/>
          <w:szCs w:val="20"/>
        </w:rPr>
      </w:pPr>
      <w:r w:rsidRPr="008610E6">
        <w:rPr>
          <w:rFonts w:ascii="Calibri Light" w:hAnsi="Calibri Light" w:cs="Calibri Light"/>
          <w:b/>
          <w:bCs/>
          <w:sz w:val="20"/>
          <w:szCs w:val="20"/>
        </w:rPr>
        <w:t>4. Total Amount</w:t>
      </w:r>
    </w:p>
    <w:p w:rsidR="00405CFC" w:rsidP="00405CFC" w:rsidRDefault="00405CFC" w14:paraId="498FB52A" w14:textId="77777777">
      <w:pPr>
        <w:pStyle w:val="ListParagraph"/>
        <w:numPr>
          <w:ilvl w:val="0"/>
          <w:numId w:val="126"/>
        </w:numPr>
        <w:jc w:val="both"/>
        <w:rPr>
          <w:rFonts w:ascii="Calibri Light" w:hAnsi="Calibri Light" w:cs="Calibri Light"/>
          <w:color w:val="000000" w:themeColor="text1"/>
          <w:sz w:val="20"/>
          <w:szCs w:val="20"/>
        </w:rPr>
      </w:pPr>
      <w:r w:rsidRPr="00BC62B9">
        <w:rPr>
          <w:rFonts w:ascii="Calibri Light" w:hAnsi="Calibri Light" w:cs="Calibri Light"/>
          <w:color w:val="000000" w:themeColor="text1"/>
          <w:sz w:val="20"/>
          <w:szCs w:val="20"/>
        </w:rPr>
        <w:t xml:space="preserve">The total </w:t>
      </w:r>
      <w:r>
        <w:rPr>
          <w:rFonts w:ascii="Calibri Light" w:hAnsi="Calibri Light" w:cs="Calibri Light"/>
          <w:color w:val="000000" w:themeColor="text1"/>
          <w:sz w:val="20"/>
          <w:szCs w:val="20"/>
        </w:rPr>
        <w:t xml:space="preserve">Stress FX </w:t>
      </w:r>
      <w:r w:rsidRPr="00BC62B9">
        <w:rPr>
          <w:rFonts w:ascii="Calibri Light" w:hAnsi="Calibri Light" w:cs="Calibri Light"/>
          <w:color w:val="000000" w:themeColor="text1"/>
          <w:sz w:val="20"/>
          <w:szCs w:val="20"/>
        </w:rPr>
        <w:t>Net Impact is the FX impact on the combined stress net impacts from FI, PE, and ALDA.</w:t>
      </w:r>
    </w:p>
    <w:p w:rsidRPr="008610E6" w:rsidR="00405CFC" w:rsidP="00405CFC" w:rsidRDefault="00405CFC" w14:paraId="610D31E7" w14:textId="2A52E7B4">
      <w:pPr>
        <w:pStyle w:val="ListParagraph"/>
        <w:numPr>
          <w:ilvl w:val="0"/>
          <w:numId w:val="126"/>
        </w:numPr>
        <w:jc w:val="both"/>
        <w:rPr>
          <w:rFonts w:ascii="Calibri Light" w:hAnsi="Calibri Light" w:cs="Calibri Light"/>
          <w:color w:val="000000" w:themeColor="text1"/>
          <w:sz w:val="20"/>
          <w:szCs w:val="20"/>
        </w:rPr>
      </w:pPr>
      <w:r w:rsidRPr="00BC62B9">
        <w:rPr>
          <w:rFonts w:ascii="Calibri Light" w:hAnsi="Calibri Light" w:cs="Calibri Light"/>
          <w:color w:val="000000" w:themeColor="text1"/>
          <w:sz w:val="20"/>
          <w:szCs w:val="20"/>
        </w:rPr>
        <w:t xml:space="preserve">The total </w:t>
      </w:r>
      <w:r>
        <w:rPr>
          <w:rFonts w:ascii="Calibri Light" w:hAnsi="Calibri Light" w:cs="Calibri Light"/>
          <w:color w:val="000000" w:themeColor="text1"/>
          <w:sz w:val="20"/>
          <w:szCs w:val="20"/>
        </w:rPr>
        <w:t>Stress FX Asset</w:t>
      </w:r>
      <w:r w:rsidRPr="00BC62B9">
        <w:rPr>
          <w:rFonts w:ascii="Calibri Light" w:hAnsi="Calibri Light" w:cs="Calibri Light"/>
          <w:color w:val="000000" w:themeColor="text1"/>
          <w:sz w:val="20"/>
          <w:szCs w:val="20"/>
        </w:rPr>
        <w:t xml:space="preserve"> Impact is the FX impact on the combined stress </w:t>
      </w:r>
      <w:r>
        <w:rPr>
          <w:rFonts w:ascii="Calibri Light" w:hAnsi="Calibri Light" w:cs="Calibri Light"/>
          <w:color w:val="000000" w:themeColor="text1"/>
          <w:sz w:val="20"/>
          <w:szCs w:val="20"/>
        </w:rPr>
        <w:t>Asset</w:t>
      </w:r>
      <w:r w:rsidRPr="00BC62B9">
        <w:rPr>
          <w:rFonts w:ascii="Calibri Light" w:hAnsi="Calibri Light" w:cs="Calibri Light"/>
          <w:color w:val="000000" w:themeColor="text1"/>
          <w:sz w:val="20"/>
          <w:szCs w:val="20"/>
        </w:rPr>
        <w:t xml:space="preserve"> impacts from FI, PE, and ALDA</w:t>
      </w:r>
      <w:r>
        <w:rPr>
          <w:rFonts w:ascii="Calibri Light" w:hAnsi="Calibri Light" w:cs="Calibri Light"/>
          <w:color w:val="000000" w:themeColor="text1"/>
          <w:sz w:val="20"/>
          <w:szCs w:val="20"/>
        </w:rPr>
        <w:t xml:space="preserve">. </w:t>
      </w:r>
    </w:p>
    <w:p w:rsidRPr="008610E6" w:rsidR="00405CFC" w:rsidP="00405CFC" w:rsidRDefault="00405CFC" w14:paraId="52404C40" w14:textId="77777777">
      <w:pPr>
        <w:pStyle w:val="ListParagraph"/>
        <w:numPr>
          <w:ilvl w:val="0"/>
          <w:numId w:val="126"/>
        </w:numPr>
        <w:jc w:val="both"/>
        <w:rPr>
          <w:rFonts w:ascii="Calibri Light" w:hAnsi="Calibri Light" w:cs="Calibri Light"/>
          <w:color w:val="000000" w:themeColor="text1"/>
          <w:sz w:val="20"/>
          <w:szCs w:val="20"/>
        </w:rPr>
      </w:pPr>
      <w:r w:rsidRPr="00BC62B9">
        <w:rPr>
          <w:rFonts w:ascii="Calibri Light" w:hAnsi="Calibri Light" w:cs="Calibri Light"/>
          <w:color w:val="000000" w:themeColor="text1"/>
          <w:sz w:val="20"/>
          <w:szCs w:val="20"/>
        </w:rPr>
        <w:t xml:space="preserve">The total </w:t>
      </w:r>
      <w:r>
        <w:rPr>
          <w:rFonts w:ascii="Calibri Light" w:hAnsi="Calibri Light" w:cs="Calibri Light"/>
          <w:color w:val="000000" w:themeColor="text1"/>
          <w:sz w:val="20"/>
          <w:szCs w:val="20"/>
        </w:rPr>
        <w:t>Stress FX Liability</w:t>
      </w:r>
      <w:r w:rsidRPr="00BC62B9">
        <w:rPr>
          <w:rFonts w:ascii="Calibri Light" w:hAnsi="Calibri Light" w:cs="Calibri Light"/>
          <w:color w:val="000000" w:themeColor="text1"/>
          <w:sz w:val="20"/>
          <w:szCs w:val="20"/>
        </w:rPr>
        <w:t xml:space="preserve"> Impact is the FX impact on the combined stress </w:t>
      </w:r>
      <w:r>
        <w:rPr>
          <w:rFonts w:ascii="Calibri Light" w:hAnsi="Calibri Light" w:cs="Calibri Light"/>
          <w:color w:val="000000" w:themeColor="text1"/>
          <w:sz w:val="20"/>
          <w:szCs w:val="20"/>
        </w:rPr>
        <w:t>Liability</w:t>
      </w:r>
      <w:r w:rsidRPr="00BC62B9">
        <w:rPr>
          <w:rFonts w:ascii="Calibri Light" w:hAnsi="Calibri Light" w:cs="Calibri Light"/>
          <w:color w:val="000000" w:themeColor="text1"/>
          <w:sz w:val="20"/>
          <w:szCs w:val="20"/>
        </w:rPr>
        <w:t xml:space="preserve"> impacts from FI, PE, and ALDA</w:t>
      </w:r>
      <w:r>
        <w:rPr>
          <w:rFonts w:ascii="Calibri Light" w:hAnsi="Calibri Light" w:cs="Calibri Light"/>
          <w:color w:val="000000" w:themeColor="text1"/>
          <w:sz w:val="20"/>
          <w:szCs w:val="20"/>
        </w:rPr>
        <w:t xml:space="preserve">. </w:t>
      </w:r>
    </w:p>
    <w:p w:rsidRPr="008610E6" w:rsidR="008610E6" w:rsidP="008610E6" w:rsidRDefault="008610E6" w14:paraId="02BFB7B6" w14:textId="77777777">
      <w:pPr>
        <w:jc w:val="both"/>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Process Details:</w:t>
      </w:r>
    </w:p>
    <w:p w:rsidRPr="008610E6" w:rsidR="008610E6" w:rsidP="008610E6" w:rsidRDefault="008610E6" w14:paraId="0FF7824F" w14:textId="77777777">
      <w:pPr>
        <w:pStyle w:val="ListParagraph"/>
        <w:numPr>
          <w:ilvl w:val="0"/>
          <w:numId w:val="125"/>
        </w:numPr>
        <w:rPr>
          <w:rFonts w:ascii="Calibri Light" w:hAnsi="Calibri Light" w:cs="Calibri Light"/>
          <w:b/>
          <w:bCs/>
          <w:color w:val="000000" w:themeColor="text1"/>
          <w:sz w:val="20"/>
          <w:szCs w:val="20"/>
        </w:rPr>
      </w:pPr>
      <w:r w:rsidRPr="008610E6">
        <w:rPr>
          <w:rFonts w:ascii="Calibri Light" w:hAnsi="Calibri Light" w:cs="Calibri Light"/>
          <w:color w:val="000000" w:themeColor="text1"/>
          <w:sz w:val="20"/>
          <w:szCs w:val="20"/>
        </w:rPr>
        <w:t xml:space="preserve">Extract the shock factor from the curation layer to compute for the </w:t>
      </w:r>
      <w:r w:rsidRPr="008610E6">
        <w:rPr>
          <w:rFonts w:ascii="Calibri Light" w:hAnsi="Calibri Light" w:cs="Calibri Light"/>
          <w:b/>
          <w:bCs/>
          <w:color w:val="000000" w:themeColor="text1"/>
          <w:sz w:val="20"/>
          <w:szCs w:val="20"/>
        </w:rPr>
        <w:t>Stress FX Impact</w:t>
      </w:r>
    </w:p>
    <w:p w:rsidRPr="00D17F02" w:rsidR="00141A96" w:rsidP="00E56B72" w:rsidRDefault="008610E6" w14:paraId="1A41EEC6" w14:textId="4F722BA1">
      <w:pPr>
        <w:pStyle w:val="ListParagraph"/>
        <w:numPr>
          <w:ilvl w:val="0"/>
          <w:numId w:val="123"/>
        </w:numPr>
        <w:jc w:val="both"/>
        <w:rPr>
          <w:rFonts w:ascii="Calibri Light" w:hAnsi="Calibri Light" w:cs="Calibri Light"/>
          <w:color w:val="000000" w:themeColor="text1"/>
          <w:sz w:val="20"/>
          <w:szCs w:val="20"/>
        </w:rPr>
      </w:pPr>
      <w:hyperlink w:history="1" r:id="rId28">
        <w:r w:rsidRPr="00223B22">
          <w:rPr>
            <w:rStyle w:val="Hyperlink"/>
            <w:rFonts w:ascii="Calibri Light" w:hAnsi="Calibri Light" w:cs="Calibri Light"/>
            <w:b/>
            <w:bCs/>
            <w:sz w:val="20"/>
            <w:szCs w:val="20"/>
          </w:rPr>
          <w:t>Refer to the Calculation Logic file for the formula. (ES-FX1&amp;2)</w:t>
        </w:r>
      </w:hyperlink>
    </w:p>
    <w:p w:rsidRPr="00C13CE2" w:rsidR="00C13CE2" w:rsidP="00C13CE2" w:rsidRDefault="00C13CE2" w14:paraId="67A86692" w14:textId="4B91EB39">
      <w:pPr>
        <w:pStyle w:val="Heading2"/>
        <w:rPr>
          <w:rFonts w:ascii="Calibri Light" w:hAnsi="Calibri Light" w:cs="Calibri Light"/>
          <w:b/>
          <w:bCs/>
          <w:color w:val="auto"/>
          <w:sz w:val="22"/>
          <w:szCs w:val="22"/>
        </w:rPr>
      </w:pPr>
      <w:bookmarkStart w:name="_Toc558529391" w:id="170"/>
      <w:r w:rsidRPr="2EBDFC38">
        <w:rPr>
          <w:rFonts w:ascii="Calibri Light" w:hAnsi="Calibri Light" w:cs="Calibri Light"/>
          <w:b/>
          <w:bCs/>
          <w:color w:val="auto"/>
          <w:sz w:val="22"/>
          <w:szCs w:val="22"/>
        </w:rPr>
        <w:t>4.4 Business Requirement –Net Impact Summary</w:t>
      </w:r>
      <w:bookmarkEnd w:id="170"/>
    </w:p>
    <w:p w:rsidRPr="00C13CE2" w:rsidR="00C13CE2" w:rsidP="00C13CE2" w:rsidRDefault="00C13CE2" w14:paraId="4273DF95" w14:textId="77777777">
      <w:pPr>
        <w:pStyle w:val="Heading3"/>
        <w:rPr>
          <w:rFonts w:ascii="Calibri Light" w:hAnsi="Calibri Light" w:cs="Calibri Light"/>
          <w:b/>
          <w:bCs/>
          <w:color w:val="auto"/>
          <w:sz w:val="22"/>
          <w:szCs w:val="22"/>
        </w:rPr>
      </w:pPr>
      <w:bookmarkStart w:name="_Toc1358906285" w:id="171"/>
      <w:r w:rsidRPr="2EBDFC38">
        <w:rPr>
          <w:rFonts w:ascii="Calibri Light" w:hAnsi="Calibri Light" w:cs="Calibri Light"/>
          <w:b/>
          <w:bCs/>
          <w:color w:val="auto"/>
          <w:sz w:val="22"/>
          <w:szCs w:val="22"/>
        </w:rPr>
        <w:t>4.4.1 Objective</w:t>
      </w:r>
      <w:bookmarkEnd w:id="171"/>
    </w:p>
    <w:p w:rsidR="00541420" w:rsidP="00541420" w:rsidRDefault="00541420" w14:paraId="5549793F" w14:textId="77777777">
      <w:pPr>
        <w:pStyle w:val="NoSpacing"/>
        <w:rPr>
          <w:rFonts w:asciiTheme="majorHAnsi" w:hAnsiTheme="majorHAnsi" w:cstheme="majorHAnsi"/>
        </w:rPr>
      </w:pPr>
    </w:p>
    <w:p w:rsidR="00541420" w:rsidP="00541420" w:rsidRDefault="00541420" w14:paraId="7EBD5933" w14:textId="77777777">
      <w:pPr>
        <w:pStyle w:val="NoSpacing"/>
        <w:rPr>
          <w:rFonts w:asciiTheme="majorHAnsi" w:hAnsiTheme="majorHAnsi" w:cstheme="majorHAnsi"/>
        </w:rPr>
      </w:pPr>
    </w:p>
    <w:p w:rsidR="00541420" w:rsidP="00541420" w:rsidRDefault="00541420" w14:paraId="4113E846" w14:textId="77777777">
      <w:pPr>
        <w:pStyle w:val="NoSpacing"/>
        <w:rPr>
          <w:rFonts w:asciiTheme="majorHAnsi" w:hAnsiTheme="majorHAnsi" w:cstheme="majorHAnsi"/>
        </w:rPr>
      </w:pPr>
    </w:p>
    <w:p w:rsidR="00541420" w:rsidP="00541420" w:rsidRDefault="00541420" w14:paraId="33C28AE4" w14:textId="77777777">
      <w:pPr>
        <w:pStyle w:val="NoSpacing"/>
        <w:rPr>
          <w:rFonts w:asciiTheme="majorHAnsi" w:hAnsiTheme="majorHAnsi" w:cstheme="majorHAnsi"/>
        </w:rPr>
      </w:pPr>
    </w:p>
    <w:p w:rsidR="00541420" w:rsidP="00541420" w:rsidRDefault="00541420" w14:paraId="49570EEA" w14:textId="77777777">
      <w:pPr>
        <w:pStyle w:val="NoSpacing"/>
        <w:rPr>
          <w:rFonts w:asciiTheme="majorHAnsi" w:hAnsiTheme="majorHAnsi" w:cstheme="majorHAnsi"/>
        </w:rPr>
      </w:pPr>
    </w:p>
    <w:p w:rsidR="2EBDFC38" w:rsidP="2EBDFC38" w:rsidRDefault="2EBDFC38" w14:paraId="46FEAD44" w14:textId="6B3C217C">
      <w:pPr>
        <w:spacing w:after="0"/>
        <w:rPr>
          <w:rFonts w:asciiTheme="majorHAnsi" w:hAnsiTheme="majorHAnsi" w:cstheme="majorBidi"/>
        </w:rPr>
      </w:pPr>
    </w:p>
    <w:p w:rsidR="2EBDFC38" w:rsidP="2EBDFC38" w:rsidRDefault="2EBDFC38" w14:paraId="3FC26057" w14:textId="1855BD91">
      <w:pPr>
        <w:spacing w:after="0"/>
        <w:rPr>
          <w:rFonts w:asciiTheme="majorHAnsi" w:hAnsiTheme="majorHAnsi" w:cstheme="majorBidi"/>
        </w:rPr>
      </w:pPr>
    </w:p>
    <w:p w:rsidR="2EBDFC38" w:rsidP="2EBDFC38" w:rsidRDefault="2EBDFC38" w14:paraId="5123523D" w14:textId="3A6EC244">
      <w:pPr>
        <w:spacing w:after="0"/>
        <w:rPr>
          <w:rFonts w:asciiTheme="majorHAnsi" w:hAnsiTheme="majorHAnsi" w:cstheme="majorBidi"/>
        </w:rPr>
      </w:pPr>
    </w:p>
    <w:p w:rsidR="2EBDFC38" w:rsidP="2EBDFC38" w:rsidRDefault="2EBDFC38" w14:paraId="3706C498" w14:textId="25E05937">
      <w:pPr>
        <w:spacing w:after="0"/>
        <w:rPr>
          <w:rFonts w:asciiTheme="majorHAnsi" w:hAnsiTheme="majorHAnsi" w:cstheme="majorBidi"/>
        </w:rPr>
      </w:pPr>
    </w:p>
    <w:p w:rsidR="2EBDFC38" w:rsidP="2EBDFC38" w:rsidRDefault="2EBDFC38" w14:paraId="2F80EB8A" w14:textId="724B6E6E">
      <w:pPr>
        <w:spacing w:after="0"/>
        <w:rPr>
          <w:rFonts w:asciiTheme="majorHAnsi" w:hAnsiTheme="majorHAnsi" w:cstheme="majorBidi"/>
        </w:rPr>
      </w:pPr>
    </w:p>
    <w:p w:rsidR="2EBDFC38" w:rsidP="2EBDFC38" w:rsidRDefault="2EBDFC38" w14:paraId="6179EF46" w14:textId="3CD284E7">
      <w:pPr>
        <w:spacing w:after="0"/>
        <w:rPr>
          <w:rFonts w:asciiTheme="majorHAnsi" w:hAnsiTheme="majorHAnsi" w:cstheme="majorBidi"/>
        </w:rPr>
      </w:pPr>
    </w:p>
    <w:p w:rsidR="2EBDFC38" w:rsidP="2EBDFC38" w:rsidRDefault="2EBDFC38" w14:paraId="73A6C587" w14:textId="59F0B6F4">
      <w:pPr>
        <w:spacing w:after="0"/>
        <w:rPr>
          <w:rFonts w:asciiTheme="majorHAnsi" w:hAnsiTheme="majorHAnsi" w:cstheme="majorBidi"/>
        </w:rPr>
      </w:pPr>
    </w:p>
    <w:p w:rsidR="2EBDFC38" w:rsidP="2EBDFC38" w:rsidRDefault="2EBDFC38" w14:paraId="15E4BBA2" w14:textId="14359263">
      <w:pPr>
        <w:spacing w:after="0"/>
        <w:rPr>
          <w:rFonts w:asciiTheme="majorHAnsi" w:hAnsiTheme="majorHAnsi" w:cstheme="majorBidi"/>
        </w:rPr>
      </w:pPr>
    </w:p>
    <w:p w:rsidR="2EBDFC38" w:rsidP="2EBDFC38" w:rsidRDefault="2EBDFC38" w14:paraId="5E6278C7" w14:textId="16D24AA8">
      <w:pPr>
        <w:spacing w:after="0"/>
        <w:rPr>
          <w:rFonts w:asciiTheme="majorHAnsi" w:hAnsiTheme="majorHAnsi" w:cstheme="majorBidi"/>
        </w:rPr>
      </w:pPr>
    </w:p>
    <w:p w:rsidR="2EBDFC38" w:rsidP="2EBDFC38" w:rsidRDefault="2EBDFC38" w14:paraId="7DA3BE40" w14:textId="5E0C2132">
      <w:pPr>
        <w:spacing w:after="0"/>
        <w:rPr>
          <w:rFonts w:asciiTheme="majorHAnsi" w:hAnsiTheme="majorHAnsi" w:cstheme="majorBidi"/>
        </w:rPr>
      </w:pPr>
    </w:p>
    <w:p w:rsidR="2EBDFC38" w:rsidP="2EBDFC38" w:rsidRDefault="2EBDFC38" w14:paraId="2B97B242" w14:textId="1618658B">
      <w:pPr>
        <w:spacing w:after="0"/>
        <w:rPr>
          <w:rFonts w:asciiTheme="majorHAnsi" w:hAnsiTheme="majorHAnsi" w:cstheme="majorBidi"/>
        </w:rPr>
      </w:pPr>
    </w:p>
    <w:p w:rsidR="2EBDFC38" w:rsidP="2EBDFC38" w:rsidRDefault="2EBDFC38" w14:paraId="00CC5D5C" w14:textId="6B951D0B">
      <w:pPr>
        <w:spacing w:after="0"/>
        <w:rPr>
          <w:rFonts w:asciiTheme="majorHAnsi" w:hAnsiTheme="majorHAnsi" w:cstheme="majorBidi"/>
        </w:rPr>
      </w:pPr>
    </w:p>
    <w:p w:rsidR="2EBDFC38" w:rsidP="2EBDFC38" w:rsidRDefault="2EBDFC38" w14:paraId="63F7E39F" w14:textId="0CF4D349">
      <w:pPr>
        <w:spacing w:after="0"/>
        <w:rPr>
          <w:rFonts w:asciiTheme="majorHAnsi" w:hAnsiTheme="majorHAnsi" w:cstheme="majorBidi"/>
        </w:rPr>
      </w:pPr>
    </w:p>
    <w:p w:rsidR="2EBDFC38" w:rsidP="2EBDFC38" w:rsidRDefault="2EBDFC38" w14:paraId="26A690AB" w14:textId="39F37B50">
      <w:pPr>
        <w:spacing w:after="0"/>
        <w:rPr>
          <w:rFonts w:asciiTheme="majorHAnsi" w:hAnsiTheme="majorHAnsi" w:cstheme="majorBidi"/>
        </w:rPr>
      </w:pPr>
    </w:p>
    <w:p w:rsidR="2EBDFC38" w:rsidP="2EBDFC38" w:rsidRDefault="2EBDFC38" w14:paraId="60BCB517" w14:textId="402B73FB">
      <w:pPr>
        <w:spacing w:after="0"/>
        <w:rPr>
          <w:rFonts w:asciiTheme="majorHAnsi" w:hAnsiTheme="majorHAnsi" w:cstheme="majorBidi"/>
        </w:rPr>
      </w:pPr>
    </w:p>
    <w:p w:rsidR="2EBDFC38" w:rsidP="2EBDFC38" w:rsidRDefault="2EBDFC38" w14:paraId="131AA394" w14:textId="26DE0342">
      <w:pPr>
        <w:spacing w:after="0"/>
        <w:rPr>
          <w:rFonts w:asciiTheme="majorHAnsi" w:hAnsiTheme="majorHAnsi" w:cstheme="majorBidi"/>
        </w:rPr>
      </w:pPr>
    </w:p>
    <w:p w:rsidR="2EBDFC38" w:rsidP="2EBDFC38" w:rsidRDefault="2EBDFC38" w14:paraId="27336EF5" w14:textId="5B0761D9">
      <w:pPr>
        <w:spacing w:after="0"/>
        <w:rPr>
          <w:rFonts w:asciiTheme="majorHAnsi" w:hAnsiTheme="majorHAnsi" w:cstheme="majorBidi"/>
        </w:rPr>
      </w:pPr>
    </w:p>
    <w:p w:rsidR="2EBDFC38" w:rsidP="2EBDFC38" w:rsidRDefault="2EBDFC38" w14:paraId="73897132" w14:textId="3E86FF09">
      <w:pPr>
        <w:spacing w:after="0"/>
        <w:rPr>
          <w:rFonts w:asciiTheme="majorHAnsi" w:hAnsiTheme="majorHAnsi" w:cstheme="majorBidi"/>
        </w:rPr>
      </w:pPr>
    </w:p>
    <w:p w:rsidR="2EBDFC38" w:rsidP="2EBDFC38" w:rsidRDefault="2EBDFC38" w14:paraId="60D85EBA" w14:textId="2025AFBE">
      <w:pPr>
        <w:spacing w:after="0"/>
        <w:rPr>
          <w:rFonts w:asciiTheme="majorHAnsi" w:hAnsiTheme="majorHAnsi" w:cstheme="majorBidi"/>
        </w:rPr>
      </w:pPr>
    </w:p>
    <w:p w:rsidR="2EBDFC38" w:rsidP="2EBDFC38" w:rsidRDefault="2EBDFC38" w14:paraId="3BFE6640" w14:textId="2EA3EEBE">
      <w:pPr>
        <w:spacing w:after="0"/>
        <w:rPr>
          <w:rFonts w:asciiTheme="majorHAnsi" w:hAnsiTheme="majorHAnsi" w:cstheme="majorBidi"/>
        </w:rPr>
      </w:pPr>
    </w:p>
    <w:p w:rsidR="2EBDFC38" w:rsidP="2EBDFC38" w:rsidRDefault="2EBDFC38" w14:paraId="1D0BB5DD" w14:textId="43E0A613">
      <w:pPr>
        <w:spacing w:after="0"/>
        <w:rPr>
          <w:rFonts w:asciiTheme="majorHAnsi" w:hAnsiTheme="majorHAnsi" w:cstheme="majorBidi"/>
        </w:rPr>
      </w:pPr>
    </w:p>
    <w:p w:rsidR="2EBDFC38" w:rsidP="2EBDFC38" w:rsidRDefault="2EBDFC38" w14:paraId="44AAA507" w14:textId="6F91C063">
      <w:pPr>
        <w:spacing w:after="0"/>
        <w:rPr>
          <w:rFonts w:asciiTheme="majorHAnsi" w:hAnsiTheme="majorHAnsi" w:cstheme="majorBidi"/>
        </w:rPr>
      </w:pPr>
    </w:p>
    <w:p w:rsidR="2EBDFC38" w:rsidP="2EBDFC38" w:rsidRDefault="2EBDFC38" w14:paraId="2209079F" w14:textId="1FED4520">
      <w:pPr>
        <w:spacing w:after="0"/>
        <w:rPr>
          <w:rFonts w:asciiTheme="majorHAnsi" w:hAnsiTheme="majorHAnsi" w:cstheme="majorBidi"/>
        </w:rPr>
      </w:pPr>
    </w:p>
    <w:p w:rsidR="2EBDFC38" w:rsidP="2EBDFC38" w:rsidRDefault="2EBDFC38" w14:paraId="3C82E859" w14:textId="24760A2F">
      <w:pPr>
        <w:spacing w:after="0"/>
        <w:rPr>
          <w:rFonts w:asciiTheme="majorHAnsi" w:hAnsiTheme="majorHAnsi" w:cstheme="majorBidi"/>
        </w:rPr>
      </w:pPr>
    </w:p>
    <w:p w:rsidR="2EBDFC38" w:rsidP="2EBDFC38" w:rsidRDefault="2EBDFC38" w14:paraId="19243010" w14:textId="66AFA870">
      <w:pPr>
        <w:spacing w:after="0"/>
        <w:rPr>
          <w:rFonts w:asciiTheme="majorHAnsi" w:hAnsiTheme="majorHAnsi" w:cstheme="majorBidi"/>
        </w:rPr>
      </w:pPr>
    </w:p>
    <w:p w:rsidR="2EBDFC38" w:rsidP="2EBDFC38" w:rsidRDefault="2EBDFC38" w14:paraId="550B08A8" w14:textId="5BF6B5BA">
      <w:pPr>
        <w:spacing w:after="0"/>
        <w:rPr>
          <w:rFonts w:asciiTheme="majorHAnsi" w:hAnsiTheme="majorHAnsi" w:cstheme="majorBidi"/>
        </w:rPr>
      </w:pPr>
    </w:p>
    <w:p w:rsidRPr="0029487B" w:rsidR="00541420" w:rsidP="5F943F34" w:rsidRDefault="00541420" w14:paraId="11E4D00F" w14:textId="39B0DD6C">
      <w:pPr>
        <w:spacing w:after="0"/>
        <w:rPr>
          <w:rFonts w:asciiTheme="majorHAnsi" w:hAnsiTheme="majorHAnsi" w:cstheme="majorBidi"/>
          <w:b/>
          <w:bCs/>
          <w:sz w:val="20"/>
          <w:szCs w:val="20"/>
        </w:rPr>
      </w:pPr>
    </w:p>
    <w:p w:rsidRPr="00A567F7" w:rsidR="00541420" w:rsidP="00A567F7" w:rsidRDefault="00A567F7" w14:paraId="120E8B78" w14:textId="6E3A8D92">
      <w:pPr>
        <w:pStyle w:val="Heading1"/>
        <w:rPr>
          <w:rFonts w:ascii="Calibri Light" w:hAnsi="Calibri Light" w:cs="Calibri Light"/>
          <w:b/>
          <w:bCs/>
          <w:color w:val="auto"/>
          <w:sz w:val="22"/>
          <w:szCs w:val="22"/>
        </w:rPr>
      </w:pPr>
      <w:bookmarkStart w:name="_Toc341758887" w:id="172"/>
      <w:r w:rsidRPr="2EBDFC38">
        <w:rPr>
          <w:rFonts w:ascii="Calibri Light" w:hAnsi="Calibri Light" w:cs="Calibri Light"/>
          <w:b/>
          <w:bCs/>
          <w:color w:val="auto"/>
          <w:sz w:val="22"/>
          <w:szCs w:val="22"/>
        </w:rPr>
        <w:t>5.</w:t>
      </w:r>
      <w:r w:rsidRPr="2EBDFC38" w:rsidR="00541420">
        <w:rPr>
          <w:rFonts w:ascii="Calibri Light" w:hAnsi="Calibri Light" w:cs="Calibri Light"/>
          <w:b/>
          <w:bCs/>
          <w:color w:val="auto"/>
          <w:sz w:val="22"/>
          <w:szCs w:val="22"/>
        </w:rPr>
        <w:t xml:space="preserve"> Non-Functional Requirements.</w:t>
      </w:r>
      <w:bookmarkEnd w:id="172"/>
    </w:p>
    <w:p w:rsidRPr="00930068" w:rsidR="00541420" w:rsidP="00541420" w:rsidRDefault="00A567F7" w14:paraId="2510797E" w14:textId="48EF17DF">
      <w:pPr>
        <w:pStyle w:val="Heading3"/>
        <w:ind w:left="360" w:firstLine="720"/>
        <w:rPr>
          <w:color w:val="000000" w:themeColor="text1"/>
        </w:rPr>
      </w:pPr>
      <w:bookmarkStart w:name="_Toc1921338120" w:id="173"/>
      <w:r w:rsidRPr="2EBDFC38">
        <w:rPr>
          <w:color w:val="000000" w:themeColor="text1"/>
        </w:rPr>
        <w:t>5</w:t>
      </w:r>
      <w:r w:rsidRPr="2EBDFC38" w:rsidR="00541420">
        <w:rPr>
          <w:color w:val="000000" w:themeColor="text1"/>
        </w:rPr>
        <w:t>.2.1 Specifications for Project</w:t>
      </w:r>
      <w:bookmarkEnd w:id="173"/>
      <w:r w:rsidRPr="2EBDFC38" w:rsidR="00541420">
        <w:rPr>
          <w:color w:val="000000" w:themeColor="text1"/>
        </w:rPr>
        <w:t xml:space="preserve"> </w:t>
      </w:r>
    </w:p>
    <w:tbl>
      <w:tblPr>
        <w:tblW w:w="4577" w:type="pct"/>
        <w:jc w:val="center"/>
        <w:tblLook w:val="04A0" w:firstRow="1" w:lastRow="0" w:firstColumn="1" w:lastColumn="0" w:noHBand="0" w:noVBand="1"/>
      </w:tblPr>
      <w:tblGrid>
        <w:gridCol w:w="784"/>
        <w:gridCol w:w="3329"/>
        <w:gridCol w:w="4446"/>
      </w:tblGrid>
      <w:tr w:rsidRPr="00261687" w:rsidR="00541420" w:rsidTr="2EBDFC38" w14:paraId="69FCF2FF" w14:textId="77777777">
        <w:trPr>
          <w:trHeight w:val="432"/>
          <w:jc w:val="center"/>
        </w:trPr>
        <w:tc>
          <w:tcPr>
            <w:tcW w:w="458"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0411A959" w14:textId="77777777">
            <w:pPr>
              <w:spacing w:after="0"/>
              <w:rPr>
                <w:rFonts w:ascii="Calibri" w:hAnsi="Calibri" w:eastAsia="Times New Roman" w:cs="Calibri"/>
                <w:b/>
                <w:bCs/>
                <w:color w:val="000000"/>
                <w:sz w:val="20"/>
                <w:szCs w:val="20"/>
              </w:rPr>
            </w:pPr>
            <w:r w:rsidRPr="00167DB6">
              <w:rPr>
                <w:rFonts w:ascii="Calibri" w:hAnsi="Calibri" w:eastAsia="Times New Roman" w:cs="Calibri"/>
                <w:b/>
                <w:bCs/>
                <w:color w:val="000000"/>
                <w:sz w:val="20"/>
                <w:szCs w:val="20"/>
              </w:rPr>
              <w:t>S No</w:t>
            </w:r>
          </w:p>
        </w:tc>
        <w:tc>
          <w:tcPr>
            <w:tcW w:w="1945"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349A7541" w14:textId="77777777">
            <w:pPr>
              <w:spacing w:after="0"/>
              <w:rPr>
                <w:rFonts w:ascii="Calibri" w:hAnsi="Calibri" w:eastAsia="Times New Roman" w:cs="Calibri"/>
                <w:b/>
                <w:bCs/>
                <w:color w:val="000000"/>
                <w:sz w:val="20"/>
                <w:szCs w:val="20"/>
              </w:rPr>
            </w:pPr>
            <w:r w:rsidRPr="00167DB6">
              <w:rPr>
                <w:rFonts w:ascii="Calibri" w:hAnsi="Calibri" w:eastAsia="Times New Roman" w:cs="Calibri"/>
                <w:b/>
                <w:bCs/>
                <w:color w:val="000000"/>
                <w:sz w:val="20"/>
                <w:szCs w:val="20"/>
              </w:rPr>
              <w:t>Non-Functional Requirement </w:t>
            </w:r>
          </w:p>
        </w:tc>
        <w:tc>
          <w:tcPr>
            <w:tcW w:w="2597"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249101C0" w14:textId="77777777">
            <w:pPr>
              <w:spacing w:after="0"/>
              <w:rPr>
                <w:rFonts w:ascii="Calibri" w:hAnsi="Calibri" w:eastAsia="Times New Roman" w:cs="Calibri"/>
                <w:b/>
                <w:bCs/>
                <w:color w:val="000000"/>
                <w:sz w:val="20"/>
                <w:szCs w:val="20"/>
              </w:rPr>
            </w:pPr>
            <w:r w:rsidRPr="00167DB6">
              <w:rPr>
                <w:rFonts w:ascii="Calibri" w:hAnsi="Calibri" w:eastAsia="Times New Roman" w:cs="Calibri"/>
                <w:b/>
                <w:bCs/>
                <w:color w:val="000000"/>
                <w:sz w:val="20"/>
                <w:szCs w:val="20"/>
              </w:rPr>
              <w:t>Business Response</w:t>
            </w:r>
          </w:p>
        </w:tc>
      </w:tr>
      <w:tr w:rsidRPr="00261687" w:rsidR="00541420" w:rsidTr="2EBDFC38" w14:paraId="277397BF" w14:textId="77777777">
        <w:trPr>
          <w:trHeight w:val="432"/>
          <w:jc w:val="center"/>
        </w:trPr>
        <w:tc>
          <w:tcPr>
            <w:tcW w:w="458"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28030F15"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1</w:t>
            </w:r>
          </w:p>
        </w:tc>
        <w:tc>
          <w:tcPr>
            <w:tcW w:w="1945"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1866686E"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Overall Application Classification</w:t>
            </w:r>
          </w:p>
        </w:tc>
        <w:tc>
          <w:tcPr>
            <w:tcW w:w="2597"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2BC10899" w14:textId="692B7A66">
            <w:pPr>
              <w:spacing w:after="0"/>
              <w:rPr>
                <w:rFonts w:ascii="Calibri" w:hAnsi="Calibri" w:eastAsia="Times New Roman" w:cs="Calibri"/>
                <w:color w:val="000000"/>
                <w:sz w:val="20"/>
                <w:szCs w:val="20"/>
              </w:rPr>
            </w:pPr>
          </w:p>
        </w:tc>
      </w:tr>
      <w:tr w:rsidRPr="00261687" w:rsidR="00541420" w:rsidTr="2EBDFC38" w14:paraId="76512144" w14:textId="77777777">
        <w:trPr>
          <w:trHeight w:val="432"/>
          <w:jc w:val="center"/>
        </w:trPr>
        <w:tc>
          <w:tcPr>
            <w:tcW w:w="458"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18913CC7"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2</w:t>
            </w:r>
          </w:p>
        </w:tc>
        <w:tc>
          <w:tcPr>
            <w:tcW w:w="1945"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16D54F39"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System Availability (in EST)</w:t>
            </w:r>
          </w:p>
        </w:tc>
        <w:tc>
          <w:tcPr>
            <w:tcW w:w="2597"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104D08A3" w14:textId="67609FB0">
            <w:pPr>
              <w:spacing w:after="0"/>
              <w:rPr>
                <w:rFonts w:ascii="Calibri" w:hAnsi="Calibri" w:eastAsia="Times New Roman" w:cs="Calibri"/>
                <w:color w:val="000000"/>
                <w:sz w:val="20"/>
                <w:szCs w:val="20"/>
              </w:rPr>
            </w:pPr>
          </w:p>
        </w:tc>
      </w:tr>
      <w:tr w:rsidRPr="00261687" w:rsidR="00541420" w:rsidTr="2EBDFC38" w14:paraId="343C6304" w14:textId="77777777">
        <w:trPr>
          <w:trHeight w:val="432"/>
          <w:jc w:val="center"/>
        </w:trPr>
        <w:tc>
          <w:tcPr>
            <w:tcW w:w="458"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2176158E"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3</w:t>
            </w:r>
          </w:p>
        </w:tc>
        <w:tc>
          <w:tcPr>
            <w:tcW w:w="1945"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4A25B922"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Frequency of Data Refresh (Daily/Weekly/Monthly)</w:t>
            </w:r>
          </w:p>
        </w:tc>
        <w:tc>
          <w:tcPr>
            <w:tcW w:w="2597"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243C314F" w14:textId="5DF9425E">
            <w:pPr>
              <w:spacing w:after="0"/>
              <w:rPr>
                <w:rFonts w:ascii="Calibri" w:hAnsi="Calibri" w:eastAsia="Times New Roman" w:cs="Calibri"/>
                <w:color w:val="000000"/>
                <w:sz w:val="20"/>
                <w:szCs w:val="20"/>
              </w:rPr>
            </w:pPr>
          </w:p>
        </w:tc>
      </w:tr>
      <w:tr w:rsidRPr="00261687" w:rsidR="00541420" w:rsidTr="2EBDFC38" w14:paraId="580F81BC" w14:textId="77777777">
        <w:trPr>
          <w:trHeight w:val="432"/>
          <w:jc w:val="center"/>
        </w:trPr>
        <w:tc>
          <w:tcPr>
            <w:tcW w:w="458"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0BAF5697"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4</w:t>
            </w:r>
          </w:p>
        </w:tc>
        <w:tc>
          <w:tcPr>
            <w:tcW w:w="1945"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609992EE" w14:textId="3E1B3CAB">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 xml:space="preserve">Frequency of Data Refresh </w:t>
            </w:r>
            <w:r w:rsidRPr="00167DB6" w:rsidR="00803877">
              <w:rPr>
                <w:rFonts w:ascii="Calibri" w:hAnsi="Calibri" w:eastAsia="Times New Roman" w:cs="Calibri"/>
                <w:color w:val="000000"/>
                <w:sz w:val="20"/>
                <w:szCs w:val="20"/>
              </w:rPr>
              <w:t>Days</w:t>
            </w:r>
            <w:r w:rsidRPr="00167DB6">
              <w:rPr>
                <w:rFonts w:ascii="Calibri" w:hAnsi="Calibri" w:eastAsia="Times New Roman" w:cs="Calibri"/>
                <w:color w:val="000000"/>
                <w:sz w:val="20"/>
                <w:szCs w:val="20"/>
              </w:rPr>
              <w:t xml:space="preserve"> (Calendar Day or Business Day)</w:t>
            </w:r>
          </w:p>
        </w:tc>
        <w:tc>
          <w:tcPr>
            <w:tcW w:w="2597"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7EA69783" w14:textId="1324A8C1">
            <w:pPr>
              <w:spacing w:after="0"/>
              <w:rPr>
                <w:rFonts w:ascii="Calibri" w:hAnsi="Calibri" w:eastAsia="Times New Roman" w:cs="Calibri"/>
                <w:color w:val="000000"/>
                <w:sz w:val="20"/>
                <w:szCs w:val="20"/>
              </w:rPr>
            </w:pPr>
          </w:p>
        </w:tc>
      </w:tr>
      <w:tr w:rsidRPr="00261687" w:rsidR="00541420" w:rsidTr="2EBDFC38" w14:paraId="7FD2B3FB" w14:textId="77777777">
        <w:trPr>
          <w:trHeight w:val="432"/>
          <w:jc w:val="center"/>
        </w:trPr>
        <w:tc>
          <w:tcPr>
            <w:tcW w:w="458"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65F100F5"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5</w:t>
            </w:r>
          </w:p>
        </w:tc>
        <w:tc>
          <w:tcPr>
            <w:tcW w:w="1945"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69BE93EA"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Time of Data Refresh (in EST)</w:t>
            </w:r>
          </w:p>
        </w:tc>
        <w:tc>
          <w:tcPr>
            <w:tcW w:w="2597"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4F3D5AD6" w14:textId="769674B3">
            <w:pPr>
              <w:spacing w:after="0"/>
              <w:rPr>
                <w:rFonts w:ascii="Calibri" w:hAnsi="Calibri" w:eastAsia="Times New Roman" w:cs="Calibri"/>
                <w:color w:val="000000"/>
                <w:sz w:val="20"/>
                <w:szCs w:val="20"/>
              </w:rPr>
            </w:pPr>
          </w:p>
        </w:tc>
      </w:tr>
      <w:tr w:rsidRPr="00261687" w:rsidR="00541420" w:rsidTr="2EBDFC38" w14:paraId="59EFDD90" w14:textId="77777777">
        <w:trPr>
          <w:trHeight w:val="432"/>
          <w:jc w:val="center"/>
        </w:trPr>
        <w:tc>
          <w:tcPr>
            <w:tcW w:w="458"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514FA822"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6</w:t>
            </w:r>
          </w:p>
        </w:tc>
        <w:tc>
          <w:tcPr>
            <w:tcW w:w="1945"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77F1F53E"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Data Retention (in days) (History will be maintained for this no. of days)</w:t>
            </w:r>
          </w:p>
        </w:tc>
        <w:tc>
          <w:tcPr>
            <w:tcW w:w="2597"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185A4403" w14:textId="2D31E57C">
            <w:pPr>
              <w:spacing w:after="0"/>
              <w:rPr>
                <w:rFonts w:ascii="Calibri" w:hAnsi="Calibri" w:eastAsia="Times New Roman" w:cs="Calibri"/>
                <w:color w:val="000000"/>
                <w:sz w:val="20"/>
                <w:szCs w:val="20"/>
              </w:rPr>
            </w:pPr>
          </w:p>
        </w:tc>
      </w:tr>
      <w:tr w:rsidRPr="00261687" w:rsidR="00541420" w:rsidTr="2EBDFC38" w14:paraId="49D7BCD6" w14:textId="77777777">
        <w:trPr>
          <w:trHeight w:val="432"/>
          <w:jc w:val="center"/>
        </w:trPr>
        <w:tc>
          <w:tcPr>
            <w:tcW w:w="458"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6213B92C"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 xml:space="preserve">7 </w:t>
            </w:r>
          </w:p>
        </w:tc>
        <w:tc>
          <w:tcPr>
            <w:tcW w:w="1945"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29B3C15A"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Total # of Report Users</w:t>
            </w:r>
          </w:p>
        </w:tc>
        <w:tc>
          <w:tcPr>
            <w:tcW w:w="2597"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700D508A" w14:textId="63D7A79A">
            <w:pPr>
              <w:spacing w:after="0"/>
              <w:rPr>
                <w:rFonts w:ascii="Calibri" w:hAnsi="Calibri" w:eastAsia="Times New Roman" w:cs="Calibri"/>
                <w:color w:val="000000"/>
                <w:sz w:val="20"/>
                <w:szCs w:val="20"/>
              </w:rPr>
            </w:pPr>
          </w:p>
        </w:tc>
      </w:tr>
      <w:tr w:rsidRPr="00261687" w:rsidR="00541420" w:rsidTr="2EBDFC38" w14:paraId="3B8C8979" w14:textId="77777777">
        <w:trPr>
          <w:trHeight w:val="432"/>
          <w:jc w:val="center"/>
        </w:trPr>
        <w:tc>
          <w:tcPr>
            <w:tcW w:w="458"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74743D93"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8</w:t>
            </w:r>
          </w:p>
        </w:tc>
        <w:tc>
          <w:tcPr>
            <w:tcW w:w="1945"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2A6B1675"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Max concurrent # of Report Users</w:t>
            </w:r>
          </w:p>
        </w:tc>
        <w:tc>
          <w:tcPr>
            <w:tcW w:w="2597"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69494943" w14:textId="5509B10A">
            <w:pPr>
              <w:spacing w:after="0"/>
              <w:rPr>
                <w:rFonts w:ascii="Calibri" w:hAnsi="Calibri" w:eastAsia="Times New Roman" w:cs="Calibri"/>
                <w:color w:val="000000"/>
                <w:sz w:val="20"/>
                <w:szCs w:val="20"/>
              </w:rPr>
            </w:pPr>
          </w:p>
        </w:tc>
      </w:tr>
      <w:tr w:rsidRPr="00261687" w:rsidR="00541420" w:rsidTr="2EBDFC38" w14:paraId="71D24749" w14:textId="77777777">
        <w:trPr>
          <w:trHeight w:val="432"/>
          <w:jc w:val="center"/>
        </w:trPr>
        <w:tc>
          <w:tcPr>
            <w:tcW w:w="458"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1982C3A5"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9</w:t>
            </w:r>
          </w:p>
        </w:tc>
        <w:tc>
          <w:tcPr>
            <w:tcW w:w="1945"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48985EDE"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Expected performance within which the report should load) (in sec) (What's too bad?)</w:t>
            </w:r>
          </w:p>
        </w:tc>
        <w:tc>
          <w:tcPr>
            <w:tcW w:w="2597"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187C40E5" w14:textId="2897CED0">
            <w:pPr>
              <w:spacing w:after="0"/>
              <w:rPr>
                <w:rFonts w:ascii="Calibri" w:hAnsi="Calibri" w:eastAsia="Times New Roman" w:cs="Calibri"/>
                <w:color w:val="000000"/>
                <w:sz w:val="20"/>
                <w:szCs w:val="20"/>
              </w:rPr>
            </w:pPr>
          </w:p>
        </w:tc>
      </w:tr>
      <w:tr w:rsidRPr="00261687" w:rsidR="00541420" w:rsidTr="2EBDFC38" w14:paraId="6FC3071B" w14:textId="77777777">
        <w:trPr>
          <w:trHeight w:val="432"/>
          <w:jc w:val="center"/>
        </w:trPr>
        <w:tc>
          <w:tcPr>
            <w:tcW w:w="458"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2B05C145"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10</w:t>
            </w:r>
          </w:p>
        </w:tc>
        <w:tc>
          <w:tcPr>
            <w:tcW w:w="1945" w:type="pct"/>
            <w:tcBorders>
              <w:top w:val="nil"/>
              <w:left w:val="nil"/>
              <w:bottom w:val="single" w:color="auto" w:sz="4" w:space="0"/>
              <w:right w:val="single" w:color="auto" w:sz="4" w:space="0"/>
            </w:tcBorders>
            <w:hideMark/>
          </w:tcPr>
          <w:p w:rsidRPr="00167DB6" w:rsidR="00541420" w:rsidP="00064BFB" w:rsidRDefault="00541420" w14:paraId="16D43063"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SLA (Ex. 24 hours)</w:t>
            </w:r>
          </w:p>
        </w:tc>
        <w:tc>
          <w:tcPr>
            <w:tcW w:w="2597"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655101E8" w14:textId="68998542">
            <w:pPr>
              <w:spacing w:after="0"/>
              <w:rPr>
                <w:rFonts w:ascii="Calibri" w:hAnsi="Calibri" w:eastAsia="Times New Roman" w:cs="Calibri"/>
                <w:color w:val="000000"/>
                <w:sz w:val="20"/>
                <w:szCs w:val="20"/>
              </w:rPr>
            </w:pPr>
          </w:p>
        </w:tc>
      </w:tr>
      <w:tr w:rsidRPr="00261687" w:rsidR="00541420" w:rsidTr="2EBDFC38" w14:paraId="2E003AFA" w14:textId="77777777">
        <w:trPr>
          <w:trHeight w:val="432"/>
          <w:jc w:val="center"/>
        </w:trPr>
        <w:tc>
          <w:tcPr>
            <w:tcW w:w="458"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27F4913E"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11</w:t>
            </w:r>
          </w:p>
        </w:tc>
        <w:tc>
          <w:tcPr>
            <w:tcW w:w="1945" w:type="pct"/>
            <w:tcBorders>
              <w:top w:val="nil"/>
              <w:left w:val="nil"/>
              <w:bottom w:val="single" w:color="auto" w:sz="4" w:space="0"/>
              <w:right w:val="single" w:color="auto" w:sz="4" w:space="0"/>
            </w:tcBorders>
            <w:hideMark/>
          </w:tcPr>
          <w:p w:rsidRPr="00167DB6" w:rsidR="00541420" w:rsidP="00064BFB" w:rsidRDefault="00541420" w14:paraId="6C74C9DE"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Downtime(RTO- Recovery Time Objective)</w:t>
            </w:r>
          </w:p>
        </w:tc>
        <w:tc>
          <w:tcPr>
            <w:tcW w:w="2597"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57713B63" w14:textId="091BBFD3">
            <w:pPr>
              <w:spacing w:after="0"/>
              <w:rPr>
                <w:rFonts w:ascii="Calibri" w:hAnsi="Calibri" w:eastAsia="Times New Roman" w:cs="Calibri"/>
                <w:color w:val="000000"/>
                <w:sz w:val="20"/>
                <w:szCs w:val="20"/>
              </w:rPr>
            </w:pPr>
          </w:p>
        </w:tc>
      </w:tr>
      <w:tr w:rsidRPr="00261687" w:rsidR="00541420" w:rsidTr="2EBDFC38" w14:paraId="07CEA9A0" w14:textId="77777777">
        <w:trPr>
          <w:trHeight w:val="432"/>
          <w:jc w:val="center"/>
        </w:trPr>
        <w:tc>
          <w:tcPr>
            <w:tcW w:w="458"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59E365E1"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12</w:t>
            </w:r>
          </w:p>
        </w:tc>
        <w:tc>
          <w:tcPr>
            <w:tcW w:w="1945" w:type="pct"/>
            <w:tcBorders>
              <w:top w:val="nil"/>
              <w:left w:val="nil"/>
              <w:bottom w:val="single" w:color="auto" w:sz="4" w:space="0"/>
              <w:right w:val="single" w:color="auto" w:sz="4" w:space="0"/>
            </w:tcBorders>
            <w:hideMark/>
          </w:tcPr>
          <w:p w:rsidRPr="00167DB6" w:rsidR="00541420" w:rsidP="00064BFB" w:rsidRDefault="00541420" w14:paraId="03C85982"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Downtime(RPO- Recovery Point Objective)</w:t>
            </w:r>
          </w:p>
        </w:tc>
        <w:tc>
          <w:tcPr>
            <w:tcW w:w="2597"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381E91DD" w14:textId="5C647C33">
            <w:pPr>
              <w:spacing w:after="0"/>
              <w:rPr>
                <w:rFonts w:ascii="Calibri" w:hAnsi="Calibri" w:eastAsia="Times New Roman" w:cs="Calibri"/>
                <w:color w:val="000000"/>
                <w:sz w:val="20"/>
                <w:szCs w:val="20"/>
              </w:rPr>
            </w:pPr>
          </w:p>
        </w:tc>
      </w:tr>
      <w:tr w:rsidRPr="00261687" w:rsidR="00541420" w:rsidTr="2EBDFC38" w14:paraId="662B77F6" w14:textId="77777777">
        <w:trPr>
          <w:trHeight w:val="432"/>
          <w:jc w:val="center"/>
        </w:trPr>
        <w:tc>
          <w:tcPr>
            <w:tcW w:w="458"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1E4E068A"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13</w:t>
            </w:r>
          </w:p>
        </w:tc>
        <w:tc>
          <w:tcPr>
            <w:tcW w:w="1945"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325DA471"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Data Access Management to Data Layer (ex 2 ACLS) - (Read vs Read write)</w:t>
            </w:r>
          </w:p>
        </w:tc>
        <w:tc>
          <w:tcPr>
            <w:tcW w:w="2597"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4D7A4164" w14:textId="54FC8CCC">
            <w:pPr>
              <w:spacing w:after="0"/>
              <w:rPr>
                <w:rFonts w:ascii="Calibri" w:hAnsi="Calibri" w:eastAsia="Times New Roman" w:cs="Calibri"/>
                <w:color w:val="000000"/>
                <w:sz w:val="20"/>
                <w:szCs w:val="20"/>
              </w:rPr>
            </w:pPr>
          </w:p>
        </w:tc>
      </w:tr>
      <w:tr w:rsidRPr="00261687" w:rsidR="00541420" w:rsidTr="2EBDFC38" w14:paraId="3039796C" w14:textId="77777777">
        <w:trPr>
          <w:trHeight w:val="863"/>
          <w:jc w:val="center"/>
        </w:trPr>
        <w:tc>
          <w:tcPr>
            <w:tcW w:w="458"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2CA60205"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14</w:t>
            </w:r>
          </w:p>
        </w:tc>
        <w:tc>
          <w:tcPr>
            <w:tcW w:w="1945"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77A831A3"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lang w:val="en-AU"/>
              </w:rPr>
              <w:t>Scalability</w:t>
            </w:r>
          </w:p>
        </w:tc>
        <w:tc>
          <w:tcPr>
            <w:tcW w:w="2597" w:type="pct"/>
            <w:tcBorders>
              <w:top w:val="single" w:color="auto" w:sz="4" w:space="0"/>
              <w:left w:val="single" w:color="auto" w:sz="4" w:space="0"/>
              <w:bottom w:val="single" w:color="auto" w:sz="4" w:space="0"/>
              <w:right w:val="single" w:color="auto" w:sz="4" w:space="0"/>
            </w:tcBorders>
            <w:hideMark/>
          </w:tcPr>
          <w:p w:rsidRPr="00167DB6" w:rsidR="00541420" w:rsidP="2EBDFC38" w:rsidRDefault="00541420" w14:paraId="0A85206C" w14:textId="5753BB65">
            <w:pPr>
              <w:spacing w:after="0"/>
              <w:rPr>
                <w:rFonts w:ascii="Calibri" w:hAnsi="Calibri" w:eastAsia="Times New Roman" w:cs="Calibri"/>
                <w:color w:val="000000"/>
                <w:sz w:val="20"/>
                <w:szCs w:val="20"/>
                <w:lang w:val="en-AU"/>
              </w:rPr>
            </w:pPr>
          </w:p>
        </w:tc>
      </w:tr>
      <w:tr w:rsidRPr="00261687" w:rsidR="00541420" w:rsidTr="2EBDFC38" w14:paraId="2EB6ED88" w14:textId="77777777">
        <w:trPr>
          <w:trHeight w:val="432"/>
          <w:jc w:val="center"/>
        </w:trPr>
        <w:tc>
          <w:tcPr>
            <w:tcW w:w="458"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27F3E1D4"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15</w:t>
            </w:r>
          </w:p>
        </w:tc>
        <w:tc>
          <w:tcPr>
            <w:tcW w:w="1945"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522B4154"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lang w:val="en-AU"/>
              </w:rPr>
              <w:t>Automation</w:t>
            </w:r>
          </w:p>
        </w:tc>
        <w:tc>
          <w:tcPr>
            <w:tcW w:w="2597" w:type="pct"/>
            <w:tcBorders>
              <w:top w:val="single" w:color="auto" w:sz="4" w:space="0"/>
              <w:left w:val="single" w:color="auto" w:sz="4" w:space="0"/>
              <w:bottom w:val="single" w:color="auto" w:sz="4" w:space="0"/>
              <w:right w:val="single" w:color="auto" w:sz="4" w:space="0"/>
            </w:tcBorders>
            <w:hideMark/>
          </w:tcPr>
          <w:p w:rsidRPr="00167DB6" w:rsidR="00541420" w:rsidP="2EBDFC38" w:rsidRDefault="00541420" w14:paraId="60762003" w14:textId="7A664C2F">
            <w:pPr>
              <w:spacing w:after="0"/>
              <w:rPr>
                <w:rFonts w:ascii="Calibri" w:hAnsi="Calibri" w:eastAsia="Times New Roman" w:cs="Calibri"/>
                <w:color w:val="000000"/>
                <w:sz w:val="20"/>
                <w:szCs w:val="20"/>
                <w:lang w:val="en-AU"/>
              </w:rPr>
            </w:pPr>
          </w:p>
        </w:tc>
      </w:tr>
      <w:tr w:rsidRPr="00261687" w:rsidR="00541420" w:rsidTr="2EBDFC38" w14:paraId="76C639F4" w14:textId="77777777">
        <w:trPr>
          <w:trHeight w:val="432"/>
          <w:jc w:val="center"/>
        </w:trPr>
        <w:tc>
          <w:tcPr>
            <w:tcW w:w="458"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3AC33719"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16</w:t>
            </w:r>
          </w:p>
        </w:tc>
        <w:tc>
          <w:tcPr>
            <w:tcW w:w="1945"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6E2598DD"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lang w:val="en-AU"/>
              </w:rPr>
              <w:t>System Integration</w:t>
            </w:r>
          </w:p>
        </w:tc>
        <w:tc>
          <w:tcPr>
            <w:tcW w:w="2597" w:type="pct"/>
            <w:tcBorders>
              <w:top w:val="single" w:color="auto" w:sz="4" w:space="0"/>
              <w:left w:val="single" w:color="auto" w:sz="4" w:space="0"/>
              <w:bottom w:val="single" w:color="auto" w:sz="4" w:space="0"/>
              <w:right w:val="single" w:color="auto" w:sz="4" w:space="0"/>
            </w:tcBorders>
            <w:hideMark/>
          </w:tcPr>
          <w:p w:rsidRPr="00167DB6" w:rsidR="00541420" w:rsidP="2EBDFC38" w:rsidRDefault="00541420" w14:paraId="33664DDF" w14:textId="35929D6C">
            <w:pPr>
              <w:spacing w:after="0"/>
              <w:rPr>
                <w:rFonts w:ascii="Calibri" w:hAnsi="Calibri" w:eastAsia="Times New Roman" w:cs="Calibri"/>
                <w:color w:val="000000"/>
                <w:sz w:val="20"/>
                <w:szCs w:val="20"/>
                <w:lang w:val="en-AU"/>
              </w:rPr>
            </w:pPr>
          </w:p>
        </w:tc>
      </w:tr>
      <w:tr w:rsidRPr="00261687" w:rsidR="00541420" w:rsidTr="2EBDFC38" w14:paraId="7730986A" w14:textId="77777777">
        <w:trPr>
          <w:trHeight w:val="432"/>
          <w:jc w:val="center"/>
        </w:trPr>
        <w:tc>
          <w:tcPr>
            <w:tcW w:w="458"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2DAA2C98"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17</w:t>
            </w:r>
          </w:p>
        </w:tc>
        <w:tc>
          <w:tcPr>
            <w:tcW w:w="1945"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747D8CDF"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lang w:val="en-AU"/>
              </w:rPr>
              <w:t>Backup and Recovery</w:t>
            </w:r>
          </w:p>
        </w:tc>
        <w:tc>
          <w:tcPr>
            <w:tcW w:w="2597" w:type="pct"/>
            <w:tcBorders>
              <w:top w:val="single" w:color="auto" w:sz="4" w:space="0"/>
              <w:left w:val="single" w:color="auto" w:sz="4" w:space="0"/>
              <w:bottom w:val="single" w:color="auto" w:sz="4" w:space="0"/>
              <w:right w:val="single" w:color="auto" w:sz="4" w:space="0"/>
            </w:tcBorders>
            <w:hideMark/>
          </w:tcPr>
          <w:p w:rsidRPr="00167DB6" w:rsidR="00541420" w:rsidP="2EBDFC38" w:rsidRDefault="00541420" w14:paraId="0F92360F" w14:textId="246C56CD">
            <w:pPr>
              <w:spacing w:after="0"/>
              <w:rPr>
                <w:rFonts w:ascii="Calibri" w:hAnsi="Calibri" w:eastAsia="Times New Roman" w:cs="Calibri"/>
                <w:color w:val="000000"/>
                <w:sz w:val="20"/>
                <w:szCs w:val="20"/>
                <w:lang w:val="en-AU"/>
              </w:rPr>
            </w:pPr>
          </w:p>
        </w:tc>
      </w:tr>
      <w:tr w:rsidRPr="00261687" w:rsidR="00541420" w:rsidTr="2EBDFC38" w14:paraId="38CAEFDE" w14:textId="77777777">
        <w:trPr>
          <w:trHeight w:val="432"/>
          <w:jc w:val="center"/>
        </w:trPr>
        <w:tc>
          <w:tcPr>
            <w:tcW w:w="458"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1E5418D7"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rPr>
              <w:t>18</w:t>
            </w:r>
          </w:p>
        </w:tc>
        <w:tc>
          <w:tcPr>
            <w:tcW w:w="1945" w:type="pct"/>
            <w:tcBorders>
              <w:top w:val="single" w:color="auto" w:sz="4" w:space="0"/>
              <w:left w:val="single" w:color="auto" w:sz="4" w:space="0"/>
              <w:bottom w:val="single" w:color="auto" w:sz="4" w:space="0"/>
              <w:right w:val="single" w:color="auto" w:sz="4" w:space="0"/>
            </w:tcBorders>
            <w:hideMark/>
          </w:tcPr>
          <w:p w:rsidRPr="00167DB6" w:rsidR="00541420" w:rsidP="00064BFB" w:rsidRDefault="00541420" w14:paraId="1B49AD2D" w14:textId="77777777">
            <w:pPr>
              <w:spacing w:after="0"/>
              <w:rPr>
                <w:rFonts w:ascii="Calibri" w:hAnsi="Calibri" w:eastAsia="Times New Roman" w:cs="Calibri"/>
                <w:color w:val="000000"/>
                <w:sz w:val="20"/>
                <w:szCs w:val="20"/>
              </w:rPr>
            </w:pPr>
            <w:r w:rsidRPr="00167DB6">
              <w:rPr>
                <w:rFonts w:ascii="Calibri" w:hAnsi="Calibri" w:eastAsia="Times New Roman" w:cs="Calibri"/>
                <w:color w:val="000000"/>
                <w:sz w:val="20"/>
                <w:szCs w:val="20"/>
                <w:lang w:val="en-AU"/>
              </w:rPr>
              <w:t>Security</w:t>
            </w:r>
          </w:p>
        </w:tc>
        <w:tc>
          <w:tcPr>
            <w:tcW w:w="2597" w:type="pct"/>
            <w:tcBorders>
              <w:top w:val="single" w:color="auto" w:sz="4" w:space="0"/>
              <w:left w:val="single" w:color="auto" w:sz="4" w:space="0"/>
              <w:bottom w:val="single" w:color="auto" w:sz="4" w:space="0"/>
              <w:right w:val="single" w:color="auto" w:sz="4" w:space="0"/>
            </w:tcBorders>
            <w:hideMark/>
          </w:tcPr>
          <w:p w:rsidRPr="00167DB6" w:rsidR="00541420" w:rsidP="2EBDFC38" w:rsidRDefault="00541420" w14:paraId="74854C3F" w14:textId="507C4C95">
            <w:pPr>
              <w:spacing w:after="0"/>
              <w:rPr>
                <w:rFonts w:ascii="Calibri" w:hAnsi="Calibri" w:eastAsia="Times New Roman" w:cs="Calibri"/>
                <w:color w:val="000000"/>
                <w:sz w:val="20"/>
                <w:szCs w:val="20"/>
                <w:lang w:val="en-AU"/>
              </w:rPr>
            </w:pPr>
          </w:p>
        </w:tc>
      </w:tr>
    </w:tbl>
    <w:p w:rsidR="2EBDFC38" w:rsidP="2EBDFC38" w:rsidRDefault="2EBDFC38" w14:paraId="4843998D" w14:textId="60544912">
      <w:pPr>
        <w:pStyle w:val="Heading1"/>
        <w:rPr>
          <w:rFonts w:ascii="Calibri Light" w:hAnsi="Calibri Light" w:cs="Calibri Light"/>
          <w:b/>
          <w:bCs/>
          <w:color w:val="auto"/>
          <w:sz w:val="22"/>
          <w:szCs w:val="22"/>
        </w:rPr>
      </w:pPr>
    </w:p>
    <w:p w:rsidRPr="00A567F7" w:rsidR="00541420" w:rsidP="00541420" w:rsidRDefault="00A567F7" w14:paraId="5C60EF8A" w14:textId="60ED8B72">
      <w:pPr>
        <w:pStyle w:val="Heading1"/>
        <w:rPr>
          <w:rFonts w:ascii="Calibri Light" w:hAnsi="Calibri Light" w:cs="Calibri Light"/>
          <w:b/>
          <w:bCs/>
          <w:color w:val="auto"/>
          <w:sz w:val="22"/>
          <w:szCs w:val="22"/>
        </w:rPr>
      </w:pPr>
      <w:bookmarkStart w:name="_Toc1683556159" w:id="174"/>
      <w:r w:rsidRPr="2EBDFC38">
        <w:rPr>
          <w:rFonts w:ascii="Calibri Light" w:hAnsi="Calibri Light" w:cs="Calibri Light"/>
          <w:b/>
          <w:bCs/>
          <w:color w:val="auto"/>
          <w:sz w:val="22"/>
          <w:szCs w:val="22"/>
        </w:rPr>
        <w:t>6</w:t>
      </w:r>
      <w:r w:rsidRPr="2EBDFC38" w:rsidR="00541420">
        <w:rPr>
          <w:rFonts w:ascii="Calibri Light" w:hAnsi="Calibri Light" w:cs="Calibri Light"/>
          <w:b/>
          <w:bCs/>
          <w:color w:val="auto"/>
          <w:sz w:val="22"/>
          <w:szCs w:val="22"/>
        </w:rPr>
        <w:t>. Timeline</w:t>
      </w:r>
      <w:bookmarkEnd w:id="174"/>
    </w:p>
    <w:tbl>
      <w:tblPr>
        <w:tblW w:w="5613" w:type="dxa"/>
        <w:jc w:val="center"/>
        <w:tblLook w:val="04A0" w:firstRow="1" w:lastRow="0" w:firstColumn="1" w:lastColumn="0" w:noHBand="0" w:noVBand="1"/>
      </w:tblPr>
      <w:tblGrid>
        <w:gridCol w:w="3903"/>
        <w:gridCol w:w="1710"/>
      </w:tblGrid>
      <w:tr w:rsidRPr="005F593E" w:rsidR="00541420" w:rsidTr="2EBDFC38" w14:paraId="710275C4" w14:textId="77777777">
        <w:trPr>
          <w:trHeight w:val="365"/>
          <w:jc w:val="center"/>
        </w:trPr>
        <w:tc>
          <w:tcPr>
            <w:tcW w:w="3903" w:type="dxa"/>
            <w:tcBorders>
              <w:top w:val="single" w:color="auto" w:sz="4" w:space="0"/>
              <w:left w:val="single" w:color="auto" w:sz="4" w:space="0"/>
              <w:bottom w:val="single" w:color="auto" w:sz="4" w:space="0"/>
              <w:right w:val="single" w:color="auto" w:sz="4" w:space="0"/>
            </w:tcBorders>
            <w:noWrap/>
            <w:hideMark/>
          </w:tcPr>
          <w:p w:rsidRPr="0035632F" w:rsidR="00541420" w:rsidP="00064BFB" w:rsidRDefault="00541420" w14:paraId="0DD25D73" w14:textId="77777777">
            <w:pPr>
              <w:spacing w:after="0" w:line="240" w:lineRule="auto"/>
              <w:rPr>
                <w:rFonts w:ascii="Calibri" w:hAnsi="Calibri" w:eastAsia="Times New Roman" w:cs="Calibri"/>
                <w:b/>
                <w:bCs/>
                <w:color w:val="000000"/>
              </w:rPr>
            </w:pPr>
            <w:r w:rsidRPr="0035632F">
              <w:rPr>
                <w:rFonts w:ascii="Calibri" w:hAnsi="Calibri" w:eastAsia="Times New Roman" w:cs="Calibri"/>
                <w:b/>
                <w:bCs/>
                <w:color w:val="000000"/>
              </w:rPr>
              <w:t>Description</w:t>
            </w:r>
          </w:p>
        </w:tc>
        <w:tc>
          <w:tcPr>
            <w:tcW w:w="1710" w:type="dxa"/>
            <w:tcBorders>
              <w:top w:val="single" w:color="auto" w:sz="4" w:space="0"/>
              <w:left w:val="nil"/>
              <w:bottom w:val="single" w:color="auto" w:sz="4" w:space="0"/>
              <w:right w:val="single" w:color="auto" w:sz="4" w:space="0"/>
            </w:tcBorders>
            <w:noWrap/>
            <w:hideMark/>
          </w:tcPr>
          <w:p w:rsidRPr="005F593E" w:rsidR="00541420" w:rsidP="00064BFB" w:rsidRDefault="00541420" w14:paraId="5A57AFDC" w14:textId="77777777">
            <w:pPr>
              <w:spacing w:after="0" w:line="240" w:lineRule="auto"/>
              <w:rPr>
                <w:rFonts w:eastAsia="Times New Roman" w:asciiTheme="majorHAnsi" w:hAnsiTheme="majorHAnsi" w:cstheme="majorHAnsi"/>
                <w:b/>
                <w:bCs/>
                <w:color w:val="000000"/>
              </w:rPr>
            </w:pPr>
            <w:r w:rsidRPr="005F593E">
              <w:rPr>
                <w:rFonts w:eastAsia="Times New Roman" w:asciiTheme="majorHAnsi" w:hAnsiTheme="majorHAnsi" w:cstheme="majorHAnsi"/>
                <w:b/>
                <w:bCs/>
                <w:color w:val="000000"/>
              </w:rPr>
              <w:t>Timeline</w:t>
            </w:r>
          </w:p>
        </w:tc>
      </w:tr>
      <w:tr w:rsidRPr="005F593E" w:rsidR="00541420" w:rsidTr="2EBDFC38" w14:paraId="07588950" w14:textId="77777777">
        <w:trPr>
          <w:trHeight w:val="365"/>
          <w:jc w:val="center"/>
        </w:trPr>
        <w:tc>
          <w:tcPr>
            <w:tcW w:w="3903" w:type="dxa"/>
            <w:tcBorders>
              <w:top w:val="nil"/>
              <w:left w:val="single" w:color="auto" w:sz="4" w:space="0"/>
              <w:bottom w:val="single" w:color="auto" w:sz="4" w:space="0"/>
              <w:right w:val="single" w:color="auto" w:sz="4" w:space="0"/>
            </w:tcBorders>
            <w:noWrap/>
            <w:hideMark/>
          </w:tcPr>
          <w:p w:rsidRPr="0035632F" w:rsidR="00541420" w:rsidP="00064BFB" w:rsidRDefault="00541420" w14:paraId="066CE129" w14:textId="77777777">
            <w:pPr>
              <w:spacing w:after="0" w:line="240" w:lineRule="auto"/>
              <w:rPr>
                <w:rFonts w:ascii="Calibri" w:hAnsi="Calibri" w:eastAsia="Times New Roman" w:cs="Calibri"/>
                <w:color w:val="000000"/>
              </w:rPr>
            </w:pPr>
            <w:r w:rsidRPr="0035632F">
              <w:rPr>
                <w:rFonts w:ascii="Calibri" w:hAnsi="Calibri" w:eastAsia="Times New Roman" w:cs="Calibri"/>
                <w:color w:val="000000"/>
              </w:rPr>
              <w:t>Project Kickoff</w:t>
            </w:r>
          </w:p>
        </w:tc>
        <w:tc>
          <w:tcPr>
            <w:tcW w:w="1710" w:type="dxa"/>
            <w:tcBorders>
              <w:top w:val="nil"/>
              <w:left w:val="nil"/>
              <w:bottom w:val="single" w:color="auto" w:sz="4" w:space="0"/>
              <w:right w:val="single" w:color="auto" w:sz="4" w:space="0"/>
            </w:tcBorders>
            <w:noWrap/>
          </w:tcPr>
          <w:p w:rsidRPr="005F593E" w:rsidR="00541420" w:rsidP="70D61B0E" w:rsidRDefault="00541420" w14:paraId="1A06863D" w14:textId="4988F2F6">
            <w:pPr>
              <w:spacing w:after="0" w:line="240" w:lineRule="auto"/>
              <w:rPr>
                <w:rFonts w:eastAsia="Times New Roman" w:asciiTheme="majorHAnsi" w:hAnsiTheme="majorHAnsi" w:cstheme="majorBidi"/>
                <w:color w:val="000000"/>
                <w:sz w:val="20"/>
                <w:szCs w:val="20"/>
              </w:rPr>
            </w:pPr>
          </w:p>
        </w:tc>
      </w:tr>
      <w:tr w:rsidRPr="005F593E" w:rsidR="00541420" w:rsidTr="2EBDFC38" w14:paraId="0E4389B9" w14:textId="77777777">
        <w:trPr>
          <w:trHeight w:val="365"/>
          <w:jc w:val="center"/>
        </w:trPr>
        <w:tc>
          <w:tcPr>
            <w:tcW w:w="3903" w:type="dxa"/>
            <w:tcBorders>
              <w:top w:val="nil"/>
              <w:left w:val="single" w:color="auto" w:sz="4" w:space="0"/>
              <w:bottom w:val="single" w:color="auto" w:sz="4" w:space="0"/>
              <w:right w:val="single" w:color="auto" w:sz="4" w:space="0"/>
            </w:tcBorders>
            <w:noWrap/>
            <w:hideMark/>
          </w:tcPr>
          <w:p w:rsidRPr="0035632F" w:rsidR="00541420" w:rsidP="00064BFB" w:rsidRDefault="00541420" w14:paraId="6A98698C" w14:textId="77777777">
            <w:pPr>
              <w:spacing w:after="0" w:line="240" w:lineRule="auto"/>
              <w:rPr>
                <w:rFonts w:ascii="Calibri" w:hAnsi="Calibri" w:eastAsia="Times New Roman" w:cs="Calibri"/>
                <w:color w:val="000000"/>
              </w:rPr>
            </w:pPr>
            <w:r w:rsidRPr="0035632F">
              <w:rPr>
                <w:rFonts w:ascii="Calibri" w:hAnsi="Calibri" w:eastAsia="Times New Roman" w:cs="Calibri"/>
                <w:color w:val="000000"/>
              </w:rPr>
              <w:t>BRD creation</w:t>
            </w:r>
          </w:p>
        </w:tc>
        <w:tc>
          <w:tcPr>
            <w:tcW w:w="1710" w:type="dxa"/>
            <w:tcBorders>
              <w:top w:val="nil"/>
              <w:left w:val="nil"/>
              <w:bottom w:val="single" w:color="auto" w:sz="4" w:space="0"/>
              <w:right w:val="single" w:color="auto" w:sz="4" w:space="0"/>
            </w:tcBorders>
            <w:noWrap/>
          </w:tcPr>
          <w:p w:rsidRPr="0060251A" w:rsidR="00541420" w:rsidP="00064BFB" w:rsidRDefault="00541420" w14:paraId="7416157E" w14:textId="0E04CA92">
            <w:pPr>
              <w:spacing w:after="0" w:line="240" w:lineRule="auto"/>
              <w:rPr>
                <w:rFonts w:ascii="Calibri" w:hAnsi="Calibri" w:eastAsia="Times New Roman" w:cs="Calibri"/>
                <w:color w:val="000000"/>
              </w:rPr>
            </w:pPr>
          </w:p>
        </w:tc>
      </w:tr>
      <w:tr w:rsidRPr="005F593E" w:rsidR="00541420" w:rsidTr="2EBDFC38" w14:paraId="133CDA37" w14:textId="77777777">
        <w:trPr>
          <w:trHeight w:val="365"/>
          <w:jc w:val="center"/>
        </w:trPr>
        <w:tc>
          <w:tcPr>
            <w:tcW w:w="3903" w:type="dxa"/>
            <w:tcBorders>
              <w:top w:val="nil"/>
              <w:left w:val="single" w:color="auto" w:sz="4" w:space="0"/>
              <w:bottom w:val="single" w:color="auto" w:sz="4" w:space="0"/>
              <w:right w:val="single" w:color="auto" w:sz="4" w:space="0"/>
            </w:tcBorders>
            <w:noWrap/>
          </w:tcPr>
          <w:p w:rsidR="00541420" w:rsidP="00064BFB" w:rsidRDefault="00541420" w14:paraId="500736ED" w14:textId="77777777">
            <w:pPr>
              <w:spacing w:after="0" w:line="240" w:lineRule="auto"/>
              <w:rPr>
                <w:rFonts w:ascii="Calibri" w:hAnsi="Calibri" w:eastAsia="Times New Roman" w:cs="Calibri"/>
                <w:color w:val="000000"/>
              </w:rPr>
            </w:pPr>
            <w:r w:rsidRPr="0060251A">
              <w:rPr>
                <w:rFonts w:ascii="Calibri" w:hAnsi="Calibri" w:eastAsia="Times New Roman" w:cs="Calibri"/>
                <w:color w:val="000000"/>
              </w:rPr>
              <w:t>BRD signoff</w:t>
            </w:r>
          </w:p>
          <w:p w:rsidRPr="0035632F" w:rsidR="00541420" w:rsidP="00064BFB" w:rsidRDefault="00541420" w14:paraId="3FD30F32" w14:textId="77777777">
            <w:pPr>
              <w:spacing w:after="0" w:line="240" w:lineRule="auto"/>
              <w:rPr>
                <w:rFonts w:ascii="Calibri" w:hAnsi="Calibri" w:eastAsia="Times New Roman" w:cs="Calibri"/>
                <w:color w:val="000000"/>
              </w:rPr>
            </w:pPr>
          </w:p>
        </w:tc>
        <w:tc>
          <w:tcPr>
            <w:tcW w:w="1710" w:type="dxa"/>
            <w:tcBorders>
              <w:top w:val="nil"/>
              <w:left w:val="nil"/>
              <w:bottom w:val="single" w:color="auto" w:sz="4" w:space="0"/>
              <w:right w:val="single" w:color="auto" w:sz="4" w:space="0"/>
            </w:tcBorders>
            <w:noWrap/>
          </w:tcPr>
          <w:p w:rsidRPr="0060251A" w:rsidR="00541420" w:rsidP="00064BFB" w:rsidRDefault="00541420" w14:paraId="1EFAB6A0" w14:textId="77777777">
            <w:pPr>
              <w:spacing w:after="0" w:line="240" w:lineRule="auto"/>
              <w:rPr>
                <w:rFonts w:ascii="Calibri" w:hAnsi="Calibri" w:eastAsia="Times New Roman" w:cs="Calibri"/>
                <w:color w:val="000000"/>
              </w:rPr>
            </w:pPr>
          </w:p>
        </w:tc>
      </w:tr>
      <w:tr w:rsidRPr="005F593E" w:rsidR="00541420" w:rsidTr="2EBDFC38" w14:paraId="07A58A62" w14:textId="77777777">
        <w:trPr>
          <w:trHeight w:val="365"/>
          <w:jc w:val="center"/>
        </w:trPr>
        <w:tc>
          <w:tcPr>
            <w:tcW w:w="3903" w:type="dxa"/>
            <w:tcBorders>
              <w:top w:val="nil"/>
              <w:left w:val="single" w:color="auto" w:sz="4" w:space="0"/>
              <w:bottom w:val="single" w:color="auto" w:sz="4" w:space="0"/>
              <w:right w:val="single" w:color="auto" w:sz="4" w:space="0"/>
            </w:tcBorders>
            <w:noWrap/>
          </w:tcPr>
          <w:p w:rsidRPr="0060251A" w:rsidR="00541420" w:rsidP="00064BFB" w:rsidRDefault="00541420" w14:paraId="208C2B67" w14:textId="77777777">
            <w:pPr>
              <w:spacing w:after="0" w:line="240" w:lineRule="auto"/>
              <w:rPr>
                <w:rFonts w:ascii="Calibri" w:hAnsi="Calibri" w:eastAsia="Times New Roman" w:cs="Calibri"/>
                <w:color w:val="000000"/>
              </w:rPr>
            </w:pPr>
            <w:r w:rsidRPr="0060251A">
              <w:rPr>
                <w:rFonts w:ascii="Calibri" w:hAnsi="Calibri" w:eastAsia="Times New Roman" w:cs="Calibri"/>
                <w:color w:val="000000"/>
              </w:rPr>
              <w:t>Enhancement development</w:t>
            </w:r>
          </w:p>
          <w:p w:rsidRPr="0060251A" w:rsidR="00541420" w:rsidP="00064BFB" w:rsidRDefault="00541420" w14:paraId="3C69C378" w14:textId="77777777">
            <w:pPr>
              <w:spacing w:after="0" w:line="240" w:lineRule="auto"/>
              <w:rPr>
                <w:rFonts w:ascii="Calibri" w:hAnsi="Calibri" w:eastAsia="Times New Roman" w:cs="Calibri"/>
                <w:color w:val="000000"/>
              </w:rPr>
            </w:pPr>
          </w:p>
        </w:tc>
        <w:tc>
          <w:tcPr>
            <w:tcW w:w="1710" w:type="dxa"/>
            <w:tcBorders>
              <w:top w:val="nil"/>
              <w:left w:val="nil"/>
              <w:bottom w:val="single" w:color="auto" w:sz="4" w:space="0"/>
              <w:right w:val="single" w:color="auto" w:sz="4" w:space="0"/>
            </w:tcBorders>
            <w:noWrap/>
          </w:tcPr>
          <w:p w:rsidR="00541420" w:rsidP="00064BFB" w:rsidRDefault="00541420" w14:paraId="407C9D26" w14:textId="77777777">
            <w:pPr>
              <w:spacing w:after="0" w:line="240" w:lineRule="auto"/>
              <w:rPr>
                <w:rFonts w:ascii="Calibri" w:hAnsi="Calibri" w:eastAsia="Times New Roman" w:cs="Calibri"/>
                <w:color w:val="000000"/>
              </w:rPr>
            </w:pPr>
          </w:p>
        </w:tc>
      </w:tr>
      <w:tr w:rsidRPr="005F593E" w:rsidR="00541420" w:rsidTr="2EBDFC38" w14:paraId="505DCADA" w14:textId="77777777">
        <w:trPr>
          <w:trHeight w:val="365"/>
          <w:jc w:val="center"/>
        </w:trPr>
        <w:tc>
          <w:tcPr>
            <w:tcW w:w="3903" w:type="dxa"/>
            <w:tcBorders>
              <w:top w:val="nil"/>
              <w:left w:val="single" w:color="auto" w:sz="4" w:space="0"/>
              <w:bottom w:val="single" w:color="auto" w:sz="4" w:space="0"/>
              <w:right w:val="single" w:color="auto" w:sz="4" w:space="0"/>
            </w:tcBorders>
            <w:noWrap/>
          </w:tcPr>
          <w:p w:rsidRPr="0060251A" w:rsidR="00541420" w:rsidP="00064BFB" w:rsidRDefault="00541420" w14:paraId="74BA8154" w14:textId="77777777">
            <w:pPr>
              <w:spacing w:after="0" w:line="240" w:lineRule="auto"/>
              <w:rPr>
                <w:rFonts w:ascii="Calibri" w:hAnsi="Calibri" w:eastAsia="Times New Roman" w:cs="Calibri"/>
                <w:color w:val="000000"/>
              </w:rPr>
            </w:pPr>
            <w:r w:rsidRPr="0060251A">
              <w:rPr>
                <w:rFonts w:ascii="Calibri" w:hAnsi="Calibri" w:eastAsia="Times New Roman" w:cs="Calibri"/>
                <w:color w:val="000000"/>
              </w:rPr>
              <w:t>Enhancement testing</w:t>
            </w:r>
          </w:p>
          <w:p w:rsidRPr="0035632F" w:rsidR="00541420" w:rsidP="00064BFB" w:rsidRDefault="00541420" w14:paraId="32006868" w14:textId="77777777">
            <w:pPr>
              <w:spacing w:after="0" w:line="240" w:lineRule="auto"/>
              <w:rPr>
                <w:rFonts w:ascii="Calibri" w:hAnsi="Calibri" w:eastAsia="Times New Roman" w:cs="Calibri"/>
                <w:color w:val="000000"/>
              </w:rPr>
            </w:pPr>
          </w:p>
        </w:tc>
        <w:tc>
          <w:tcPr>
            <w:tcW w:w="1710" w:type="dxa"/>
            <w:tcBorders>
              <w:top w:val="nil"/>
              <w:left w:val="nil"/>
              <w:bottom w:val="single" w:color="auto" w:sz="4" w:space="0"/>
              <w:right w:val="single" w:color="auto" w:sz="4" w:space="0"/>
            </w:tcBorders>
            <w:noWrap/>
          </w:tcPr>
          <w:p w:rsidRPr="0060251A" w:rsidR="00541420" w:rsidP="00064BFB" w:rsidRDefault="00541420" w14:paraId="54B21F0B" w14:textId="77777777">
            <w:pPr>
              <w:spacing w:after="0" w:line="240" w:lineRule="auto"/>
              <w:rPr>
                <w:rFonts w:ascii="Calibri" w:hAnsi="Calibri" w:eastAsia="Times New Roman" w:cs="Calibri"/>
                <w:color w:val="000000"/>
              </w:rPr>
            </w:pPr>
          </w:p>
        </w:tc>
      </w:tr>
      <w:tr w:rsidRPr="005F593E" w:rsidR="00541420" w:rsidTr="2EBDFC38" w14:paraId="113E7DE5" w14:textId="77777777">
        <w:trPr>
          <w:trHeight w:val="365"/>
          <w:jc w:val="center"/>
        </w:trPr>
        <w:tc>
          <w:tcPr>
            <w:tcW w:w="3903" w:type="dxa"/>
            <w:tcBorders>
              <w:top w:val="nil"/>
              <w:left w:val="single" w:color="auto" w:sz="4" w:space="0"/>
              <w:bottom w:val="single" w:color="auto" w:sz="4" w:space="0"/>
              <w:right w:val="single" w:color="auto" w:sz="4" w:space="0"/>
            </w:tcBorders>
            <w:noWrap/>
          </w:tcPr>
          <w:p w:rsidRPr="0060251A" w:rsidR="00541420" w:rsidP="00064BFB" w:rsidRDefault="00541420" w14:paraId="393BEF94" w14:textId="77777777">
            <w:pPr>
              <w:spacing w:after="0" w:line="240" w:lineRule="auto"/>
              <w:rPr>
                <w:rFonts w:ascii="Calibri" w:hAnsi="Calibri" w:eastAsia="Times New Roman" w:cs="Calibri"/>
                <w:color w:val="000000"/>
              </w:rPr>
            </w:pPr>
            <w:r w:rsidRPr="0060251A">
              <w:rPr>
                <w:rFonts w:ascii="Calibri" w:hAnsi="Calibri" w:eastAsia="Times New Roman" w:cs="Calibri"/>
                <w:color w:val="000000"/>
              </w:rPr>
              <w:t>UAT</w:t>
            </w:r>
          </w:p>
          <w:p w:rsidRPr="0035632F" w:rsidR="00541420" w:rsidP="00064BFB" w:rsidRDefault="00541420" w14:paraId="4B62C733" w14:textId="77777777">
            <w:pPr>
              <w:spacing w:after="0" w:line="240" w:lineRule="auto"/>
              <w:rPr>
                <w:rFonts w:ascii="Calibri" w:hAnsi="Calibri" w:eastAsia="Times New Roman" w:cs="Calibri"/>
                <w:color w:val="000000"/>
              </w:rPr>
            </w:pPr>
          </w:p>
        </w:tc>
        <w:tc>
          <w:tcPr>
            <w:tcW w:w="1710" w:type="dxa"/>
            <w:tcBorders>
              <w:top w:val="nil"/>
              <w:left w:val="nil"/>
              <w:bottom w:val="single" w:color="auto" w:sz="4" w:space="0"/>
              <w:right w:val="single" w:color="auto" w:sz="4" w:space="0"/>
            </w:tcBorders>
            <w:noWrap/>
          </w:tcPr>
          <w:p w:rsidRPr="0060251A" w:rsidR="00541420" w:rsidP="00064BFB" w:rsidRDefault="00541420" w14:paraId="2780BF7A" w14:textId="77777777">
            <w:pPr>
              <w:spacing w:after="0" w:line="240" w:lineRule="auto"/>
              <w:rPr>
                <w:rFonts w:ascii="Calibri" w:hAnsi="Calibri" w:eastAsia="Times New Roman" w:cs="Calibri"/>
                <w:color w:val="000000"/>
              </w:rPr>
            </w:pPr>
          </w:p>
        </w:tc>
      </w:tr>
      <w:tr w:rsidRPr="005F593E" w:rsidR="00541420" w:rsidTr="2EBDFC38" w14:paraId="6AA0E960" w14:textId="77777777">
        <w:trPr>
          <w:trHeight w:val="365"/>
          <w:jc w:val="center"/>
        </w:trPr>
        <w:tc>
          <w:tcPr>
            <w:tcW w:w="3903" w:type="dxa"/>
            <w:tcBorders>
              <w:top w:val="nil"/>
              <w:left w:val="single" w:color="auto" w:sz="4" w:space="0"/>
              <w:bottom w:val="single" w:color="auto" w:sz="4" w:space="0"/>
              <w:right w:val="single" w:color="auto" w:sz="4" w:space="0"/>
            </w:tcBorders>
            <w:noWrap/>
          </w:tcPr>
          <w:p w:rsidRPr="0060251A" w:rsidR="00541420" w:rsidP="00064BFB" w:rsidRDefault="00541420" w14:paraId="2570741D" w14:textId="77777777">
            <w:pPr>
              <w:spacing w:after="0" w:line="240" w:lineRule="auto"/>
              <w:rPr>
                <w:rFonts w:ascii="Calibri" w:hAnsi="Calibri" w:eastAsia="Times New Roman" w:cs="Calibri"/>
                <w:color w:val="000000"/>
              </w:rPr>
            </w:pPr>
            <w:r w:rsidRPr="0060251A">
              <w:rPr>
                <w:rFonts w:ascii="Calibri" w:hAnsi="Calibri" w:eastAsia="Times New Roman" w:cs="Calibri"/>
                <w:color w:val="000000"/>
              </w:rPr>
              <w:t xml:space="preserve">Integration </w:t>
            </w:r>
          </w:p>
          <w:p w:rsidRPr="0035632F" w:rsidR="00541420" w:rsidP="00064BFB" w:rsidRDefault="00541420" w14:paraId="66233FAB" w14:textId="77777777">
            <w:pPr>
              <w:spacing w:after="0" w:line="240" w:lineRule="auto"/>
              <w:rPr>
                <w:rFonts w:ascii="Calibri" w:hAnsi="Calibri" w:eastAsia="Times New Roman" w:cs="Calibri"/>
                <w:color w:val="000000"/>
              </w:rPr>
            </w:pPr>
          </w:p>
        </w:tc>
        <w:tc>
          <w:tcPr>
            <w:tcW w:w="1710" w:type="dxa"/>
            <w:tcBorders>
              <w:top w:val="nil"/>
              <w:left w:val="nil"/>
              <w:bottom w:val="single" w:color="auto" w:sz="4" w:space="0"/>
              <w:right w:val="single" w:color="auto" w:sz="4" w:space="0"/>
            </w:tcBorders>
            <w:noWrap/>
          </w:tcPr>
          <w:p w:rsidRPr="0060251A" w:rsidR="00541420" w:rsidP="00064BFB" w:rsidRDefault="00541420" w14:paraId="714E79BB" w14:textId="77777777">
            <w:pPr>
              <w:spacing w:after="0" w:line="240" w:lineRule="auto"/>
              <w:rPr>
                <w:rFonts w:ascii="Calibri" w:hAnsi="Calibri" w:eastAsia="Times New Roman" w:cs="Calibri"/>
                <w:color w:val="000000"/>
              </w:rPr>
            </w:pPr>
          </w:p>
        </w:tc>
      </w:tr>
      <w:tr w:rsidRPr="005F593E" w:rsidR="00541420" w:rsidTr="2EBDFC38" w14:paraId="20450F03" w14:textId="77777777">
        <w:trPr>
          <w:trHeight w:val="365"/>
          <w:jc w:val="center"/>
        </w:trPr>
        <w:tc>
          <w:tcPr>
            <w:tcW w:w="3903" w:type="dxa"/>
            <w:tcBorders>
              <w:top w:val="nil"/>
              <w:left w:val="single" w:color="auto" w:sz="4" w:space="0"/>
              <w:bottom w:val="single" w:color="auto" w:sz="4" w:space="0"/>
              <w:right w:val="single" w:color="auto" w:sz="4" w:space="0"/>
            </w:tcBorders>
            <w:noWrap/>
          </w:tcPr>
          <w:p w:rsidRPr="0035632F" w:rsidR="00541420" w:rsidP="00064BFB" w:rsidRDefault="00541420" w14:paraId="3A25FE30" w14:textId="77777777">
            <w:pPr>
              <w:spacing w:after="0" w:line="240" w:lineRule="auto"/>
              <w:rPr>
                <w:rFonts w:ascii="Calibri" w:hAnsi="Calibri" w:eastAsia="Times New Roman" w:cs="Calibri"/>
                <w:color w:val="000000"/>
              </w:rPr>
            </w:pPr>
            <w:r w:rsidRPr="0035632F">
              <w:rPr>
                <w:rFonts w:ascii="Calibri" w:hAnsi="Calibri" w:eastAsia="Times New Roman" w:cs="Calibri"/>
                <w:color w:val="000000"/>
              </w:rPr>
              <w:t>Go-Live</w:t>
            </w:r>
          </w:p>
        </w:tc>
        <w:tc>
          <w:tcPr>
            <w:tcW w:w="1710" w:type="dxa"/>
            <w:tcBorders>
              <w:top w:val="nil"/>
              <w:left w:val="nil"/>
              <w:bottom w:val="single" w:color="auto" w:sz="4" w:space="0"/>
              <w:right w:val="single" w:color="auto" w:sz="4" w:space="0"/>
            </w:tcBorders>
            <w:noWrap/>
          </w:tcPr>
          <w:p w:rsidRPr="0060251A" w:rsidR="00541420" w:rsidP="00064BFB" w:rsidRDefault="00541420" w14:paraId="5E954A02" w14:textId="77777777">
            <w:pPr>
              <w:spacing w:after="0" w:line="240" w:lineRule="auto"/>
              <w:rPr>
                <w:rFonts w:ascii="Calibri" w:hAnsi="Calibri" w:eastAsia="Times New Roman" w:cs="Calibri"/>
                <w:color w:val="000000"/>
              </w:rPr>
            </w:pPr>
          </w:p>
        </w:tc>
      </w:tr>
    </w:tbl>
    <w:p w:rsidR="2EBDFC38" w:rsidP="2EBDFC38" w:rsidRDefault="2EBDFC38" w14:paraId="23A79787" w14:textId="4CA74301">
      <w:pPr>
        <w:pStyle w:val="Heading1"/>
        <w:rPr>
          <w:rFonts w:ascii="Calibri Light" w:hAnsi="Calibri Light" w:cs="Calibri Light"/>
          <w:b/>
          <w:bCs/>
          <w:color w:val="auto"/>
          <w:sz w:val="22"/>
          <w:szCs w:val="22"/>
        </w:rPr>
      </w:pPr>
    </w:p>
    <w:p w:rsidR="2EBDFC38" w:rsidP="2EBDFC38" w:rsidRDefault="2EBDFC38" w14:paraId="3DDB011B" w14:textId="16C69F70"/>
    <w:p w:rsidR="2EBDFC38" w:rsidP="2EBDFC38" w:rsidRDefault="2EBDFC38" w14:paraId="115A7EB3" w14:textId="7FBCCFD6"/>
    <w:p w:rsidR="2EBDFC38" w:rsidP="2EBDFC38" w:rsidRDefault="2EBDFC38" w14:paraId="300CB8D3" w14:textId="276DABB1"/>
    <w:p w:rsidR="2EBDFC38" w:rsidP="2EBDFC38" w:rsidRDefault="2EBDFC38" w14:paraId="0EB6C080" w14:textId="01D63E28"/>
    <w:p w:rsidR="2EBDFC38" w:rsidP="2EBDFC38" w:rsidRDefault="2EBDFC38" w14:paraId="60F5F9BA" w14:textId="4AE271EA"/>
    <w:p w:rsidR="2EBDFC38" w:rsidP="2EBDFC38" w:rsidRDefault="2EBDFC38" w14:paraId="62375892" w14:textId="4FE90EE8"/>
    <w:p w:rsidR="2EBDFC38" w:rsidP="2EBDFC38" w:rsidRDefault="2EBDFC38" w14:paraId="3F530E72" w14:textId="0129A4B6"/>
    <w:p w:rsidR="2EBDFC38" w:rsidP="2EBDFC38" w:rsidRDefault="2EBDFC38" w14:paraId="417F9E56" w14:textId="634A3BBD"/>
    <w:p w:rsidR="2EBDFC38" w:rsidP="2EBDFC38" w:rsidRDefault="2EBDFC38" w14:paraId="32F39514" w14:textId="3FF8968C"/>
    <w:p w:rsidR="2EBDFC38" w:rsidP="2EBDFC38" w:rsidRDefault="2EBDFC38" w14:paraId="6FFB81E0" w14:textId="29C0D5D3"/>
    <w:p w:rsidR="2EBDFC38" w:rsidP="2EBDFC38" w:rsidRDefault="2EBDFC38" w14:paraId="201AB909" w14:textId="6243322D"/>
    <w:p w:rsidR="2EBDFC38" w:rsidP="2EBDFC38" w:rsidRDefault="2EBDFC38" w14:paraId="5EC7EDF6" w14:textId="2BF028A9"/>
    <w:p w:rsidR="2EBDFC38" w:rsidP="2EBDFC38" w:rsidRDefault="2EBDFC38" w14:paraId="3B586230" w14:textId="628E6D29"/>
    <w:p w:rsidR="2EBDFC38" w:rsidP="2EBDFC38" w:rsidRDefault="2EBDFC38" w14:paraId="3076DC3D" w14:textId="55711D0E"/>
    <w:p w:rsidRPr="00A567F7" w:rsidR="00541420" w:rsidP="2EBDFC38" w:rsidRDefault="00A567F7" w14:paraId="41D43BB0" w14:textId="6C6FB04C">
      <w:pPr>
        <w:pStyle w:val="Heading1"/>
        <w:rPr>
          <w:rFonts w:ascii="Calibri Light" w:hAnsi="Calibri Light" w:cs="Calibri Light"/>
          <w:b/>
          <w:bCs/>
          <w:color w:val="auto"/>
          <w:sz w:val="22"/>
          <w:szCs w:val="22"/>
        </w:rPr>
      </w:pPr>
      <w:bookmarkStart w:name="_Toc819553914" w:id="175"/>
      <w:r w:rsidRPr="2EBDFC38">
        <w:rPr>
          <w:rFonts w:ascii="Calibri Light" w:hAnsi="Calibri Light" w:cs="Calibri Light"/>
          <w:b/>
          <w:bCs/>
          <w:color w:val="auto"/>
          <w:sz w:val="22"/>
          <w:szCs w:val="22"/>
        </w:rPr>
        <w:t>7</w:t>
      </w:r>
      <w:r w:rsidRPr="2EBDFC38" w:rsidR="00541420">
        <w:rPr>
          <w:rFonts w:ascii="Calibri Light" w:hAnsi="Calibri Light" w:cs="Calibri Light"/>
          <w:b/>
          <w:bCs/>
          <w:color w:val="auto"/>
          <w:sz w:val="22"/>
          <w:szCs w:val="22"/>
        </w:rPr>
        <w:t>. Approval</w:t>
      </w:r>
      <w:bookmarkEnd w:id="175"/>
    </w:p>
    <w:tbl>
      <w:tblPr>
        <w:tblW w:w="90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38"/>
        <w:gridCol w:w="2055"/>
        <w:gridCol w:w="1957"/>
        <w:gridCol w:w="2544"/>
      </w:tblGrid>
      <w:tr w:rsidRPr="005F593E" w:rsidR="00541420" w:rsidTr="00064BFB" w14:paraId="65CF9497" w14:textId="77777777">
        <w:trPr>
          <w:trHeight w:val="20"/>
          <w:jc w:val="center"/>
        </w:trPr>
        <w:tc>
          <w:tcPr>
            <w:tcW w:w="2538" w:type="dxa"/>
            <w:tcBorders>
              <w:top w:val="single" w:color="auto" w:sz="4" w:space="0"/>
              <w:left w:val="single" w:color="auto" w:sz="4" w:space="0"/>
              <w:bottom w:val="single" w:color="auto" w:sz="4" w:space="0"/>
              <w:right w:val="single" w:color="auto" w:sz="4" w:space="0"/>
            </w:tcBorders>
            <w:hideMark/>
          </w:tcPr>
          <w:p w:rsidRPr="00763209" w:rsidR="00541420" w:rsidP="00064BFB" w:rsidRDefault="00541420" w14:paraId="0602B7B1" w14:textId="77777777">
            <w:pPr>
              <w:jc w:val="center"/>
              <w:rPr>
                <w:rFonts w:asciiTheme="majorHAnsi" w:hAnsiTheme="majorHAnsi" w:cstheme="majorHAnsi"/>
                <w:b/>
              </w:rPr>
            </w:pPr>
            <w:r w:rsidRPr="00763209">
              <w:rPr>
                <w:rFonts w:asciiTheme="majorHAnsi" w:hAnsiTheme="majorHAnsi" w:cstheme="majorHAnsi"/>
                <w:b/>
              </w:rPr>
              <w:t>Role</w:t>
            </w:r>
          </w:p>
        </w:tc>
        <w:tc>
          <w:tcPr>
            <w:tcW w:w="2055" w:type="dxa"/>
            <w:tcBorders>
              <w:top w:val="single" w:color="auto" w:sz="4" w:space="0"/>
              <w:left w:val="single" w:color="auto" w:sz="4" w:space="0"/>
              <w:bottom w:val="single" w:color="auto" w:sz="4" w:space="0"/>
              <w:right w:val="single" w:color="auto" w:sz="4" w:space="0"/>
            </w:tcBorders>
            <w:hideMark/>
          </w:tcPr>
          <w:p w:rsidRPr="00763209" w:rsidR="00541420" w:rsidP="00064BFB" w:rsidRDefault="00541420" w14:paraId="314DB23B" w14:textId="77777777">
            <w:pPr>
              <w:jc w:val="center"/>
              <w:rPr>
                <w:rFonts w:asciiTheme="majorHAnsi" w:hAnsiTheme="majorHAnsi" w:cstheme="majorHAnsi"/>
                <w:b/>
              </w:rPr>
            </w:pPr>
            <w:r w:rsidRPr="00763209">
              <w:rPr>
                <w:rFonts w:asciiTheme="majorHAnsi" w:hAnsiTheme="majorHAnsi" w:cstheme="majorHAnsi"/>
                <w:b/>
              </w:rPr>
              <w:t>Approvals</w:t>
            </w:r>
          </w:p>
        </w:tc>
        <w:tc>
          <w:tcPr>
            <w:tcW w:w="1957" w:type="dxa"/>
            <w:tcBorders>
              <w:top w:val="single" w:color="auto" w:sz="4" w:space="0"/>
              <w:left w:val="single" w:color="auto" w:sz="4" w:space="0"/>
              <w:bottom w:val="single" w:color="auto" w:sz="4" w:space="0"/>
              <w:right w:val="single" w:color="auto" w:sz="4" w:space="0"/>
            </w:tcBorders>
            <w:hideMark/>
          </w:tcPr>
          <w:p w:rsidRPr="00763209" w:rsidR="00541420" w:rsidP="00064BFB" w:rsidRDefault="00541420" w14:paraId="0CBB4C5E" w14:textId="77777777">
            <w:pPr>
              <w:jc w:val="center"/>
              <w:rPr>
                <w:rFonts w:asciiTheme="majorHAnsi" w:hAnsiTheme="majorHAnsi" w:cstheme="majorHAnsi"/>
                <w:b/>
              </w:rPr>
            </w:pPr>
            <w:r w:rsidRPr="00763209">
              <w:rPr>
                <w:rFonts w:asciiTheme="majorHAnsi" w:hAnsiTheme="majorHAnsi" w:cstheme="majorHAnsi"/>
                <w:b/>
              </w:rPr>
              <w:t>Name</w:t>
            </w:r>
          </w:p>
        </w:tc>
        <w:tc>
          <w:tcPr>
            <w:tcW w:w="2544" w:type="dxa"/>
            <w:tcBorders>
              <w:top w:val="single" w:color="auto" w:sz="4" w:space="0"/>
              <w:left w:val="single" w:color="auto" w:sz="4" w:space="0"/>
              <w:bottom w:val="single" w:color="auto" w:sz="4" w:space="0"/>
              <w:right w:val="single" w:color="auto" w:sz="4" w:space="0"/>
            </w:tcBorders>
          </w:tcPr>
          <w:p w:rsidRPr="00763209" w:rsidR="00541420" w:rsidP="00064BFB" w:rsidRDefault="00541420" w14:paraId="086D57D7" w14:textId="77777777">
            <w:pPr>
              <w:jc w:val="center"/>
              <w:rPr>
                <w:rFonts w:asciiTheme="majorHAnsi" w:hAnsiTheme="majorHAnsi" w:cstheme="majorHAnsi"/>
                <w:b/>
              </w:rPr>
            </w:pPr>
            <w:r w:rsidRPr="00763209">
              <w:rPr>
                <w:rFonts w:asciiTheme="majorHAnsi" w:hAnsiTheme="majorHAnsi" w:cstheme="majorHAnsi"/>
                <w:b/>
              </w:rPr>
              <w:t>Title</w:t>
            </w:r>
          </w:p>
        </w:tc>
      </w:tr>
      <w:tr w:rsidRPr="005F593E" w:rsidR="00541420" w:rsidTr="00064BFB" w14:paraId="3649D874" w14:textId="77777777">
        <w:trPr>
          <w:trHeight w:val="20"/>
          <w:jc w:val="center"/>
        </w:trPr>
        <w:tc>
          <w:tcPr>
            <w:tcW w:w="2538" w:type="dxa"/>
            <w:tcBorders>
              <w:top w:val="single" w:color="auto" w:sz="4" w:space="0"/>
              <w:left w:val="single" w:color="auto" w:sz="4" w:space="0"/>
              <w:bottom w:val="single" w:color="auto" w:sz="4" w:space="0"/>
              <w:right w:val="single" w:color="auto" w:sz="4" w:space="0"/>
            </w:tcBorders>
            <w:hideMark/>
          </w:tcPr>
          <w:p w:rsidRPr="005F593E" w:rsidR="00541420" w:rsidP="00064BFB" w:rsidRDefault="00541420" w14:paraId="67845B9D" w14:textId="77777777">
            <w:pPr>
              <w:rPr>
                <w:rFonts w:asciiTheme="majorHAnsi" w:hAnsiTheme="majorHAnsi" w:cstheme="majorHAnsi"/>
                <w:sz w:val="20"/>
                <w:szCs w:val="20"/>
              </w:rPr>
            </w:pPr>
            <w:r w:rsidRPr="005F593E">
              <w:rPr>
                <w:rFonts w:asciiTheme="majorHAnsi" w:hAnsiTheme="majorHAnsi" w:cstheme="majorHAnsi"/>
                <w:sz w:val="20"/>
                <w:szCs w:val="20"/>
              </w:rPr>
              <w:t>Project Sponsor/Product Owner</w:t>
            </w:r>
          </w:p>
        </w:tc>
        <w:tc>
          <w:tcPr>
            <w:tcW w:w="2055"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5BBB926A" w14:textId="77777777">
            <w:pPr>
              <w:rPr>
                <w:rFonts w:asciiTheme="majorHAnsi" w:hAnsiTheme="majorHAnsi" w:cstheme="majorHAnsi"/>
                <w:sz w:val="20"/>
                <w:szCs w:val="20"/>
              </w:rPr>
            </w:pPr>
          </w:p>
        </w:tc>
        <w:tc>
          <w:tcPr>
            <w:tcW w:w="1957"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45ECDA6D" w14:textId="5CD19215">
            <w:pPr>
              <w:rPr>
                <w:rFonts w:asciiTheme="majorHAnsi" w:hAnsiTheme="majorHAnsi" w:cstheme="majorHAnsi"/>
                <w:sz w:val="20"/>
                <w:szCs w:val="20"/>
              </w:rPr>
            </w:pPr>
          </w:p>
        </w:tc>
        <w:tc>
          <w:tcPr>
            <w:tcW w:w="2544"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2A847359" w14:textId="1C72025E">
            <w:pPr>
              <w:rPr>
                <w:rFonts w:asciiTheme="majorHAnsi" w:hAnsiTheme="majorHAnsi" w:cstheme="majorHAnsi"/>
                <w:sz w:val="20"/>
                <w:szCs w:val="20"/>
              </w:rPr>
            </w:pPr>
          </w:p>
        </w:tc>
      </w:tr>
      <w:tr w:rsidRPr="005F593E" w:rsidR="00541420" w:rsidTr="00064BFB" w14:paraId="297AF11A" w14:textId="77777777">
        <w:trPr>
          <w:trHeight w:val="20"/>
          <w:jc w:val="center"/>
        </w:trPr>
        <w:tc>
          <w:tcPr>
            <w:tcW w:w="2538" w:type="dxa"/>
            <w:tcBorders>
              <w:top w:val="single" w:color="auto" w:sz="4" w:space="0"/>
              <w:left w:val="single" w:color="auto" w:sz="4" w:space="0"/>
              <w:bottom w:val="single" w:color="auto" w:sz="4" w:space="0"/>
              <w:right w:val="single" w:color="auto" w:sz="4" w:space="0"/>
            </w:tcBorders>
            <w:hideMark/>
          </w:tcPr>
          <w:p w:rsidRPr="005F593E" w:rsidR="00541420" w:rsidP="00064BFB" w:rsidRDefault="00541420" w14:paraId="4A0199AE" w14:textId="77777777">
            <w:pPr>
              <w:rPr>
                <w:rFonts w:asciiTheme="majorHAnsi" w:hAnsiTheme="majorHAnsi" w:cstheme="majorHAnsi"/>
                <w:sz w:val="20"/>
                <w:szCs w:val="20"/>
              </w:rPr>
            </w:pPr>
            <w:r w:rsidRPr="005F593E">
              <w:rPr>
                <w:rFonts w:asciiTheme="majorHAnsi" w:hAnsiTheme="majorHAnsi" w:cstheme="majorHAnsi"/>
                <w:sz w:val="20"/>
                <w:szCs w:val="20"/>
              </w:rPr>
              <w:t>Business Owner</w:t>
            </w:r>
          </w:p>
        </w:tc>
        <w:tc>
          <w:tcPr>
            <w:tcW w:w="2055"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3A718340" w14:textId="77777777">
            <w:pPr>
              <w:rPr>
                <w:rFonts w:asciiTheme="majorHAnsi" w:hAnsiTheme="majorHAnsi" w:cstheme="majorHAnsi"/>
                <w:sz w:val="20"/>
                <w:szCs w:val="20"/>
              </w:rPr>
            </w:pPr>
          </w:p>
        </w:tc>
        <w:tc>
          <w:tcPr>
            <w:tcW w:w="1957" w:type="dxa"/>
            <w:tcBorders>
              <w:top w:val="single" w:color="auto" w:sz="4" w:space="0"/>
              <w:left w:val="single" w:color="auto" w:sz="4" w:space="0"/>
              <w:bottom w:val="single" w:color="auto" w:sz="4" w:space="0"/>
              <w:right w:val="single" w:color="auto" w:sz="4" w:space="0"/>
            </w:tcBorders>
          </w:tcPr>
          <w:p w:rsidRPr="00682002" w:rsidR="00541420" w:rsidP="00064BFB" w:rsidRDefault="00541420" w14:paraId="2FC4FC54" w14:textId="5BF7DA65">
            <w:pPr>
              <w:rPr>
                <w:rFonts w:asciiTheme="majorHAnsi" w:hAnsiTheme="majorHAnsi" w:cstheme="majorHAnsi"/>
                <w:bCs/>
                <w:sz w:val="20"/>
                <w:szCs w:val="20"/>
              </w:rPr>
            </w:pPr>
          </w:p>
        </w:tc>
        <w:tc>
          <w:tcPr>
            <w:tcW w:w="2544"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3310E055" w14:textId="6EDE29D6">
            <w:pPr>
              <w:rPr>
                <w:rFonts w:asciiTheme="majorHAnsi" w:hAnsiTheme="majorHAnsi" w:cstheme="majorHAnsi"/>
                <w:sz w:val="20"/>
                <w:szCs w:val="20"/>
              </w:rPr>
            </w:pPr>
          </w:p>
        </w:tc>
      </w:tr>
      <w:tr w:rsidRPr="005F593E" w:rsidR="00541420" w:rsidTr="00064BFB" w14:paraId="2108B726" w14:textId="77777777">
        <w:trPr>
          <w:trHeight w:val="20"/>
          <w:jc w:val="center"/>
        </w:trPr>
        <w:tc>
          <w:tcPr>
            <w:tcW w:w="2538" w:type="dxa"/>
            <w:tcBorders>
              <w:top w:val="single" w:color="auto" w:sz="4" w:space="0"/>
              <w:left w:val="single" w:color="auto" w:sz="4" w:space="0"/>
              <w:bottom w:val="single" w:color="auto" w:sz="4" w:space="0"/>
              <w:right w:val="single" w:color="auto" w:sz="4" w:space="0"/>
            </w:tcBorders>
            <w:hideMark/>
          </w:tcPr>
          <w:p w:rsidRPr="005F593E" w:rsidR="00541420" w:rsidP="00064BFB" w:rsidRDefault="00541420" w14:paraId="6C802C36" w14:textId="77777777">
            <w:pPr>
              <w:rPr>
                <w:rFonts w:asciiTheme="majorHAnsi" w:hAnsiTheme="majorHAnsi" w:cstheme="majorHAnsi"/>
                <w:sz w:val="20"/>
                <w:szCs w:val="20"/>
              </w:rPr>
            </w:pPr>
            <w:r w:rsidRPr="005F593E">
              <w:rPr>
                <w:rFonts w:asciiTheme="majorHAnsi" w:hAnsiTheme="majorHAnsi" w:cstheme="majorHAnsi"/>
                <w:sz w:val="20"/>
                <w:szCs w:val="20"/>
              </w:rPr>
              <w:t>Project Manager</w:t>
            </w:r>
          </w:p>
        </w:tc>
        <w:tc>
          <w:tcPr>
            <w:tcW w:w="2055"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0C2D158C" w14:textId="77777777">
            <w:pPr>
              <w:rPr>
                <w:rFonts w:asciiTheme="majorHAnsi" w:hAnsiTheme="majorHAnsi" w:cstheme="majorHAnsi"/>
                <w:sz w:val="20"/>
                <w:szCs w:val="20"/>
              </w:rPr>
            </w:pPr>
          </w:p>
        </w:tc>
        <w:tc>
          <w:tcPr>
            <w:tcW w:w="1957"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38A04E23" w14:textId="769E4247">
            <w:pPr>
              <w:rPr>
                <w:rFonts w:asciiTheme="majorHAnsi" w:hAnsiTheme="majorHAnsi" w:cstheme="majorHAnsi"/>
                <w:b/>
                <w:sz w:val="20"/>
                <w:szCs w:val="20"/>
              </w:rPr>
            </w:pPr>
          </w:p>
        </w:tc>
        <w:tc>
          <w:tcPr>
            <w:tcW w:w="2544"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78E269FB" w14:textId="4E824502">
            <w:pPr>
              <w:rPr>
                <w:rFonts w:asciiTheme="majorHAnsi" w:hAnsiTheme="majorHAnsi" w:cstheme="majorHAnsi"/>
                <w:sz w:val="20"/>
                <w:szCs w:val="20"/>
              </w:rPr>
            </w:pPr>
          </w:p>
        </w:tc>
      </w:tr>
      <w:tr w:rsidRPr="005F593E" w:rsidR="00541420" w:rsidTr="00064BFB" w14:paraId="3E38420F" w14:textId="77777777">
        <w:trPr>
          <w:trHeight w:val="20"/>
          <w:jc w:val="center"/>
        </w:trPr>
        <w:tc>
          <w:tcPr>
            <w:tcW w:w="2538" w:type="dxa"/>
            <w:tcBorders>
              <w:top w:val="single" w:color="auto" w:sz="4" w:space="0"/>
              <w:left w:val="single" w:color="auto" w:sz="4" w:space="0"/>
              <w:bottom w:val="single" w:color="auto" w:sz="4" w:space="0"/>
              <w:right w:val="single" w:color="auto" w:sz="4" w:space="0"/>
            </w:tcBorders>
            <w:hideMark/>
          </w:tcPr>
          <w:p w:rsidRPr="005F593E" w:rsidR="00541420" w:rsidP="00064BFB" w:rsidRDefault="00541420" w14:paraId="6666F51C" w14:textId="77777777">
            <w:pPr>
              <w:rPr>
                <w:rFonts w:asciiTheme="majorHAnsi" w:hAnsiTheme="majorHAnsi" w:cstheme="majorHAnsi"/>
                <w:sz w:val="20"/>
                <w:szCs w:val="20"/>
              </w:rPr>
            </w:pPr>
            <w:r w:rsidRPr="005F593E">
              <w:rPr>
                <w:rFonts w:asciiTheme="majorHAnsi" w:hAnsiTheme="majorHAnsi" w:cstheme="majorHAnsi"/>
                <w:sz w:val="20"/>
                <w:szCs w:val="20"/>
              </w:rPr>
              <w:t>Solution Architect</w:t>
            </w:r>
          </w:p>
        </w:tc>
        <w:tc>
          <w:tcPr>
            <w:tcW w:w="2055"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16D617E1" w14:textId="77777777">
            <w:pPr>
              <w:rPr>
                <w:rFonts w:asciiTheme="majorHAnsi" w:hAnsiTheme="majorHAnsi" w:cstheme="majorHAnsi"/>
                <w:sz w:val="20"/>
                <w:szCs w:val="20"/>
              </w:rPr>
            </w:pPr>
          </w:p>
        </w:tc>
        <w:tc>
          <w:tcPr>
            <w:tcW w:w="1957"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2E5ECB03" w14:textId="77777777">
            <w:pPr>
              <w:rPr>
                <w:rFonts w:asciiTheme="majorHAnsi" w:hAnsiTheme="majorHAnsi" w:cstheme="majorHAnsi"/>
                <w:sz w:val="20"/>
                <w:szCs w:val="20"/>
              </w:rPr>
            </w:pPr>
          </w:p>
        </w:tc>
        <w:tc>
          <w:tcPr>
            <w:tcW w:w="2544"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059EF561" w14:textId="77777777">
            <w:pPr>
              <w:rPr>
                <w:rFonts w:asciiTheme="majorHAnsi" w:hAnsiTheme="majorHAnsi" w:cstheme="majorHAnsi"/>
                <w:sz w:val="20"/>
                <w:szCs w:val="20"/>
              </w:rPr>
            </w:pPr>
          </w:p>
        </w:tc>
      </w:tr>
      <w:tr w:rsidRPr="005F593E" w:rsidR="00541420" w:rsidTr="00064BFB" w14:paraId="154CA400" w14:textId="77777777">
        <w:trPr>
          <w:trHeight w:val="20"/>
          <w:jc w:val="center"/>
        </w:trPr>
        <w:tc>
          <w:tcPr>
            <w:tcW w:w="2538" w:type="dxa"/>
            <w:tcBorders>
              <w:top w:val="single" w:color="auto" w:sz="4" w:space="0"/>
              <w:left w:val="single" w:color="auto" w:sz="4" w:space="0"/>
              <w:bottom w:val="single" w:color="auto" w:sz="4" w:space="0"/>
              <w:right w:val="single" w:color="auto" w:sz="4" w:space="0"/>
            </w:tcBorders>
            <w:hideMark/>
          </w:tcPr>
          <w:p w:rsidRPr="005F593E" w:rsidR="00541420" w:rsidP="00064BFB" w:rsidRDefault="00541420" w14:paraId="0F4B1FA8" w14:textId="77777777">
            <w:pPr>
              <w:rPr>
                <w:rFonts w:asciiTheme="majorHAnsi" w:hAnsiTheme="majorHAnsi" w:cstheme="majorHAnsi"/>
                <w:sz w:val="20"/>
                <w:szCs w:val="20"/>
              </w:rPr>
            </w:pPr>
            <w:r w:rsidRPr="005F593E">
              <w:rPr>
                <w:rFonts w:asciiTheme="majorHAnsi" w:hAnsiTheme="majorHAnsi" w:cstheme="majorHAnsi"/>
                <w:sz w:val="20"/>
                <w:szCs w:val="20"/>
              </w:rPr>
              <w:t>Data Engineering Lead</w:t>
            </w:r>
          </w:p>
        </w:tc>
        <w:tc>
          <w:tcPr>
            <w:tcW w:w="2055"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500A1A37" w14:textId="77777777">
            <w:pPr>
              <w:rPr>
                <w:rFonts w:asciiTheme="majorHAnsi" w:hAnsiTheme="majorHAnsi" w:cstheme="majorHAnsi"/>
                <w:sz w:val="20"/>
                <w:szCs w:val="20"/>
              </w:rPr>
            </w:pPr>
          </w:p>
        </w:tc>
        <w:tc>
          <w:tcPr>
            <w:tcW w:w="1957"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2E9C93F0" w14:textId="77777777">
            <w:pPr>
              <w:rPr>
                <w:rFonts w:asciiTheme="majorHAnsi" w:hAnsiTheme="majorHAnsi" w:cstheme="majorHAnsi"/>
                <w:sz w:val="20"/>
                <w:szCs w:val="20"/>
              </w:rPr>
            </w:pPr>
          </w:p>
        </w:tc>
        <w:tc>
          <w:tcPr>
            <w:tcW w:w="2544"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47E41D80" w14:textId="77777777">
            <w:pPr>
              <w:rPr>
                <w:rFonts w:asciiTheme="majorHAnsi" w:hAnsiTheme="majorHAnsi" w:cstheme="majorHAnsi"/>
                <w:sz w:val="20"/>
                <w:szCs w:val="20"/>
              </w:rPr>
            </w:pPr>
          </w:p>
        </w:tc>
      </w:tr>
      <w:tr w:rsidRPr="005F593E" w:rsidR="00541420" w:rsidTr="00064BFB" w14:paraId="1B965A20" w14:textId="77777777">
        <w:trPr>
          <w:trHeight w:val="20"/>
          <w:jc w:val="center"/>
        </w:trPr>
        <w:tc>
          <w:tcPr>
            <w:tcW w:w="2538"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383C4813" w14:textId="77777777">
            <w:pPr>
              <w:rPr>
                <w:rFonts w:asciiTheme="majorHAnsi" w:hAnsiTheme="majorHAnsi" w:cstheme="majorHAnsi"/>
                <w:sz w:val="20"/>
                <w:szCs w:val="20"/>
              </w:rPr>
            </w:pPr>
            <w:r w:rsidRPr="005F593E">
              <w:rPr>
                <w:rFonts w:asciiTheme="majorHAnsi" w:hAnsiTheme="majorHAnsi" w:cstheme="majorHAnsi"/>
                <w:sz w:val="20"/>
                <w:szCs w:val="20"/>
              </w:rPr>
              <w:t>Lead Business Analyst (GFIT)</w:t>
            </w:r>
          </w:p>
        </w:tc>
        <w:tc>
          <w:tcPr>
            <w:tcW w:w="2055"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7BA5E3F4" w14:textId="77777777">
            <w:pPr>
              <w:rPr>
                <w:rFonts w:asciiTheme="majorHAnsi" w:hAnsiTheme="majorHAnsi" w:cstheme="majorHAnsi"/>
                <w:sz w:val="20"/>
                <w:szCs w:val="20"/>
              </w:rPr>
            </w:pPr>
          </w:p>
        </w:tc>
        <w:tc>
          <w:tcPr>
            <w:tcW w:w="1957"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26270CCA" w14:textId="2A98612A">
            <w:pPr>
              <w:rPr>
                <w:rFonts w:asciiTheme="majorHAnsi" w:hAnsiTheme="majorHAnsi" w:cstheme="majorHAnsi"/>
                <w:sz w:val="20"/>
                <w:szCs w:val="20"/>
              </w:rPr>
            </w:pPr>
          </w:p>
        </w:tc>
        <w:tc>
          <w:tcPr>
            <w:tcW w:w="2544"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432272AE" w14:textId="306194DB">
            <w:pPr>
              <w:rPr>
                <w:rFonts w:asciiTheme="majorHAnsi" w:hAnsiTheme="majorHAnsi" w:cstheme="majorHAnsi"/>
                <w:sz w:val="20"/>
                <w:szCs w:val="20"/>
              </w:rPr>
            </w:pPr>
          </w:p>
        </w:tc>
      </w:tr>
      <w:tr w:rsidRPr="005F593E" w:rsidR="00541420" w:rsidTr="00064BFB" w14:paraId="3C3BA2FC" w14:textId="77777777">
        <w:trPr>
          <w:trHeight w:val="20"/>
          <w:jc w:val="center"/>
        </w:trPr>
        <w:tc>
          <w:tcPr>
            <w:tcW w:w="2538" w:type="dxa"/>
            <w:tcBorders>
              <w:top w:val="single" w:color="auto" w:sz="4" w:space="0"/>
              <w:left w:val="single" w:color="auto" w:sz="4" w:space="0"/>
              <w:bottom w:val="single" w:color="auto" w:sz="4" w:space="0"/>
              <w:right w:val="single" w:color="auto" w:sz="4" w:space="0"/>
            </w:tcBorders>
            <w:hideMark/>
          </w:tcPr>
          <w:p w:rsidRPr="005F593E" w:rsidR="00541420" w:rsidP="00064BFB" w:rsidRDefault="00541420" w14:paraId="720C3A17" w14:textId="77777777">
            <w:pPr>
              <w:rPr>
                <w:rFonts w:asciiTheme="majorHAnsi" w:hAnsiTheme="majorHAnsi" w:cstheme="majorHAnsi"/>
                <w:sz w:val="20"/>
                <w:szCs w:val="20"/>
              </w:rPr>
            </w:pPr>
            <w:r w:rsidRPr="005F593E">
              <w:rPr>
                <w:rFonts w:asciiTheme="majorHAnsi" w:hAnsiTheme="majorHAnsi" w:cstheme="majorHAnsi"/>
                <w:sz w:val="20"/>
                <w:szCs w:val="20"/>
              </w:rPr>
              <w:t>Business Analyst (GFIT)</w:t>
            </w:r>
          </w:p>
        </w:tc>
        <w:tc>
          <w:tcPr>
            <w:tcW w:w="2055"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5A1D7499" w14:textId="77777777">
            <w:pPr>
              <w:rPr>
                <w:rFonts w:asciiTheme="majorHAnsi" w:hAnsiTheme="majorHAnsi" w:cstheme="majorHAnsi"/>
                <w:sz w:val="20"/>
                <w:szCs w:val="20"/>
              </w:rPr>
            </w:pPr>
          </w:p>
        </w:tc>
        <w:tc>
          <w:tcPr>
            <w:tcW w:w="1957"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370EEF51" w14:textId="1499BABD">
            <w:pPr>
              <w:rPr>
                <w:rFonts w:asciiTheme="majorHAnsi" w:hAnsiTheme="majorHAnsi" w:cstheme="majorHAnsi"/>
                <w:sz w:val="20"/>
                <w:szCs w:val="20"/>
              </w:rPr>
            </w:pPr>
          </w:p>
        </w:tc>
        <w:tc>
          <w:tcPr>
            <w:tcW w:w="2544"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52FFD92E" w14:textId="32D4464D">
            <w:pPr>
              <w:rPr>
                <w:rFonts w:asciiTheme="majorHAnsi" w:hAnsiTheme="majorHAnsi" w:cstheme="majorHAnsi"/>
                <w:sz w:val="20"/>
                <w:szCs w:val="20"/>
              </w:rPr>
            </w:pPr>
          </w:p>
        </w:tc>
      </w:tr>
      <w:tr w:rsidRPr="005F593E" w:rsidR="00541420" w:rsidTr="00064BFB" w14:paraId="39FEF158" w14:textId="77777777">
        <w:trPr>
          <w:trHeight w:val="20"/>
          <w:jc w:val="center"/>
        </w:trPr>
        <w:tc>
          <w:tcPr>
            <w:tcW w:w="2538"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56E87F41" w14:textId="77777777">
            <w:pPr>
              <w:rPr>
                <w:rFonts w:asciiTheme="majorHAnsi" w:hAnsiTheme="majorHAnsi" w:cstheme="majorHAnsi"/>
                <w:sz w:val="20"/>
                <w:szCs w:val="20"/>
              </w:rPr>
            </w:pPr>
            <w:r w:rsidRPr="005F593E">
              <w:rPr>
                <w:rFonts w:asciiTheme="majorHAnsi" w:hAnsiTheme="majorHAnsi" w:cstheme="majorHAnsi"/>
                <w:sz w:val="20"/>
                <w:szCs w:val="20"/>
              </w:rPr>
              <w:t>Business Analyst (GFIT</w:t>
            </w:r>
            <w:r>
              <w:rPr>
                <w:rFonts w:asciiTheme="majorHAnsi" w:hAnsiTheme="majorHAnsi" w:cstheme="majorHAnsi"/>
                <w:sz w:val="20"/>
                <w:szCs w:val="20"/>
              </w:rPr>
              <w:t xml:space="preserve"> -ops)</w:t>
            </w:r>
          </w:p>
        </w:tc>
        <w:tc>
          <w:tcPr>
            <w:tcW w:w="2055"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3066B50F" w14:textId="77777777">
            <w:pPr>
              <w:rPr>
                <w:rFonts w:asciiTheme="majorHAnsi" w:hAnsiTheme="majorHAnsi" w:cstheme="majorHAnsi"/>
                <w:sz w:val="20"/>
                <w:szCs w:val="20"/>
              </w:rPr>
            </w:pPr>
          </w:p>
        </w:tc>
        <w:tc>
          <w:tcPr>
            <w:tcW w:w="1957" w:type="dxa"/>
            <w:tcBorders>
              <w:top w:val="single" w:color="auto" w:sz="4" w:space="0"/>
              <w:left w:val="single" w:color="auto" w:sz="4" w:space="0"/>
              <w:bottom w:val="single" w:color="auto" w:sz="4" w:space="0"/>
              <w:right w:val="single" w:color="auto" w:sz="4" w:space="0"/>
            </w:tcBorders>
          </w:tcPr>
          <w:p w:rsidRPr="00A42795" w:rsidR="00541420" w:rsidP="00064BFB" w:rsidRDefault="00541420" w14:paraId="6F3CCF1F" w14:textId="7FF972DC">
            <w:pPr>
              <w:rPr>
                <w:rFonts w:asciiTheme="majorHAnsi" w:hAnsiTheme="majorHAnsi" w:cstheme="majorHAnsi"/>
                <w:sz w:val="20"/>
                <w:szCs w:val="20"/>
              </w:rPr>
            </w:pPr>
          </w:p>
        </w:tc>
        <w:tc>
          <w:tcPr>
            <w:tcW w:w="2544" w:type="dxa"/>
            <w:tcBorders>
              <w:top w:val="single" w:color="auto" w:sz="4" w:space="0"/>
              <w:left w:val="single" w:color="auto" w:sz="4" w:space="0"/>
              <w:bottom w:val="single" w:color="auto" w:sz="4" w:space="0"/>
              <w:right w:val="single" w:color="auto" w:sz="4" w:space="0"/>
            </w:tcBorders>
          </w:tcPr>
          <w:p w:rsidRPr="005F593E" w:rsidR="00541420" w:rsidP="00064BFB" w:rsidRDefault="00541420" w14:paraId="0AE2CDD4" w14:textId="689D9211">
            <w:pPr>
              <w:rPr>
                <w:rFonts w:asciiTheme="majorHAnsi" w:hAnsiTheme="majorHAnsi" w:cstheme="majorHAnsi"/>
                <w:sz w:val="20"/>
                <w:szCs w:val="20"/>
              </w:rPr>
            </w:pPr>
          </w:p>
        </w:tc>
      </w:tr>
    </w:tbl>
    <w:p w:rsidR="00541420" w:rsidP="00541420" w:rsidRDefault="00541420" w14:paraId="047D80B5" w14:textId="77777777">
      <w:pPr>
        <w:spacing w:after="0"/>
        <w:rPr>
          <w:rFonts w:asciiTheme="majorHAnsi" w:hAnsiTheme="majorHAnsi" w:cstheme="majorHAnsi"/>
        </w:rPr>
      </w:pPr>
    </w:p>
    <w:p w:rsidR="00541420" w:rsidP="00541420" w:rsidRDefault="00541420" w14:paraId="5DBF5B05" w14:textId="77777777">
      <w:pPr>
        <w:spacing w:after="0"/>
        <w:rPr>
          <w:rFonts w:asciiTheme="majorHAnsi" w:hAnsiTheme="majorHAnsi" w:cstheme="majorHAnsi"/>
        </w:rPr>
      </w:pPr>
    </w:p>
    <w:p w:rsidR="00541420" w:rsidP="00541420" w:rsidRDefault="00541420" w14:paraId="1113C2A9" w14:textId="77777777">
      <w:pPr>
        <w:spacing w:after="0"/>
        <w:rPr>
          <w:rFonts w:asciiTheme="majorHAnsi" w:hAnsiTheme="majorHAnsi" w:cstheme="majorHAnsi"/>
        </w:rPr>
      </w:pPr>
    </w:p>
    <w:p w:rsidR="00541420" w:rsidP="00541420" w:rsidRDefault="00541420" w14:paraId="3E1F79D4" w14:textId="77777777">
      <w:pPr>
        <w:spacing w:after="0"/>
        <w:rPr>
          <w:rFonts w:asciiTheme="majorHAnsi" w:hAnsiTheme="majorHAnsi" w:cstheme="majorHAnsi"/>
        </w:rPr>
      </w:pPr>
    </w:p>
    <w:p w:rsidR="00541420" w:rsidP="00541420" w:rsidRDefault="00541420" w14:paraId="589188D7" w14:textId="77777777">
      <w:pPr>
        <w:spacing w:after="0"/>
        <w:rPr>
          <w:rFonts w:asciiTheme="majorHAnsi" w:hAnsiTheme="majorHAnsi" w:cstheme="majorHAnsi"/>
        </w:rPr>
      </w:pPr>
    </w:p>
    <w:p w:rsidR="00541420" w:rsidP="00541420" w:rsidRDefault="00541420" w14:paraId="623B7D3D" w14:textId="77777777">
      <w:pPr>
        <w:spacing w:after="0"/>
        <w:rPr>
          <w:rFonts w:asciiTheme="majorHAnsi" w:hAnsiTheme="majorHAnsi" w:cstheme="majorHAnsi"/>
        </w:rPr>
      </w:pPr>
    </w:p>
    <w:p w:rsidR="00541420" w:rsidP="00541420" w:rsidRDefault="00541420" w14:paraId="1F4084E6" w14:textId="77777777">
      <w:pPr>
        <w:spacing w:after="0"/>
        <w:rPr>
          <w:rFonts w:asciiTheme="majorHAnsi" w:hAnsiTheme="majorHAnsi" w:cstheme="majorHAnsi"/>
        </w:rPr>
      </w:pPr>
    </w:p>
    <w:p w:rsidR="00541420" w:rsidP="00541420" w:rsidRDefault="00541420" w14:paraId="09372913" w14:textId="77777777">
      <w:pPr>
        <w:spacing w:after="0"/>
        <w:rPr>
          <w:rFonts w:asciiTheme="majorHAnsi" w:hAnsiTheme="majorHAnsi" w:cstheme="majorHAnsi"/>
        </w:rPr>
      </w:pPr>
    </w:p>
    <w:p w:rsidR="00541420" w:rsidP="00541420" w:rsidRDefault="00541420" w14:paraId="242F7640" w14:textId="77777777">
      <w:pPr>
        <w:spacing w:after="0"/>
        <w:rPr>
          <w:rFonts w:asciiTheme="majorHAnsi" w:hAnsiTheme="majorHAnsi" w:cstheme="majorHAnsi"/>
        </w:rPr>
      </w:pPr>
    </w:p>
    <w:p w:rsidR="00541420" w:rsidP="00541420" w:rsidRDefault="00541420" w14:paraId="4BD83F81" w14:textId="77777777">
      <w:pPr>
        <w:spacing w:after="0"/>
        <w:rPr>
          <w:rFonts w:asciiTheme="majorHAnsi" w:hAnsiTheme="majorHAnsi" w:cstheme="majorHAnsi"/>
        </w:rPr>
      </w:pPr>
    </w:p>
    <w:p w:rsidR="00541420" w:rsidP="00541420" w:rsidRDefault="00541420" w14:paraId="420911ED" w14:textId="77777777">
      <w:pPr>
        <w:spacing w:after="0"/>
        <w:rPr>
          <w:rFonts w:asciiTheme="majorHAnsi" w:hAnsiTheme="majorHAnsi" w:cstheme="majorHAnsi"/>
        </w:rPr>
      </w:pPr>
    </w:p>
    <w:p w:rsidR="00541420" w:rsidP="00541420" w:rsidRDefault="00541420" w14:paraId="710197AC" w14:textId="77777777">
      <w:pPr>
        <w:spacing w:after="0"/>
        <w:rPr>
          <w:rFonts w:asciiTheme="majorHAnsi" w:hAnsiTheme="majorHAnsi" w:cstheme="majorHAnsi"/>
        </w:rPr>
      </w:pPr>
    </w:p>
    <w:p w:rsidR="00541420" w:rsidP="00541420" w:rsidRDefault="00541420" w14:paraId="652494DF" w14:textId="77777777">
      <w:pPr>
        <w:spacing w:after="0"/>
        <w:rPr>
          <w:rFonts w:asciiTheme="majorHAnsi" w:hAnsiTheme="majorHAnsi" w:cstheme="majorHAnsi"/>
        </w:rPr>
      </w:pPr>
    </w:p>
    <w:p w:rsidR="00541420" w:rsidP="00541420" w:rsidRDefault="00541420" w14:paraId="477024B9" w14:textId="77777777">
      <w:pPr>
        <w:spacing w:after="0"/>
        <w:rPr>
          <w:rFonts w:asciiTheme="majorHAnsi" w:hAnsiTheme="majorHAnsi" w:cstheme="majorHAnsi"/>
        </w:rPr>
      </w:pPr>
    </w:p>
    <w:p w:rsidR="00541420" w:rsidP="00541420" w:rsidRDefault="00541420" w14:paraId="343DB4C2" w14:textId="77777777">
      <w:pPr>
        <w:spacing w:after="0"/>
        <w:rPr>
          <w:rFonts w:asciiTheme="majorHAnsi" w:hAnsiTheme="majorHAnsi" w:cstheme="majorHAnsi"/>
        </w:rPr>
      </w:pPr>
    </w:p>
    <w:p w:rsidR="00541420" w:rsidP="00541420" w:rsidRDefault="00541420" w14:paraId="3E4C515D" w14:textId="77777777">
      <w:pPr>
        <w:spacing w:after="0"/>
        <w:rPr>
          <w:rFonts w:asciiTheme="majorHAnsi" w:hAnsiTheme="majorHAnsi" w:cstheme="majorHAnsi"/>
        </w:rPr>
      </w:pPr>
    </w:p>
    <w:p w:rsidR="00541420" w:rsidP="00541420" w:rsidRDefault="00541420" w14:paraId="10DA434A" w14:textId="77777777">
      <w:pPr>
        <w:spacing w:after="0"/>
        <w:rPr>
          <w:rFonts w:asciiTheme="majorHAnsi" w:hAnsiTheme="majorHAnsi" w:cstheme="majorHAnsi"/>
        </w:rPr>
      </w:pPr>
    </w:p>
    <w:p w:rsidR="00541420" w:rsidP="00541420" w:rsidRDefault="00541420" w14:paraId="205433F1" w14:textId="77777777">
      <w:pPr>
        <w:spacing w:after="0"/>
        <w:rPr>
          <w:rFonts w:asciiTheme="majorHAnsi" w:hAnsiTheme="majorHAnsi" w:cstheme="majorHAnsi"/>
        </w:rPr>
      </w:pPr>
    </w:p>
    <w:p w:rsidR="00541420" w:rsidP="70D61B0E" w:rsidRDefault="00541420" w14:paraId="59597805" w14:textId="77777777">
      <w:pPr>
        <w:spacing w:after="0"/>
        <w:rPr>
          <w:rFonts w:asciiTheme="majorHAnsi" w:hAnsiTheme="majorHAnsi" w:cstheme="majorBidi"/>
        </w:rPr>
      </w:pPr>
    </w:p>
    <w:p w:rsidR="70D61B0E" w:rsidP="70D61B0E" w:rsidRDefault="70D61B0E" w14:paraId="1DC1ED83" w14:textId="5F0C02EE">
      <w:pPr>
        <w:spacing w:after="0"/>
        <w:rPr>
          <w:rFonts w:asciiTheme="majorHAnsi" w:hAnsiTheme="majorHAnsi" w:cstheme="majorBidi"/>
        </w:rPr>
      </w:pPr>
    </w:p>
    <w:p w:rsidR="70D61B0E" w:rsidP="70D61B0E" w:rsidRDefault="70D61B0E" w14:paraId="3975BCDA" w14:textId="09800A5C">
      <w:pPr>
        <w:spacing w:after="0"/>
        <w:rPr>
          <w:rFonts w:asciiTheme="majorHAnsi" w:hAnsiTheme="majorHAnsi" w:cstheme="majorBidi"/>
        </w:rPr>
      </w:pPr>
    </w:p>
    <w:p w:rsidR="00541420" w:rsidP="00541420" w:rsidRDefault="00541420" w14:paraId="585E3EFE" w14:textId="77777777">
      <w:pPr>
        <w:spacing w:after="0"/>
        <w:rPr>
          <w:rFonts w:asciiTheme="majorHAnsi" w:hAnsiTheme="majorHAnsi" w:cstheme="majorHAnsi"/>
        </w:rPr>
      </w:pPr>
    </w:p>
    <w:p w:rsidRPr="00A567F7" w:rsidR="00541420" w:rsidP="00541420" w:rsidRDefault="00A567F7" w14:paraId="32A374AF" w14:textId="35E73527">
      <w:pPr>
        <w:pStyle w:val="Heading1"/>
        <w:rPr>
          <w:rFonts w:ascii="Calibri Light" w:hAnsi="Calibri Light" w:cs="Calibri Light"/>
          <w:b/>
          <w:bCs/>
          <w:color w:val="auto"/>
          <w:sz w:val="22"/>
          <w:szCs w:val="22"/>
        </w:rPr>
      </w:pPr>
      <w:bookmarkStart w:name="_Toc837284391" w:id="176"/>
      <w:r w:rsidRPr="2EBDFC38">
        <w:rPr>
          <w:rFonts w:ascii="Calibri Light" w:hAnsi="Calibri Light" w:cs="Calibri Light"/>
          <w:b/>
          <w:bCs/>
          <w:color w:val="auto"/>
          <w:sz w:val="22"/>
          <w:szCs w:val="22"/>
        </w:rPr>
        <w:t>8</w:t>
      </w:r>
      <w:r w:rsidRPr="2EBDFC38" w:rsidR="00541420">
        <w:rPr>
          <w:rFonts w:ascii="Calibri Light" w:hAnsi="Calibri Light" w:cs="Calibri Light"/>
          <w:b/>
          <w:bCs/>
          <w:color w:val="auto"/>
          <w:sz w:val="22"/>
          <w:szCs w:val="22"/>
        </w:rPr>
        <w:t>. Appendices</w:t>
      </w:r>
      <w:bookmarkEnd w:id="176"/>
    </w:p>
    <w:p w:rsidRPr="00A567F7" w:rsidR="00541420" w:rsidP="00A567F7" w:rsidRDefault="00A567F7" w14:paraId="43C03251" w14:textId="449D400A">
      <w:pPr>
        <w:pStyle w:val="Heading2"/>
        <w:rPr>
          <w:rFonts w:ascii="Calibri Light" w:hAnsi="Calibri Light" w:cs="Calibri Light"/>
          <w:b/>
          <w:bCs/>
          <w:color w:val="auto"/>
          <w:sz w:val="22"/>
          <w:szCs w:val="22"/>
        </w:rPr>
      </w:pPr>
      <w:bookmarkStart w:name="_Toc237513014" w:id="177"/>
      <w:r w:rsidRPr="2EBDFC38">
        <w:rPr>
          <w:rFonts w:ascii="Calibri Light" w:hAnsi="Calibri Light" w:cs="Calibri Light"/>
          <w:b/>
          <w:bCs/>
          <w:color w:val="auto"/>
          <w:sz w:val="22"/>
          <w:szCs w:val="22"/>
        </w:rPr>
        <w:t>8</w:t>
      </w:r>
      <w:r w:rsidRPr="2EBDFC38" w:rsidR="00541420">
        <w:rPr>
          <w:rFonts w:ascii="Calibri Light" w:hAnsi="Calibri Light" w:cs="Calibri Light"/>
          <w:b/>
          <w:bCs/>
          <w:color w:val="auto"/>
          <w:sz w:val="22"/>
          <w:szCs w:val="22"/>
        </w:rPr>
        <w:t>.1 Appendix A: Glossary of Terms</w:t>
      </w:r>
      <w:bookmarkEnd w:id="177"/>
    </w:p>
    <w:p w:rsidRPr="005F593E" w:rsidR="00541420" w:rsidP="00541420" w:rsidRDefault="00541420" w14:paraId="3F5737F9" w14:textId="77777777">
      <w:pPr>
        <w:spacing w:after="0"/>
        <w:rPr>
          <w:rFonts w:asciiTheme="majorHAnsi" w:hAnsiTheme="majorHAnsi" w:cstheme="majorHAnsi"/>
          <w:b/>
          <w:bCs/>
        </w:rPr>
      </w:pPr>
    </w:p>
    <w:tbl>
      <w:tblPr>
        <w:tblW w:w="5881" w:type="dxa"/>
        <w:jc w:val="center"/>
        <w:tblLook w:val="04A0" w:firstRow="1" w:lastRow="0" w:firstColumn="1" w:lastColumn="0" w:noHBand="0" w:noVBand="1"/>
      </w:tblPr>
      <w:tblGrid>
        <w:gridCol w:w="1394"/>
        <w:gridCol w:w="4487"/>
      </w:tblGrid>
      <w:tr w:rsidRPr="005F593E" w:rsidR="00541420" w:rsidTr="006F52EB" w14:paraId="1613FD26" w14:textId="77777777">
        <w:trPr>
          <w:trHeight w:val="317"/>
          <w:jc w:val="center"/>
        </w:trPr>
        <w:tc>
          <w:tcPr>
            <w:tcW w:w="1394" w:type="dxa"/>
            <w:tcBorders>
              <w:top w:val="single" w:color="auto" w:sz="4" w:space="0"/>
              <w:left w:val="single" w:color="auto" w:sz="4" w:space="0"/>
              <w:bottom w:val="single" w:color="auto" w:sz="4" w:space="0"/>
              <w:right w:val="single" w:color="auto" w:sz="4" w:space="0"/>
            </w:tcBorders>
            <w:noWrap/>
            <w:vAlign w:val="center"/>
          </w:tcPr>
          <w:p w:rsidRPr="005F593E" w:rsidR="00541420" w:rsidP="00064BFB" w:rsidRDefault="00541420" w14:paraId="100B308A" w14:textId="7DD02BDB">
            <w:pPr>
              <w:spacing w:after="0" w:line="240" w:lineRule="auto"/>
              <w:rPr>
                <w:rFonts w:eastAsia="Times New Roman" w:asciiTheme="majorHAnsi" w:hAnsiTheme="majorHAnsi" w:cstheme="majorHAnsi"/>
                <w:b/>
                <w:bCs/>
                <w:color w:val="000000"/>
                <w:sz w:val="20"/>
                <w:szCs w:val="20"/>
              </w:rPr>
            </w:pPr>
          </w:p>
        </w:tc>
        <w:tc>
          <w:tcPr>
            <w:tcW w:w="4487" w:type="dxa"/>
            <w:tcBorders>
              <w:top w:val="single" w:color="auto" w:sz="4" w:space="0"/>
              <w:left w:val="nil"/>
              <w:bottom w:val="single" w:color="auto" w:sz="4" w:space="0"/>
              <w:right w:val="single" w:color="auto" w:sz="4" w:space="0"/>
            </w:tcBorders>
            <w:noWrap/>
            <w:vAlign w:val="bottom"/>
          </w:tcPr>
          <w:p w:rsidRPr="005F593E" w:rsidR="00541420" w:rsidP="00064BFB" w:rsidRDefault="00541420" w14:paraId="1851D2E3" w14:textId="1FB85636">
            <w:pPr>
              <w:spacing w:after="0" w:line="240" w:lineRule="auto"/>
              <w:rPr>
                <w:rFonts w:eastAsia="Times New Roman" w:asciiTheme="majorHAnsi" w:hAnsiTheme="majorHAnsi" w:cstheme="majorHAnsi"/>
                <w:color w:val="000000"/>
                <w:sz w:val="20"/>
                <w:szCs w:val="20"/>
              </w:rPr>
            </w:pPr>
          </w:p>
        </w:tc>
      </w:tr>
      <w:tr w:rsidRPr="005F593E" w:rsidR="00541420" w:rsidTr="00064BFB" w14:paraId="78A48054" w14:textId="77777777">
        <w:trPr>
          <w:trHeight w:val="317"/>
          <w:jc w:val="center"/>
        </w:trPr>
        <w:tc>
          <w:tcPr>
            <w:tcW w:w="1394" w:type="dxa"/>
            <w:tcBorders>
              <w:top w:val="nil"/>
              <w:left w:val="single" w:color="auto" w:sz="4" w:space="0"/>
              <w:bottom w:val="single" w:color="auto" w:sz="4" w:space="0"/>
              <w:right w:val="single" w:color="auto" w:sz="4" w:space="0"/>
            </w:tcBorders>
            <w:noWrap/>
            <w:vAlign w:val="center"/>
          </w:tcPr>
          <w:p w:rsidRPr="005F593E" w:rsidR="00541420" w:rsidP="00064BFB" w:rsidRDefault="00541420" w14:paraId="17E35481" w14:textId="556A5622">
            <w:pPr>
              <w:spacing w:after="0" w:line="240" w:lineRule="auto"/>
              <w:rPr>
                <w:rFonts w:eastAsia="Times New Roman" w:asciiTheme="majorHAnsi" w:hAnsiTheme="majorHAnsi" w:cstheme="majorHAnsi"/>
                <w:b/>
                <w:bCs/>
                <w:color w:val="000000"/>
                <w:sz w:val="20"/>
                <w:szCs w:val="20"/>
              </w:rPr>
            </w:pPr>
          </w:p>
        </w:tc>
        <w:tc>
          <w:tcPr>
            <w:tcW w:w="4487" w:type="dxa"/>
            <w:tcBorders>
              <w:top w:val="nil"/>
              <w:left w:val="nil"/>
              <w:bottom w:val="single" w:color="auto" w:sz="4" w:space="0"/>
              <w:right w:val="single" w:color="auto" w:sz="4" w:space="0"/>
            </w:tcBorders>
            <w:noWrap/>
            <w:vAlign w:val="bottom"/>
          </w:tcPr>
          <w:p w:rsidRPr="005F593E" w:rsidR="00541420" w:rsidP="00064BFB" w:rsidRDefault="00541420" w14:paraId="072D8719" w14:textId="362F7362">
            <w:pPr>
              <w:spacing w:after="0" w:line="240" w:lineRule="auto"/>
              <w:rPr>
                <w:rFonts w:eastAsia="Times New Roman" w:asciiTheme="majorHAnsi" w:hAnsiTheme="majorHAnsi" w:cstheme="majorHAnsi"/>
                <w:color w:val="000000"/>
                <w:sz w:val="20"/>
                <w:szCs w:val="20"/>
              </w:rPr>
            </w:pPr>
          </w:p>
        </w:tc>
      </w:tr>
      <w:tr w:rsidRPr="005F593E" w:rsidR="00541420" w:rsidTr="00064BFB" w14:paraId="5E62DEC4" w14:textId="77777777">
        <w:trPr>
          <w:trHeight w:val="317"/>
          <w:jc w:val="center"/>
        </w:trPr>
        <w:tc>
          <w:tcPr>
            <w:tcW w:w="1394" w:type="dxa"/>
            <w:tcBorders>
              <w:top w:val="nil"/>
              <w:left w:val="single" w:color="auto" w:sz="4" w:space="0"/>
              <w:bottom w:val="single" w:color="auto" w:sz="4" w:space="0"/>
              <w:right w:val="single" w:color="auto" w:sz="4" w:space="0"/>
            </w:tcBorders>
            <w:noWrap/>
            <w:vAlign w:val="center"/>
          </w:tcPr>
          <w:p w:rsidRPr="005F593E" w:rsidR="00541420" w:rsidP="00064BFB" w:rsidRDefault="00541420" w14:paraId="59DC03D6" w14:textId="59E79249">
            <w:pPr>
              <w:spacing w:after="0" w:line="240" w:lineRule="auto"/>
              <w:rPr>
                <w:rFonts w:eastAsia="Times New Roman" w:asciiTheme="majorHAnsi" w:hAnsiTheme="majorHAnsi" w:cstheme="majorHAnsi"/>
                <w:b/>
                <w:bCs/>
                <w:color w:val="000000"/>
                <w:sz w:val="20"/>
                <w:szCs w:val="20"/>
              </w:rPr>
            </w:pPr>
          </w:p>
        </w:tc>
        <w:tc>
          <w:tcPr>
            <w:tcW w:w="4487" w:type="dxa"/>
            <w:tcBorders>
              <w:top w:val="nil"/>
              <w:left w:val="nil"/>
              <w:bottom w:val="single" w:color="auto" w:sz="4" w:space="0"/>
              <w:right w:val="single" w:color="auto" w:sz="4" w:space="0"/>
            </w:tcBorders>
            <w:noWrap/>
            <w:vAlign w:val="bottom"/>
          </w:tcPr>
          <w:p w:rsidRPr="005F593E" w:rsidR="00541420" w:rsidP="00064BFB" w:rsidRDefault="00541420" w14:paraId="688C032E" w14:textId="6B7746E4">
            <w:pPr>
              <w:spacing w:after="0" w:line="240" w:lineRule="auto"/>
              <w:rPr>
                <w:rFonts w:eastAsia="Times New Roman" w:asciiTheme="majorHAnsi" w:hAnsiTheme="majorHAnsi" w:cstheme="majorHAnsi"/>
                <w:color w:val="000000"/>
                <w:sz w:val="20"/>
                <w:szCs w:val="20"/>
              </w:rPr>
            </w:pPr>
          </w:p>
        </w:tc>
      </w:tr>
      <w:tr w:rsidRPr="005F593E" w:rsidR="00541420" w:rsidTr="00064BFB" w14:paraId="19D3184C" w14:textId="77777777">
        <w:trPr>
          <w:trHeight w:val="317"/>
          <w:jc w:val="center"/>
        </w:trPr>
        <w:tc>
          <w:tcPr>
            <w:tcW w:w="1394" w:type="dxa"/>
            <w:tcBorders>
              <w:top w:val="nil"/>
              <w:left w:val="single" w:color="auto" w:sz="4" w:space="0"/>
              <w:bottom w:val="single" w:color="auto" w:sz="4" w:space="0"/>
              <w:right w:val="single" w:color="auto" w:sz="4" w:space="0"/>
            </w:tcBorders>
            <w:noWrap/>
            <w:vAlign w:val="center"/>
          </w:tcPr>
          <w:p w:rsidRPr="005F593E" w:rsidR="00541420" w:rsidP="00064BFB" w:rsidRDefault="00541420" w14:paraId="1208E3FE" w14:textId="78E041DD">
            <w:pPr>
              <w:spacing w:after="0" w:line="240" w:lineRule="auto"/>
              <w:rPr>
                <w:rFonts w:eastAsia="Times New Roman" w:asciiTheme="majorHAnsi" w:hAnsiTheme="majorHAnsi" w:cstheme="majorHAnsi"/>
                <w:b/>
                <w:bCs/>
                <w:color w:val="000000"/>
                <w:sz w:val="20"/>
                <w:szCs w:val="20"/>
              </w:rPr>
            </w:pPr>
          </w:p>
        </w:tc>
        <w:tc>
          <w:tcPr>
            <w:tcW w:w="4487" w:type="dxa"/>
            <w:tcBorders>
              <w:top w:val="nil"/>
              <w:left w:val="nil"/>
              <w:bottom w:val="single" w:color="auto" w:sz="4" w:space="0"/>
              <w:right w:val="single" w:color="auto" w:sz="4" w:space="0"/>
            </w:tcBorders>
            <w:noWrap/>
            <w:vAlign w:val="bottom"/>
          </w:tcPr>
          <w:p w:rsidRPr="005F593E" w:rsidR="00541420" w:rsidP="00064BFB" w:rsidRDefault="00541420" w14:paraId="7A1F3221" w14:textId="23E3E54B">
            <w:pPr>
              <w:spacing w:after="0" w:line="240" w:lineRule="auto"/>
              <w:rPr>
                <w:rFonts w:eastAsia="Times New Roman" w:asciiTheme="majorHAnsi" w:hAnsiTheme="majorHAnsi" w:cstheme="majorHAnsi"/>
                <w:color w:val="000000"/>
                <w:sz w:val="20"/>
                <w:szCs w:val="20"/>
              </w:rPr>
            </w:pPr>
          </w:p>
        </w:tc>
      </w:tr>
      <w:tr w:rsidRPr="005F593E" w:rsidR="00541420" w:rsidTr="00064BFB" w14:paraId="107C2FE8" w14:textId="77777777">
        <w:trPr>
          <w:trHeight w:val="317"/>
          <w:jc w:val="center"/>
        </w:trPr>
        <w:tc>
          <w:tcPr>
            <w:tcW w:w="1394" w:type="dxa"/>
            <w:tcBorders>
              <w:top w:val="single" w:color="auto" w:sz="4" w:space="0"/>
              <w:left w:val="single" w:color="auto" w:sz="4" w:space="0"/>
              <w:bottom w:val="single" w:color="auto" w:sz="4" w:space="0"/>
              <w:right w:val="single" w:color="auto" w:sz="4" w:space="0"/>
            </w:tcBorders>
            <w:noWrap/>
            <w:vAlign w:val="center"/>
          </w:tcPr>
          <w:p w:rsidRPr="005F593E" w:rsidR="00541420" w:rsidP="00064BFB" w:rsidRDefault="00541420" w14:paraId="5257DC46" w14:textId="48BB0F4C">
            <w:pPr>
              <w:spacing w:after="0" w:line="240" w:lineRule="auto"/>
              <w:rPr>
                <w:rFonts w:eastAsia="Times New Roman" w:asciiTheme="majorHAnsi" w:hAnsiTheme="majorHAnsi" w:cstheme="majorHAnsi"/>
                <w:b/>
                <w:bCs/>
                <w:color w:val="000000"/>
                <w:sz w:val="20"/>
                <w:szCs w:val="20"/>
              </w:rPr>
            </w:pPr>
          </w:p>
        </w:tc>
        <w:tc>
          <w:tcPr>
            <w:tcW w:w="4487" w:type="dxa"/>
            <w:tcBorders>
              <w:top w:val="single" w:color="auto" w:sz="4" w:space="0"/>
              <w:left w:val="nil"/>
              <w:bottom w:val="single" w:color="auto" w:sz="4" w:space="0"/>
              <w:right w:val="single" w:color="auto" w:sz="4" w:space="0"/>
            </w:tcBorders>
            <w:noWrap/>
            <w:vAlign w:val="bottom"/>
          </w:tcPr>
          <w:p w:rsidRPr="005F593E" w:rsidR="00541420" w:rsidP="00064BFB" w:rsidRDefault="00541420" w14:paraId="0FAA39E8" w14:textId="4E4BB066">
            <w:pPr>
              <w:spacing w:after="0" w:line="240" w:lineRule="auto"/>
              <w:rPr>
                <w:rFonts w:eastAsia="Times New Roman" w:asciiTheme="majorHAnsi" w:hAnsiTheme="majorHAnsi" w:cstheme="majorHAnsi"/>
                <w:color w:val="000000"/>
                <w:sz w:val="20"/>
                <w:szCs w:val="20"/>
              </w:rPr>
            </w:pPr>
          </w:p>
        </w:tc>
      </w:tr>
    </w:tbl>
    <w:p w:rsidRPr="005F593E" w:rsidR="00541420" w:rsidP="00541420" w:rsidRDefault="00541420" w14:paraId="07469AB8" w14:textId="77777777">
      <w:pPr>
        <w:spacing w:after="0"/>
        <w:rPr>
          <w:rFonts w:asciiTheme="majorHAnsi" w:hAnsiTheme="majorHAnsi" w:eastAsiaTheme="majorEastAsia" w:cstheme="majorHAnsi"/>
          <w:b/>
          <w:bCs/>
          <w:sz w:val="24"/>
          <w:szCs w:val="24"/>
        </w:rPr>
      </w:pPr>
    </w:p>
    <w:p w:rsidRPr="005F593E" w:rsidR="00541420" w:rsidP="00541420" w:rsidRDefault="00541420" w14:paraId="3AAA4A9A" w14:textId="77777777">
      <w:pPr>
        <w:spacing w:after="0"/>
        <w:rPr>
          <w:rFonts w:asciiTheme="majorHAnsi" w:hAnsiTheme="majorHAnsi" w:cstheme="majorHAnsi"/>
          <w:sz w:val="20"/>
          <w:szCs w:val="20"/>
        </w:rPr>
      </w:pPr>
    </w:p>
    <w:p w:rsidRPr="005F593E" w:rsidR="00541420" w:rsidP="00541420" w:rsidRDefault="00541420" w14:paraId="31FCD3E8" w14:textId="77777777">
      <w:pPr>
        <w:rPr>
          <w:rFonts w:asciiTheme="majorHAnsi" w:hAnsiTheme="majorHAnsi" w:cstheme="majorHAnsi"/>
        </w:rPr>
      </w:pPr>
    </w:p>
    <w:p w:rsidR="00052F6C" w:rsidRDefault="00052F6C" w14:paraId="73EBA06C" w14:textId="77777777"/>
    <w:sectPr w:rsidR="00052F6C">
      <w:footerReference w:type="even" r:id="rId29"/>
      <w:footerReference w:type="default" r:id="rId30"/>
      <w:footerReference w:type="first" r:id="rId31"/>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D" w:author="Joy Dutta" w:date="2026-03-26T13:58:00Z" w:id="13">
    <w:p w:rsidR="00213909" w:rsidRDefault="005C24D7" w14:paraId="70F1FFDE" w14:textId="2573CAAA">
      <w:r>
        <w:annotationRef/>
      </w:r>
      <w:r w:rsidRPr="4305A681">
        <w:t>Remove bold - Review with Han</w:t>
      </w:r>
    </w:p>
    <w:p w:rsidR="00213909" w:rsidRDefault="005C24D7" w14:paraId="2B006160" w14:textId="006E92B6">
      <w:r>
        <w:fldChar w:fldCharType="begin"/>
      </w:r>
      <w:r>
        <w:instrText xml:space="preserve"> HYPERLINK "mailto:vinjaso@mfcgd.com"</w:instrText>
      </w:r>
      <w:bookmarkStart w:name="_@_C018AAE15BAD4031812BD2486E8EE934Z" w:id="15"/>
      <w:r>
        <w:fldChar w:fldCharType="separate"/>
      </w:r>
      <w:bookmarkEnd w:id="15"/>
      <w:r w:rsidRPr="57618B6C">
        <w:rPr>
          <w:noProof/>
        </w:rPr>
        <w:t>@Sowmya Vinjam</w:t>
      </w:r>
      <w:r>
        <w:fldChar w:fldCharType="end"/>
      </w:r>
      <w:r w:rsidRPr="6AF34AC3">
        <w:t xml:space="preserve"> </w:t>
      </w:r>
    </w:p>
  </w:comment>
  <w:comment w:initials="HZ" w:author="Han Zhang" w:date="2026-04-02T08:32:00Z" w:id="14">
    <w:p w:rsidR="002B71ED" w:rsidP="002B71ED" w:rsidRDefault="002B71ED" w14:paraId="3EDF8EDB" w14:textId="77777777">
      <w:pPr>
        <w:pStyle w:val="CommentText"/>
      </w:pPr>
      <w:r>
        <w:rPr>
          <w:rStyle w:val="CommentReference"/>
        </w:rPr>
        <w:annotationRef/>
      </w:r>
      <w:r>
        <w:t>BarraOne stress test focuses on the financial impacts.</w:t>
      </w:r>
    </w:p>
  </w:comment>
  <w:comment w:initials="JD" w:author="Joy Dutta" w:date="2026-03-26T14:03:00Z" w:id="16">
    <w:p w:rsidR="00213909" w:rsidRDefault="005C24D7" w14:paraId="746F649A" w14:textId="099F8529">
      <w:r>
        <w:annotationRef/>
      </w:r>
      <w:r>
        <w:fldChar w:fldCharType="begin"/>
      </w:r>
      <w:r>
        <w:instrText xml:space="preserve"> HYPERLINK "mailto:vinjaso@mfcgd.com"</w:instrText>
      </w:r>
      <w:bookmarkStart w:name="_@_DBCA03678CAC4B118F83C6DAF95882D5Z" w:id="17"/>
      <w:r>
        <w:fldChar w:fldCharType="separate"/>
      </w:r>
      <w:bookmarkEnd w:id="17"/>
      <w:r w:rsidRPr="188BFA82">
        <w:rPr>
          <w:noProof/>
        </w:rPr>
        <w:t>@Sowmya Vinjam</w:t>
      </w:r>
      <w:r>
        <w:fldChar w:fldCharType="end"/>
      </w:r>
      <w:r w:rsidRPr="72BBF4C9">
        <w:t xml:space="preserve">  - Check with Han - Business Value of this exercise needs to be communicated If Results are already given by BRC Board Risk Committee - Why are we doing this framework to calculate </w:t>
      </w:r>
    </w:p>
  </w:comment>
  <w:comment w:initials="JD" w:author="Joy Dutta" w:date="2026-03-26T14:03:00Z" w:id="24">
    <w:p w:rsidR="00213909" w:rsidRDefault="005C24D7" w14:paraId="6C7F2302" w14:textId="2E2A5089">
      <w:r>
        <w:annotationRef/>
      </w:r>
      <w:r>
        <w:fldChar w:fldCharType="begin"/>
      </w:r>
      <w:r>
        <w:instrText xml:space="preserve"> HYPERLINK "mailto:vinjaso@mfcgd.com"</w:instrText>
      </w:r>
      <w:bookmarkStart w:name="_@_7D647412264642F9A373272B9021C49EZ" w:id="25"/>
      <w:r>
        <w:fldChar w:fldCharType="separate"/>
      </w:r>
      <w:bookmarkEnd w:id="25"/>
      <w:r w:rsidRPr="64B79CEC">
        <w:rPr>
          <w:noProof/>
        </w:rPr>
        <w:t>@Sowmya Vinjam</w:t>
      </w:r>
      <w:r>
        <w:fldChar w:fldCharType="end"/>
      </w:r>
      <w:r w:rsidRPr="3EB1721E">
        <w:t xml:space="preserve">  - Not Clear ?? 2 lines </w:t>
      </w:r>
    </w:p>
  </w:comment>
  <w:comment w:initials="JD" w:author="Joy Dutta" w:date="2026-03-27T14:08:00Z" w:id="28">
    <w:p w:rsidR="00213909" w:rsidRDefault="005C24D7" w14:paraId="1A6446CD" w14:textId="1F9C7231">
      <w:r>
        <w:annotationRef/>
      </w:r>
      <w:r>
        <w:fldChar w:fldCharType="begin"/>
      </w:r>
      <w:r>
        <w:instrText xml:space="preserve"> HYPERLINK "mailto:vinjaso@mfcgd.com"</w:instrText>
      </w:r>
      <w:bookmarkStart w:name="_@_197C923360ED4F27AE9FF63EDE7BE56CZ" w:id="29"/>
      <w:r>
        <w:fldChar w:fldCharType="separate"/>
      </w:r>
      <w:bookmarkEnd w:id="29"/>
      <w:r w:rsidRPr="26A438B7">
        <w:rPr>
          <w:noProof/>
        </w:rPr>
        <w:t>@Sowmya Vinjam</w:t>
      </w:r>
      <w:r>
        <w:fldChar w:fldCharType="end"/>
      </w:r>
      <w:r w:rsidRPr="7823DE73">
        <w:t xml:space="preserve">  - What's the difference between the 2 Out of Scope items ?</w:t>
      </w:r>
    </w:p>
  </w:comment>
  <w:comment w:initials="HZ" w:author="Han Zhang" w:date="2026-04-02T09:49:00Z" w:id="129">
    <w:p w:rsidR="00A72F6F" w:rsidP="00A72F6F" w:rsidRDefault="00A72F6F" w14:paraId="6BD40E6A" w14:textId="77777777">
      <w:pPr>
        <w:pStyle w:val="CommentText"/>
      </w:pPr>
      <w:r>
        <w:rPr>
          <w:rStyle w:val="CommentReference"/>
        </w:rPr>
        <w:annotationRef/>
      </w:r>
      <w:r>
        <w:t>Do you mean “Lowest Level Portfolio Name” ( i.e., ES Segment)? “Asset Segment is a bit different from ES Segment. I’m not sure how we can use this column.</w:t>
      </w:r>
    </w:p>
  </w:comment>
  <w:comment w:initials="HZ" w:author="Han Zhang" w:date="2026-04-02T09:59:00Z" w:id="130">
    <w:p w:rsidR="00302A4B" w:rsidP="00302A4B" w:rsidRDefault="00037C04" w14:paraId="19FF7CD9" w14:textId="77777777">
      <w:pPr>
        <w:pStyle w:val="CommentText"/>
      </w:pPr>
      <w:r>
        <w:rPr>
          <w:rStyle w:val="CommentReference"/>
        </w:rPr>
        <w:annotationRef/>
      </w:r>
      <w:r w:rsidR="00302A4B">
        <w:t xml:space="preserve">Since the ES Segment has been mapped to portfolio code in Step 2, and merged with BarraOne Stress Test P&amp;L in Step 4, do we need this Step 3? </w:t>
      </w:r>
    </w:p>
  </w:comment>
  <w:comment w:initials="HZ" w:author="Han Zhang" w:date="2026-04-02T11:11:00Z" w:id="161">
    <w:p w:rsidR="00EF2AB4" w:rsidP="00EF2AB4" w:rsidRDefault="00EF2AB4" w14:paraId="767DBF16" w14:textId="77777777">
      <w:pPr>
        <w:pStyle w:val="CommentText"/>
      </w:pPr>
      <w:r>
        <w:rPr>
          <w:rStyle w:val="CommentReference"/>
        </w:rPr>
        <w:annotationRef/>
      </w:r>
      <w:r>
        <w:t>Please specify the spreadsheet tabs applicable to each step.</w:t>
      </w:r>
    </w:p>
  </w:comment>
  <w:comment w:initials="HZ" w:author="Han Zhang" w:date="2026-05-14T16:25:00Z" w:id="166">
    <w:p w:rsidR="00C8152B" w:rsidP="00F318C1" w:rsidRDefault="00C8152B" w14:paraId="4AB40CF3" w14:textId="77777777">
      <w:pPr>
        <w:pStyle w:val="CommentText"/>
      </w:pPr>
      <w:r>
        <w:rPr>
          <w:rStyle w:val="CommentReference"/>
        </w:rPr>
        <w:annotationRef/>
      </w:r>
      <w:r>
        <w:rPr>
          <w:color w:val="0D0D0D"/>
        </w:rPr>
        <w:t>Integrate these with BarraOne asset impacts (4.1) to produce a comprehensive view of net balance sheet performance under defined stress scenarios in the next section (4.4).</w:t>
      </w:r>
    </w:p>
  </w:comment>
  <w:comment w:initials="HZ" w:author="Han Zhang" w:date="2026-05-15T09:43:00Z" w:id="167">
    <w:p w:rsidR="00E41301" w:rsidP="00A801D0" w:rsidRDefault="00E41301" w14:paraId="7BE3F875" w14:textId="77777777">
      <w:pPr>
        <w:pStyle w:val="CommentText"/>
      </w:pPr>
      <w:r>
        <w:rPr>
          <w:rStyle w:val="CommentReference"/>
        </w:rPr>
        <w:annotationRef/>
      </w:r>
      <w:r>
        <w:t xml:space="preserve">Is the “Scenario” here Stress Test Scenario (e.g., GFC, US Tariff) or earning sensitivities (e.g., RF-50bps, RF+100bps)? We should define them clearly to avoid any confusion. </w:t>
      </w:r>
    </w:p>
  </w:comment>
  <w:comment w:initials="HZ" w:author="Han Zhang" w:date="2026-05-14T17:13:00Z" w:id="168">
    <w:p w:rsidR="00C67001" w:rsidP="008E5DEB" w:rsidRDefault="00C67001" w14:paraId="77F74073" w14:textId="77777777">
      <w:pPr>
        <w:pStyle w:val="CommentText"/>
      </w:pPr>
      <w:r>
        <w:rPr>
          <w:rStyle w:val="CommentReference"/>
        </w:rPr>
        <w:annotationRef/>
      </w:r>
      <w:r>
        <w:t>Only calculate baseline FX impact at ES Segment level.</w:t>
      </w:r>
    </w:p>
  </w:comment>
  <w:comment w:initials="HZ" w:author="Han Zhang" w:date="2026-05-14T17:14:00Z" w:id="169">
    <w:p w:rsidR="006F000C" w:rsidP="008E5DEB" w:rsidRDefault="006F000C" w14:paraId="01D450D6" w14:textId="77777777">
      <w:pPr>
        <w:pStyle w:val="CommentText"/>
      </w:pPr>
      <w:r>
        <w:rPr>
          <w:rStyle w:val="CommentReference"/>
        </w:rPr>
        <w:annotationRef/>
      </w:r>
      <w:r>
        <w:t>Only calculate Stress FX impact at ES Segment and BS Component level.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006160" w15:done="1"/>
  <w15:commentEx w15:paraId="3EDF8EDB" w15:paraIdParent="2B006160" w15:done="1"/>
  <w15:commentEx w15:paraId="746F649A" w15:done="1"/>
  <w15:commentEx w15:paraId="6C7F2302" w15:done="1"/>
  <w15:commentEx w15:paraId="1A6446CD" w15:done="1"/>
  <w15:commentEx w15:paraId="6BD40E6A" w15:done="1"/>
  <w15:commentEx w15:paraId="19FF7CD9" w15:done="1"/>
  <w15:commentEx w15:paraId="767DBF16" w15:done="1"/>
  <w15:commentEx w15:paraId="4AB40CF3" w15:done="0"/>
  <w15:commentEx w15:paraId="7BE3F875" w15:done="0"/>
  <w15:commentEx w15:paraId="77F74073" w15:done="0"/>
  <w15:commentEx w15:paraId="01D450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41F864" w16cex:dateUtc="2026-03-26T17:58:00Z">
    <w16cex:extLst>
      <w16:ext w16:uri="{CE6994B0-6A32-4C9F-8C6B-6E91EDA988CE}">
        <cr:reactions xmlns:cr="http://schemas.microsoft.com/office/comments/2020/reactions">
          <cr:reaction reactionType="1">
            <cr:reactionInfo dateUtc="2026-03-26T18:04:43Z">
              <cr:user userId="S::vinjaso@mfcgd.com::a9d375d7-86d4-4e29-b97e-95ec194437fc" userProvider="AD" userName="Sowmya Vinjam"/>
            </cr:reactionInfo>
          </cr:reaction>
        </cr:reactions>
      </w16:ext>
    </w16cex:extLst>
  </w16cex:commentExtensible>
  <w16cex:commentExtensible w16cex:durableId="22A5AE56" w16cex:dateUtc="2026-04-02T12:32:00Z"/>
  <w16cex:commentExtensible w16cex:durableId="7EAC9348" w16cex:dateUtc="2026-03-26T18:03:00Z"/>
  <w16cex:commentExtensible w16cex:durableId="1365ABC5" w16cex:dateUtc="2026-03-26T18:03:00Z"/>
  <w16cex:commentExtensible w16cex:durableId="7C8181E4" w16cex:dateUtc="2026-03-27T18:08:00Z"/>
  <w16cex:commentExtensible w16cex:durableId="30E684B1" w16cex:dateUtc="2026-04-02T13:49:00Z"/>
  <w16cex:commentExtensible w16cex:durableId="2C1CAF3F" w16cex:dateUtc="2026-04-02T13:59:00Z"/>
  <w16cex:commentExtensible w16cex:durableId="085F949C" w16cex:dateUtc="2026-04-02T15:11:00Z"/>
  <w16cex:commentExtensible w16cex:durableId="1EAA7661" w16cex:dateUtc="2026-05-14T20:25:00Z"/>
  <w16cex:commentExtensible w16cex:durableId="7989699E" w16cex:dateUtc="2026-05-15T13:43:00Z"/>
  <w16cex:commentExtensible w16cex:durableId="6845CA07" w16cex:dateUtc="2026-05-14T21:13:00Z"/>
  <w16cex:commentExtensible w16cex:durableId="66C58554" w16cex:dateUtc="2026-05-14T2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006160" w16cid:durableId="2941F864"/>
  <w16cid:commentId w16cid:paraId="3EDF8EDB" w16cid:durableId="22A5AE56"/>
  <w16cid:commentId w16cid:paraId="746F649A" w16cid:durableId="7EAC9348"/>
  <w16cid:commentId w16cid:paraId="6C7F2302" w16cid:durableId="1365ABC5"/>
  <w16cid:commentId w16cid:paraId="1A6446CD" w16cid:durableId="7C8181E4"/>
  <w16cid:commentId w16cid:paraId="6BD40E6A" w16cid:durableId="30E684B1"/>
  <w16cid:commentId w16cid:paraId="19FF7CD9" w16cid:durableId="2C1CAF3F"/>
  <w16cid:commentId w16cid:paraId="767DBF16" w16cid:durableId="085F949C"/>
  <w16cid:commentId w16cid:paraId="4AB40CF3" w16cid:durableId="1EAA7661"/>
  <w16cid:commentId w16cid:paraId="7BE3F875" w16cid:durableId="7989699E"/>
  <w16cid:commentId w16cid:paraId="77F74073" w16cid:durableId="6845CA07"/>
  <w16cid:commentId w16cid:paraId="01D450D6" w16cid:durableId="66C585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B3E" w:rsidP="00541420" w:rsidRDefault="00ED6B3E" w14:paraId="5C3A2943" w14:textId="77777777">
      <w:pPr>
        <w:spacing w:after="0" w:line="240" w:lineRule="auto"/>
      </w:pPr>
      <w:r>
        <w:separator/>
      </w:r>
    </w:p>
  </w:endnote>
  <w:endnote w:type="continuationSeparator" w:id="0">
    <w:p w:rsidR="00ED6B3E" w:rsidP="00541420" w:rsidRDefault="00ED6B3E" w14:paraId="4CFA2F8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41420" w:rsidRDefault="00541420" w14:paraId="253F0C93" w14:textId="051CB2D0">
    <w:pPr>
      <w:pStyle w:val="Footer"/>
    </w:pPr>
    <w:r>
      <w:rPr>
        <w:noProof/>
      </w:rPr>
      <mc:AlternateContent>
        <mc:Choice Requires="wps">
          <w:drawing>
            <wp:anchor distT="0" distB="0" distL="0" distR="0" simplePos="0" relativeHeight="251658241" behindDoc="0" locked="0" layoutInCell="1" allowOverlap="1" wp14:anchorId="39047961" wp14:editId="109853A8">
              <wp:simplePos x="635" y="635"/>
              <wp:positionH relativeFrom="page">
                <wp:align>center</wp:align>
              </wp:positionH>
              <wp:positionV relativeFrom="page">
                <wp:align>bottom</wp:align>
              </wp:positionV>
              <wp:extent cx="849630" cy="370205"/>
              <wp:effectExtent l="0" t="0" r="7620" b="0"/>
              <wp:wrapNone/>
              <wp:docPr id="1454802133"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9630" cy="370205"/>
                      </a:xfrm>
                      <a:prstGeom prst="rect">
                        <a:avLst/>
                      </a:prstGeom>
                      <a:noFill/>
                      <a:ln>
                        <a:noFill/>
                      </a:ln>
                    </wps:spPr>
                    <wps:txbx>
                      <w:txbxContent>
                        <w:p w:rsidRPr="00541420" w:rsidR="00541420" w:rsidP="00541420" w:rsidRDefault="00541420" w14:paraId="38443E6B" w14:textId="2D1B61BE">
                          <w:pPr>
                            <w:spacing w:after="0"/>
                            <w:rPr>
                              <w:rFonts w:ascii="Aptos" w:hAnsi="Aptos" w:eastAsia="Aptos" w:cs="Aptos"/>
                              <w:noProof/>
                              <w:color w:val="000000"/>
                              <w:sz w:val="20"/>
                              <w:szCs w:val="20"/>
                            </w:rPr>
                          </w:pPr>
                          <w:r w:rsidRPr="00541420">
                            <w:rPr>
                              <w:rFonts w:ascii="Aptos" w:hAnsi="Aptos" w:eastAsia="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32FC45C9">
            <v:shapetype id="_x0000_t202" coordsize="21600,21600" o:spt="202" path="m,l,21600r21600,l21600,xe" w14:anchorId="39047961">
              <v:stroke joinstyle="miter"/>
              <v:path gradientshapeok="t" o:connecttype="rect"/>
            </v:shapetype>
            <v:shape id="Text Box 2" style="position:absolute;margin-left:0;margin-top:0;width:66.9pt;height:29.15pt;z-index:251658241;visibility:visible;mso-wrap-style:none;mso-wrap-distance-left:0;mso-wrap-distance-top:0;mso-wrap-distance-right:0;mso-wrap-distance-bottom:0;mso-position-horizontal:center;mso-position-horizontal-relative:page;mso-position-vertical:bottom;mso-position-vertical-relative:page;v-text-anchor:bottom"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o15CgIAABUEAAAOAAAAZHJzL2Uyb0RvYy54bWysU8Fu2zAMvQ/YPwi6L3bStWuNOEXWIsOA&#10;oC2QDj0rshQbkERBUmJnXz9KtpOu66nYRaZJ6pF8fJrfdlqRg3C+AVPS6SSnRBgOVWN2Jf31vPpy&#10;TYkPzFRMgRElPQpPbxefP81bW4gZ1KAq4QiCGF+0tqR1CLbIMs9roZmfgBUGgxKcZgF/3S6rHGsR&#10;XatsludXWQuusg648B69932QLhK+lIKHRym9CESVFHsL6XTp3MYzW8xZsXPM1g0f2mAf6EKzxmDR&#10;E9Q9C4zsXfMPlG64Aw8yTDjoDKRsuEgz4DTT/M00m5pZkWZBcrw90eT/Hyx/OGzskyOh+w4dLjAS&#10;0lpfeHTGeTrpdPxipwTjSOHxRJvoAuHovP56c3WBEY6hi2/5LL+MKNn5snU+/BCgSTRK6nAriSx2&#10;WPvQp44psZaBVaNU2owyfzkQM3qyc4fRCt22G9reQnXEaRz0i/aWrxqsuWY+PDGHm8U2Ua3hEQ+p&#10;oC0pDBYlNbjf7/ljPhKOUUpaVEpJDUqZEvXT4CKiqEbDjcY2GdOb/DLHuNnrO0D9TfEpWJ5M9Lqg&#10;RlM60C+o42UshCFmOJYr6XY070IvWXwHXCyXKQn1Y1lYm43lETryFEl87l6YswPTAVf0AKOMWPGG&#10;8D433vR2uQ9Ie9pG5LQncqAatZf2ObyTKO7X/ynr/JoXfwAAAP//AwBQSwMEFAAGAAgAAAAhABBN&#10;fMXaAAAABAEAAA8AAABkcnMvZG93bnJldi54bWxMj01rwzAMhu+D/QejwW6r05qNksYppbBTx6Af&#10;l95cW02yxXKInTb991N32S4C8YpHz1ssR9+KC/axCaRhOslAINngGqo0HPbvL3MQMRlypg2EGm4Y&#10;YVk+PhQmd+FKW7zsUiUYQjE3GuqUulzKaGv0Jk5Ch8TZOfTeJF77SrreXBnuWznLsjfpTUP8oTYd&#10;rmu037vBa3jdpo/hk/bqOM5uX5tubdV5Y7V+fhpXCxAJx/R3DHd9VoeSnU5hIBdFq4GLpN95z5Ti&#10;GicGzxXIspD/5csfAAAA//8DAFBLAQItABQABgAIAAAAIQC2gziS/gAAAOEBAAATAAAAAAAAAAAA&#10;AAAAAAAAAABbQ29udGVudF9UeXBlc10ueG1sUEsBAi0AFAAGAAgAAAAhADj9If/WAAAAlAEAAAsA&#10;AAAAAAAAAAAAAAAALwEAAF9yZWxzLy5yZWxzUEsBAi0AFAAGAAgAAAAhABBOjXkKAgAAFQQAAA4A&#10;AAAAAAAAAAAAAAAALgIAAGRycy9lMm9Eb2MueG1sUEsBAi0AFAAGAAgAAAAhABBNfMXaAAAABAEA&#10;AA8AAAAAAAAAAAAAAAAAZAQAAGRycy9kb3ducmV2LnhtbFBLBQYAAAAABAAEAPMAAABrBQAAAAA=&#10;">
              <v:textbox style="mso-fit-shape-to-text:t" inset="0,0,0,15pt">
                <w:txbxContent>
                  <w:p w:rsidRPr="00541420" w:rsidR="00541420" w:rsidP="00541420" w:rsidRDefault="00541420" w14:paraId="4C5238D9" w14:textId="2D1B61BE">
                    <w:pPr>
                      <w:spacing w:after="0"/>
                      <w:rPr>
                        <w:rFonts w:ascii="Aptos" w:hAnsi="Aptos" w:eastAsia="Aptos" w:cs="Aptos"/>
                        <w:noProof/>
                        <w:color w:val="000000"/>
                        <w:sz w:val="20"/>
                        <w:szCs w:val="20"/>
                      </w:rPr>
                    </w:pPr>
                    <w:r w:rsidRPr="00541420">
                      <w:rPr>
                        <w:rFonts w:ascii="Aptos" w:hAnsi="Aptos" w:eastAsia="Aptos" w:cs="Aptos"/>
                        <w:noProof/>
                        <w:color w:val="00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41420" w:rsidRDefault="00541420" w14:paraId="62536764" w14:textId="0427B3B1">
    <w:pPr>
      <w:pStyle w:val="Footer"/>
    </w:pPr>
    <w:r>
      <w:rPr>
        <w:noProof/>
      </w:rPr>
      <mc:AlternateContent>
        <mc:Choice Requires="wps">
          <w:drawing>
            <wp:anchor distT="0" distB="0" distL="0" distR="0" simplePos="0" relativeHeight="251658242" behindDoc="0" locked="0" layoutInCell="1" allowOverlap="1" wp14:anchorId="02253D55" wp14:editId="488332ED">
              <wp:simplePos x="914400" y="9420225"/>
              <wp:positionH relativeFrom="page">
                <wp:align>center</wp:align>
              </wp:positionH>
              <wp:positionV relativeFrom="page">
                <wp:align>bottom</wp:align>
              </wp:positionV>
              <wp:extent cx="849630" cy="370205"/>
              <wp:effectExtent l="0" t="0" r="7620" b="0"/>
              <wp:wrapNone/>
              <wp:docPr id="931471147"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9630" cy="370205"/>
                      </a:xfrm>
                      <a:prstGeom prst="rect">
                        <a:avLst/>
                      </a:prstGeom>
                      <a:noFill/>
                      <a:ln>
                        <a:noFill/>
                      </a:ln>
                    </wps:spPr>
                    <wps:txbx>
                      <w:txbxContent>
                        <w:p w:rsidRPr="00541420" w:rsidR="00541420" w:rsidP="00541420" w:rsidRDefault="00541420" w14:paraId="1BD1A52A" w14:textId="54BA078F">
                          <w:pPr>
                            <w:spacing w:after="0"/>
                            <w:rPr>
                              <w:rFonts w:ascii="Aptos" w:hAnsi="Aptos" w:eastAsia="Aptos" w:cs="Aptos"/>
                              <w:noProof/>
                              <w:color w:val="000000"/>
                              <w:sz w:val="20"/>
                              <w:szCs w:val="20"/>
                            </w:rPr>
                          </w:pPr>
                          <w:r w:rsidRPr="00541420">
                            <w:rPr>
                              <w:rFonts w:ascii="Aptos" w:hAnsi="Aptos" w:eastAsia="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721F6570">
            <v:shapetype id="_x0000_t202" coordsize="21600,21600" o:spt="202" path="m,l,21600r21600,l21600,xe" w14:anchorId="02253D55">
              <v:stroke joinstyle="miter"/>
              <v:path gradientshapeok="t" o:connecttype="rect"/>
            </v:shapetype>
            <v:shape id="Text Box 3" style="position:absolute;margin-left:0;margin-top:0;width:66.9pt;height:29.15pt;z-index:251658242;visibility:visible;mso-wrap-style:none;mso-wrap-distance-left:0;mso-wrap-distance-top:0;mso-wrap-distance-right:0;mso-wrap-distance-bottom:0;mso-position-horizontal:center;mso-position-horizontal-relative:page;mso-position-vertical:bottom;mso-position-vertical-relative:page;v-text-anchor:bottom" alt="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pdtDAIAABwEAAAOAAAAZHJzL2Uyb0RvYy54bWysU8Fu2zAMvQ/YPwi6L3bStWuNOEXWIsOA&#10;oi2QDj0rshwbkESBUmJnXz9KjpOu22nYRaZJ6pF8fJrf9kazvULfgi35dJJzpqyEqrXbkv94WX26&#10;5swHYSuhwaqSH5Tnt4uPH+adK9QMGtCVQkYg1hedK3kTgiuyzMtGGeEn4JSlYA1oRKBf3GYVio7Q&#10;jc5meX6VdYCVQ5DKe/LeD0G+SPh1rWR4qmuvAtMlp95COjGdm3hmi7kotihc08pjG+IfujCitVT0&#10;BHUvgmA7bP+AMq1E8FCHiQSTQV23UqUZaJpp/m6adSOcSrMQOd6daPL/D1Y+7tfuGVnov0JPC4yE&#10;dM4Xnpxxnr5GE7/UKaM4UXg40ab6wCQ5rz/fXF1QRFLo4ks+yy8jSna+7NCHbwoMi0bJkbaSyBL7&#10;Bx+G1DEl1rKwarVOm9H2NwdhRk927jBaod/0rK3edL+B6kBDIQz79k6uWir9IHx4FkgLpm5JtOGJ&#10;jlpDV3I4Wpw1gD//5o/5xDtFOetIMCW3pGjO9HdL+4jaGg0cjU0ypjf5ZU5xuzN3QDKc0otwMpnk&#10;xaBHs0YwryTnZSxEIWEllSv5ZjTvwqBceg5SLZcpiWTkRHiwaycjdKQrcvnSvwp0R8IDbeoRRjWJ&#10;4h3vQ2686d1yF4j9tJRI7UDkkXGSYFrr8blEjb/9T1nnR734BQAA//8DAFBLAwQUAAYACAAAACEA&#10;EE18xdoAAAAEAQAADwAAAGRycy9kb3ducmV2LnhtbEyPTWvDMAyG74P9B6PBbqvTmo2SximlsFPH&#10;oB+X3lxbTbLFcoidNv33U3fZLgLxikfPWyxH34oL9rEJpGE6yUAg2eAaqjQc9u8vcxAxGXKmDYQa&#10;bhhhWT4+FCZ34UpbvOxSJRhCMTca6pS6XMpoa/QmTkKHxNk59N4kXvtKut5cGe5bOcuyN+lNQ/yh&#10;Nh2ua7Tfu8FreN2mj+GT9uo4zm5fm25t1XljtX5+GlcLEAnH9HcMd31Wh5KdTmEgF0WrgYuk33nP&#10;lOIaJwbPFciykP/lyx8AAAD//wMAUEsBAi0AFAAGAAgAAAAhALaDOJL+AAAA4QEAABMAAAAAAAAA&#10;AAAAAAAAAAAAAFtDb250ZW50X1R5cGVzXS54bWxQSwECLQAUAAYACAAAACEAOP0h/9YAAACUAQAA&#10;CwAAAAAAAAAAAAAAAAAvAQAAX3JlbHMvLnJlbHNQSwECLQAUAAYACAAAACEASPaXbQwCAAAcBAAA&#10;DgAAAAAAAAAAAAAAAAAuAgAAZHJzL2Uyb0RvYy54bWxQSwECLQAUAAYACAAAACEAEE18xdoAAAAE&#10;AQAADwAAAAAAAAAAAAAAAABmBAAAZHJzL2Rvd25yZXYueG1sUEsFBgAAAAAEAAQA8wAAAG0FAAAA&#10;AA==&#10;">
              <v:textbox style="mso-fit-shape-to-text:t" inset="0,0,0,15pt">
                <w:txbxContent>
                  <w:p w:rsidRPr="00541420" w:rsidR="00541420" w:rsidP="00541420" w:rsidRDefault="00541420" w14:paraId="27C00185" w14:textId="54BA078F">
                    <w:pPr>
                      <w:spacing w:after="0"/>
                      <w:rPr>
                        <w:rFonts w:ascii="Aptos" w:hAnsi="Aptos" w:eastAsia="Aptos" w:cs="Aptos"/>
                        <w:noProof/>
                        <w:color w:val="000000"/>
                        <w:sz w:val="20"/>
                        <w:szCs w:val="20"/>
                      </w:rPr>
                    </w:pPr>
                    <w:r w:rsidRPr="00541420">
                      <w:rPr>
                        <w:rFonts w:ascii="Aptos" w:hAnsi="Aptos" w:eastAsia="Aptos" w:cs="Aptos"/>
                        <w:noProof/>
                        <w:color w:val="000000"/>
                        <w:sz w:val="20"/>
                        <w:szCs w:val="20"/>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41420" w:rsidRDefault="00541420" w14:paraId="79E7A157" w14:textId="54F45CEF">
    <w:pPr>
      <w:pStyle w:val="Footer"/>
    </w:pPr>
    <w:r>
      <w:rPr>
        <w:noProof/>
      </w:rPr>
      <mc:AlternateContent>
        <mc:Choice Requires="wps">
          <w:drawing>
            <wp:anchor distT="0" distB="0" distL="0" distR="0" simplePos="0" relativeHeight="251658240" behindDoc="0" locked="0" layoutInCell="1" allowOverlap="1" wp14:anchorId="3D9E0E32" wp14:editId="5A586B06">
              <wp:simplePos x="635" y="635"/>
              <wp:positionH relativeFrom="page">
                <wp:align>center</wp:align>
              </wp:positionH>
              <wp:positionV relativeFrom="page">
                <wp:align>bottom</wp:align>
              </wp:positionV>
              <wp:extent cx="849630" cy="370205"/>
              <wp:effectExtent l="0" t="0" r="7620" b="0"/>
              <wp:wrapNone/>
              <wp:docPr id="757591340"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9630" cy="370205"/>
                      </a:xfrm>
                      <a:prstGeom prst="rect">
                        <a:avLst/>
                      </a:prstGeom>
                      <a:noFill/>
                      <a:ln>
                        <a:noFill/>
                      </a:ln>
                    </wps:spPr>
                    <wps:txbx>
                      <w:txbxContent>
                        <w:p w:rsidRPr="00541420" w:rsidR="00541420" w:rsidP="00541420" w:rsidRDefault="00541420" w14:paraId="3D671602" w14:textId="36C424DE">
                          <w:pPr>
                            <w:spacing w:after="0"/>
                            <w:rPr>
                              <w:rFonts w:ascii="Aptos" w:hAnsi="Aptos" w:eastAsia="Aptos" w:cs="Aptos"/>
                              <w:noProof/>
                              <w:color w:val="000000"/>
                              <w:sz w:val="20"/>
                              <w:szCs w:val="20"/>
                            </w:rPr>
                          </w:pPr>
                          <w:r w:rsidRPr="00541420">
                            <w:rPr>
                              <w:rFonts w:ascii="Aptos" w:hAnsi="Aptos" w:eastAsia="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35C6690A">
            <v:shapetype id="_x0000_t202" coordsize="21600,21600" o:spt="202" path="m,l,21600r21600,l21600,xe" w14:anchorId="3D9E0E32">
              <v:stroke joinstyle="miter"/>
              <v:path gradientshapeok="t" o:connecttype="rect"/>
            </v:shapetype>
            <v:shape id="Text Box 1" style="position:absolute;margin-left:0;margin-top:0;width:66.9pt;height:29.15pt;z-index:251658240;visibility:visible;mso-wrap-style:none;mso-wrap-distance-left:0;mso-wrap-distance-top:0;mso-wrap-distance-right:0;mso-wrap-distance-bottom:0;mso-position-horizontal:center;mso-position-horizontal-relative:page;mso-position-vertical:bottom;mso-position-vertical-relative:page;v-text-anchor:bottom" alt="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ArDgIAABwEAAAOAAAAZHJzL2Uyb0RvYy54bWysU8Fu2zAMvQ/YPwi6L3bStWuNOEXWIsOA&#10;oC2QDj0rshwbkESBUmJnXz9Kjpuu22nYRaZJ6pF8fJrf9kazg0Lfgi35dJJzpqyEqrW7kv94Xn26&#10;5swHYSuhwaqSH5Xnt4uPH+adK9QMGtCVQkYg1hedK3kTgiuyzMtGGeEn4JSlYA1oRKBf3GUVio7Q&#10;jc5meX6VdYCVQ5DKe/LeD0G+SPh1rWR4rGuvAtMlp95COjGd23hmi7kodihc08pTG+IfujCitVT0&#10;FepeBMH22P4BZVqJ4KEOEwkmg7pupUoz0DTT/N00m0Y4lWYhcrx7pcn/P1j5cNi4J2Sh/wo9LTAS&#10;0jlfeHLGefoaTfxSp4ziROHxlTbVBybJef355uqCIpJCF1/yWX4ZUbLzZYc+fFNgWDRKjrSVRJY4&#10;rH0YUseUWMvCqtU6bUbb3xyEGT3ZucNohX7bs7Yq+WzsfgvVkYZCGPbtnVy1VHotfHgSSAumbkm0&#10;4ZGOWkNXcjhZnDWAP//mj/nEO0U560gwJbekaM70d0v7iNoaDRyNbTKmN/llTnG7N3dAMpzSi3Ay&#10;meTFoEezRjAvJOdlLEQhYSWVK/l2NO/CoFx6DlItlymJZOREWNuNkxE60hW5fO5fBLoT4YE29QCj&#10;mkTxjvchN970brkPxH5aSqR2IPLEOEkwrfX0XKLG3/6nrPOjXvwCAAD//wMAUEsDBBQABgAIAAAA&#10;IQAQTXzF2gAAAAQBAAAPAAAAZHJzL2Rvd25yZXYueG1sTI9Na8MwDIbvg/0Ho8Fuq9OajZLGKaWw&#10;U8egH5feXFtNssVyiJ02/fdTd9kuAvGKR89bLEffigv2sQmkYTrJQCDZ4BqqNBz27y9zEDEZcqYN&#10;hBpuGGFZPj4UJnfhSlu87FIlGEIxNxrqlLpcymhr9CZOQofE2Tn03iRe+0q63lwZ7ls5y7I36U1D&#10;/KE2Ha5rtN+7wWt43aaP4ZP26jjObl+bbm3VeWO1fn4aVwsQCcf0dwx3fVaHkp1OYSAXRauBi6Tf&#10;ec+U4honBs8VyLKQ/+XLHwAAAP//AwBQSwECLQAUAAYACAAAACEAtoM4kv4AAADhAQAAEwAAAAAA&#10;AAAAAAAAAAAAAAAAW0NvbnRlbnRfVHlwZXNdLnhtbFBLAQItABQABgAIAAAAIQA4/SH/1gAAAJQB&#10;AAALAAAAAAAAAAAAAAAAAC8BAABfcmVscy8ucmVsc1BLAQItABQABgAIAAAAIQD/N0ArDgIAABwE&#10;AAAOAAAAAAAAAAAAAAAAAC4CAABkcnMvZTJvRG9jLnhtbFBLAQItABQABgAIAAAAIQAQTXzF2gAA&#10;AAQBAAAPAAAAAAAAAAAAAAAAAGgEAABkcnMvZG93bnJldi54bWxQSwUGAAAAAAQABADzAAAAbwUA&#10;AAAA&#10;">
              <v:textbox style="mso-fit-shape-to-text:t" inset="0,0,0,15pt">
                <w:txbxContent>
                  <w:p w:rsidRPr="00541420" w:rsidR="00541420" w:rsidP="00541420" w:rsidRDefault="00541420" w14:paraId="021E72F8" w14:textId="36C424DE">
                    <w:pPr>
                      <w:spacing w:after="0"/>
                      <w:rPr>
                        <w:rFonts w:ascii="Aptos" w:hAnsi="Aptos" w:eastAsia="Aptos" w:cs="Aptos"/>
                        <w:noProof/>
                        <w:color w:val="000000"/>
                        <w:sz w:val="20"/>
                        <w:szCs w:val="20"/>
                      </w:rPr>
                    </w:pPr>
                    <w:r w:rsidRPr="00541420">
                      <w:rPr>
                        <w:rFonts w:ascii="Aptos" w:hAnsi="Aptos" w:eastAsia="Aptos" w:cs="Aptos"/>
                        <w:noProof/>
                        <w:color w:val="00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B3E" w:rsidP="00541420" w:rsidRDefault="00ED6B3E" w14:paraId="69F1A9C5" w14:textId="77777777">
      <w:pPr>
        <w:spacing w:after="0" w:line="240" w:lineRule="auto"/>
      </w:pPr>
      <w:r>
        <w:separator/>
      </w:r>
    </w:p>
  </w:footnote>
  <w:footnote w:type="continuationSeparator" w:id="0">
    <w:p w:rsidR="00ED6B3E" w:rsidP="00541420" w:rsidRDefault="00ED6B3E" w14:paraId="76313804"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bqJpjq10HIQgf3" int2:id="POWJzdTE">
      <int2:state int2:value="Rejected" int2:type="spell"/>
    </int2:textHash>
    <int2:textHash int2:hashCode="RK4aDpOZKZAzzQ" int2:id="7zYdM7kD">
      <int2:state int2:value="Rejected" int2:type="spell"/>
    </int2:textHash>
    <int2:textHash int2:hashCode="hlLuNBQSRaVtcT" int2:id="apcp1P5v">
      <int2:state int2:value="Rejected" int2:type="spell"/>
    </int2:textHash>
    <int2:textHash int2:hashCode="/9drpxu6wKbj8m" int2:id="5b6ROBCm">
      <int2:state int2:value="Rejected" int2:type="spell"/>
    </int2:textHash>
    <int2:textHash int2:hashCode="yUZMu9wEZ+wj2/" int2:id="hm8Sh2WM">
      <int2:state int2:value="Rejected" int2:type="spell"/>
    </int2:textHash>
    <int2:textHash int2:hashCode="Qrq5MI0Hb7TLbw" int2:id="5hslrzIT">
      <int2:state int2:value="Rejected" int2:type="spell"/>
    </int2:textHash>
    <int2:textHash int2:hashCode="qkicGeSnlbfS0b" int2:id="5DqrMU8Y">
      <int2:state int2:value="Rejected" int2:type="spell"/>
    </int2:textHash>
    <int2:textHash int2:hashCode="5B0JUR8PleDyrw" int2:id="YWlaTOkH">
      <int2:state int2:value="Rejected" int2:type="spell"/>
    </int2:textHash>
    <int2:textHash int2:hashCode="ZEMJn6ivaApxUo" int2:id="1dm8uqYw">
      <int2:state int2:value="Rejected" int2:type="spell"/>
    </int2:textHash>
    <int2:textHash int2:hashCode="crdU/vlFi5ZGT1" int2:id="BZZLuMR3">
      <int2:state int2:value="Rejected" int2:type="spell"/>
    </int2:textHash>
    <int2:textHash int2:hashCode="KhQigfNANB9ecI" int2:id="I6xP3C8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400C170"/>
    <w:lvl w:ilvl="0">
      <w:start w:val="1"/>
      <w:numFmt w:val="bullet"/>
      <w:pStyle w:val="ListBullet"/>
      <w:lvlText w:val=""/>
      <w:lvlJc w:val="left"/>
      <w:pPr>
        <w:tabs>
          <w:tab w:val="num" w:pos="360"/>
        </w:tabs>
        <w:ind w:left="720" w:hanging="360"/>
      </w:pPr>
      <w:rPr>
        <w:rFonts w:hint="default" w:ascii="Symbol" w:hAnsi="Symbol"/>
      </w:rPr>
    </w:lvl>
  </w:abstractNum>
  <w:abstractNum w:abstractNumId="1" w15:restartNumberingAfterBreak="0">
    <w:nsid w:val="03685190"/>
    <w:multiLevelType w:val="hybridMultilevel"/>
    <w:tmpl w:val="80909A62"/>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 w15:restartNumberingAfterBreak="0">
    <w:nsid w:val="049167A0"/>
    <w:multiLevelType w:val="hybridMultilevel"/>
    <w:tmpl w:val="842E5BD8"/>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3" w15:restartNumberingAfterBreak="0">
    <w:nsid w:val="077F3F75"/>
    <w:multiLevelType w:val="hybridMultilevel"/>
    <w:tmpl w:val="512421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A661711"/>
    <w:multiLevelType w:val="hybridMultilevel"/>
    <w:tmpl w:val="5802BB00"/>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5" w15:restartNumberingAfterBreak="0">
    <w:nsid w:val="0B0A2F78"/>
    <w:multiLevelType w:val="hybridMultilevel"/>
    <w:tmpl w:val="8F309530"/>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6" w15:restartNumberingAfterBreak="0">
    <w:nsid w:val="0BCE0121"/>
    <w:multiLevelType w:val="hybridMultilevel"/>
    <w:tmpl w:val="1C0679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CBF280D"/>
    <w:multiLevelType w:val="multilevel"/>
    <w:tmpl w:val="ECA4EA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ind w:left="2160" w:hanging="360"/>
      </w:pPr>
      <w:rPr>
        <w:rFonts w:hint="default" w:ascii="Symbol" w:hAnsi="Symbol"/>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7F7D86"/>
    <w:multiLevelType w:val="multilevel"/>
    <w:tmpl w:val="ECA4EA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ind w:left="2160" w:hanging="360"/>
      </w:pPr>
      <w:rPr>
        <w:rFonts w:hint="default" w:ascii="Symbol" w:hAnsi="Symbol"/>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FD62E0"/>
    <w:multiLevelType w:val="hybridMultilevel"/>
    <w:tmpl w:val="FBF8E23A"/>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0" w15:restartNumberingAfterBreak="0">
    <w:nsid w:val="0E8B10F7"/>
    <w:multiLevelType w:val="multilevel"/>
    <w:tmpl w:val="22B291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EB84977"/>
    <w:multiLevelType w:val="hybridMultilevel"/>
    <w:tmpl w:val="4E08F712"/>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2" w15:restartNumberingAfterBreak="0">
    <w:nsid w:val="0F1EB693"/>
    <w:multiLevelType w:val="hybridMultilevel"/>
    <w:tmpl w:val="6642601C"/>
    <w:lvl w:ilvl="0" w:tplc="74B6C878">
      <w:start w:val="1"/>
      <w:numFmt w:val="bullet"/>
      <w:lvlText w:val="♦"/>
      <w:lvlJc w:val="left"/>
      <w:pPr>
        <w:ind w:left="1440" w:hanging="360"/>
      </w:pPr>
      <w:rPr>
        <w:rFonts w:hint="default" w:ascii="Courier New" w:hAnsi="Courier New"/>
      </w:rPr>
    </w:lvl>
    <w:lvl w:ilvl="1" w:tplc="560C8C38">
      <w:start w:val="1"/>
      <w:numFmt w:val="bullet"/>
      <w:lvlText w:val="o"/>
      <w:lvlJc w:val="left"/>
      <w:pPr>
        <w:ind w:left="2160" w:hanging="360"/>
      </w:pPr>
      <w:rPr>
        <w:rFonts w:hint="default" w:ascii="Courier New" w:hAnsi="Courier New"/>
      </w:rPr>
    </w:lvl>
    <w:lvl w:ilvl="2" w:tplc="DF3EF8E6">
      <w:start w:val="1"/>
      <w:numFmt w:val="bullet"/>
      <w:lvlText w:val=""/>
      <w:lvlJc w:val="left"/>
      <w:pPr>
        <w:ind w:left="2880" w:hanging="360"/>
      </w:pPr>
      <w:rPr>
        <w:rFonts w:hint="default" w:ascii="Wingdings" w:hAnsi="Wingdings"/>
      </w:rPr>
    </w:lvl>
    <w:lvl w:ilvl="3" w:tplc="2D1CDDAA">
      <w:start w:val="1"/>
      <w:numFmt w:val="bullet"/>
      <w:lvlText w:val=""/>
      <w:lvlJc w:val="left"/>
      <w:pPr>
        <w:ind w:left="3600" w:hanging="360"/>
      </w:pPr>
      <w:rPr>
        <w:rFonts w:hint="default" w:ascii="Symbol" w:hAnsi="Symbol"/>
      </w:rPr>
    </w:lvl>
    <w:lvl w:ilvl="4" w:tplc="865ABA02">
      <w:start w:val="1"/>
      <w:numFmt w:val="bullet"/>
      <w:lvlText w:val="o"/>
      <w:lvlJc w:val="left"/>
      <w:pPr>
        <w:ind w:left="4320" w:hanging="360"/>
      </w:pPr>
      <w:rPr>
        <w:rFonts w:hint="default" w:ascii="Courier New" w:hAnsi="Courier New"/>
      </w:rPr>
    </w:lvl>
    <w:lvl w:ilvl="5" w:tplc="4CDC00A2">
      <w:start w:val="1"/>
      <w:numFmt w:val="bullet"/>
      <w:lvlText w:val=""/>
      <w:lvlJc w:val="left"/>
      <w:pPr>
        <w:ind w:left="5040" w:hanging="360"/>
      </w:pPr>
      <w:rPr>
        <w:rFonts w:hint="default" w:ascii="Wingdings" w:hAnsi="Wingdings"/>
      </w:rPr>
    </w:lvl>
    <w:lvl w:ilvl="6" w:tplc="B06CA1E0">
      <w:start w:val="1"/>
      <w:numFmt w:val="bullet"/>
      <w:lvlText w:val=""/>
      <w:lvlJc w:val="left"/>
      <w:pPr>
        <w:ind w:left="5760" w:hanging="360"/>
      </w:pPr>
      <w:rPr>
        <w:rFonts w:hint="default" w:ascii="Symbol" w:hAnsi="Symbol"/>
      </w:rPr>
    </w:lvl>
    <w:lvl w:ilvl="7" w:tplc="8A324B38">
      <w:start w:val="1"/>
      <w:numFmt w:val="bullet"/>
      <w:lvlText w:val="o"/>
      <w:lvlJc w:val="left"/>
      <w:pPr>
        <w:ind w:left="6480" w:hanging="360"/>
      </w:pPr>
      <w:rPr>
        <w:rFonts w:hint="default" w:ascii="Courier New" w:hAnsi="Courier New"/>
      </w:rPr>
    </w:lvl>
    <w:lvl w:ilvl="8" w:tplc="18B670CE">
      <w:start w:val="1"/>
      <w:numFmt w:val="bullet"/>
      <w:lvlText w:val=""/>
      <w:lvlJc w:val="left"/>
      <w:pPr>
        <w:ind w:left="7200" w:hanging="360"/>
      </w:pPr>
      <w:rPr>
        <w:rFonts w:hint="default" w:ascii="Wingdings" w:hAnsi="Wingdings"/>
      </w:rPr>
    </w:lvl>
  </w:abstractNum>
  <w:abstractNum w:abstractNumId="13" w15:restartNumberingAfterBreak="0">
    <w:nsid w:val="0F8F0EAF"/>
    <w:multiLevelType w:val="multilevel"/>
    <w:tmpl w:val="0F207E56"/>
    <w:lvl w:ilvl="0">
      <w:start w:val="2"/>
      <w:numFmt w:val="decimal"/>
      <w:lvlText w:val="%1"/>
      <w:lvlJc w:val="left"/>
      <w:pPr>
        <w:ind w:left="444" w:hanging="444"/>
      </w:pPr>
      <w:rPr>
        <w:rFonts w:hint="default"/>
      </w:rPr>
    </w:lvl>
    <w:lvl w:ilvl="1">
      <w:start w:val="2"/>
      <w:numFmt w:val="decimal"/>
      <w:lvlText w:val="%1.%2"/>
      <w:lvlJc w:val="left"/>
      <w:pPr>
        <w:ind w:left="444" w:hanging="44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0FCD69BD"/>
    <w:multiLevelType w:val="hybridMultilevel"/>
    <w:tmpl w:val="B0BA52D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10CFD270"/>
    <w:multiLevelType w:val="hybridMultilevel"/>
    <w:tmpl w:val="760E523A"/>
    <w:lvl w:ilvl="0" w:tplc="DE3E88D4">
      <w:start w:val="1"/>
      <w:numFmt w:val="bullet"/>
      <w:lvlText w:val=""/>
      <w:lvlJc w:val="left"/>
      <w:pPr>
        <w:ind w:left="720" w:hanging="360"/>
      </w:pPr>
      <w:rPr>
        <w:rFonts w:hint="default" w:ascii="Symbol" w:hAnsi="Symbol"/>
      </w:rPr>
    </w:lvl>
    <w:lvl w:ilvl="1" w:tplc="A7247B9C">
      <w:start w:val="1"/>
      <w:numFmt w:val="bullet"/>
      <w:lvlText w:val="o"/>
      <w:lvlJc w:val="left"/>
      <w:pPr>
        <w:ind w:left="1440" w:hanging="360"/>
      </w:pPr>
      <w:rPr>
        <w:rFonts w:hint="default" w:ascii="Courier New" w:hAnsi="Courier New"/>
      </w:rPr>
    </w:lvl>
    <w:lvl w:ilvl="2" w:tplc="79260346">
      <w:start w:val="1"/>
      <w:numFmt w:val="bullet"/>
      <w:lvlText w:val=""/>
      <w:lvlJc w:val="left"/>
      <w:pPr>
        <w:ind w:left="2160" w:hanging="360"/>
      </w:pPr>
      <w:rPr>
        <w:rFonts w:hint="default" w:ascii="Wingdings" w:hAnsi="Wingdings"/>
      </w:rPr>
    </w:lvl>
    <w:lvl w:ilvl="3" w:tplc="0C160FF8">
      <w:start w:val="1"/>
      <w:numFmt w:val="bullet"/>
      <w:lvlText w:val=""/>
      <w:lvlJc w:val="left"/>
      <w:pPr>
        <w:ind w:left="2880" w:hanging="360"/>
      </w:pPr>
      <w:rPr>
        <w:rFonts w:hint="default" w:ascii="Symbol" w:hAnsi="Symbol"/>
      </w:rPr>
    </w:lvl>
    <w:lvl w:ilvl="4" w:tplc="0626333E">
      <w:start w:val="1"/>
      <w:numFmt w:val="bullet"/>
      <w:lvlText w:val="o"/>
      <w:lvlJc w:val="left"/>
      <w:pPr>
        <w:ind w:left="3600" w:hanging="360"/>
      </w:pPr>
      <w:rPr>
        <w:rFonts w:hint="default" w:ascii="Courier New" w:hAnsi="Courier New"/>
      </w:rPr>
    </w:lvl>
    <w:lvl w:ilvl="5" w:tplc="4C3AC568">
      <w:start w:val="1"/>
      <w:numFmt w:val="bullet"/>
      <w:lvlText w:val=""/>
      <w:lvlJc w:val="left"/>
      <w:pPr>
        <w:ind w:left="4320" w:hanging="360"/>
      </w:pPr>
      <w:rPr>
        <w:rFonts w:hint="default" w:ascii="Wingdings" w:hAnsi="Wingdings"/>
      </w:rPr>
    </w:lvl>
    <w:lvl w:ilvl="6" w:tplc="B56A32EE">
      <w:start w:val="1"/>
      <w:numFmt w:val="bullet"/>
      <w:lvlText w:val=""/>
      <w:lvlJc w:val="left"/>
      <w:pPr>
        <w:ind w:left="5040" w:hanging="360"/>
      </w:pPr>
      <w:rPr>
        <w:rFonts w:hint="default" w:ascii="Symbol" w:hAnsi="Symbol"/>
      </w:rPr>
    </w:lvl>
    <w:lvl w:ilvl="7" w:tplc="274C1444">
      <w:start w:val="1"/>
      <w:numFmt w:val="bullet"/>
      <w:lvlText w:val="o"/>
      <w:lvlJc w:val="left"/>
      <w:pPr>
        <w:ind w:left="5760" w:hanging="360"/>
      </w:pPr>
      <w:rPr>
        <w:rFonts w:hint="default" w:ascii="Courier New" w:hAnsi="Courier New"/>
      </w:rPr>
    </w:lvl>
    <w:lvl w:ilvl="8" w:tplc="B36EF154">
      <w:start w:val="1"/>
      <w:numFmt w:val="bullet"/>
      <w:lvlText w:val=""/>
      <w:lvlJc w:val="left"/>
      <w:pPr>
        <w:ind w:left="6480" w:hanging="360"/>
      </w:pPr>
      <w:rPr>
        <w:rFonts w:hint="default" w:ascii="Wingdings" w:hAnsi="Wingdings"/>
      </w:rPr>
    </w:lvl>
  </w:abstractNum>
  <w:abstractNum w:abstractNumId="16" w15:restartNumberingAfterBreak="0">
    <w:nsid w:val="11F77344"/>
    <w:multiLevelType w:val="hybridMultilevel"/>
    <w:tmpl w:val="B58C3F98"/>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7" w15:restartNumberingAfterBreak="0">
    <w:nsid w:val="14D8A159"/>
    <w:multiLevelType w:val="hybridMultilevel"/>
    <w:tmpl w:val="FB50BD2A"/>
    <w:lvl w:ilvl="0" w:tplc="7F9E4D9E">
      <w:start w:val="1"/>
      <w:numFmt w:val="decimal"/>
      <w:lvlText w:val="%1."/>
      <w:lvlJc w:val="left"/>
      <w:pPr>
        <w:ind w:left="720" w:hanging="360"/>
      </w:pPr>
    </w:lvl>
    <w:lvl w:ilvl="1" w:tplc="14347E7A">
      <w:start w:val="1"/>
      <w:numFmt w:val="lowerLetter"/>
      <w:lvlText w:val="%2."/>
      <w:lvlJc w:val="left"/>
      <w:pPr>
        <w:ind w:left="1440" w:hanging="360"/>
      </w:pPr>
    </w:lvl>
    <w:lvl w:ilvl="2" w:tplc="A23ECDFA">
      <w:start w:val="1"/>
      <w:numFmt w:val="lowerRoman"/>
      <w:lvlText w:val="%3."/>
      <w:lvlJc w:val="right"/>
      <w:pPr>
        <w:ind w:left="2160" w:hanging="180"/>
      </w:pPr>
    </w:lvl>
    <w:lvl w:ilvl="3" w:tplc="9C12F53C">
      <w:start w:val="1"/>
      <w:numFmt w:val="decimal"/>
      <w:lvlText w:val="%4."/>
      <w:lvlJc w:val="left"/>
      <w:pPr>
        <w:ind w:left="2880" w:hanging="360"/>
      </w:pPr>
    </w:lvl>
    <w:lvl w:ilvl="4" w:tplc="7EC017CE">
      <w:start w:val="1"/>
      <w:numFmt w:val="lowerLetter"/>
      <w:lvlText w:val="%5."/>
      <w:lvlJc w:val="left"/>
      <w:pPr>
        <w:ind w:left="3600" w:hanging="360"/>
      </w:pPr>
    </w:lvl>
    <w:lvl w:ilvl="5" w:tplc="8A7882EA">
      <w:start w:val="1"/>
      <w:numFmt w:val="lowerRoman"/>
      <w:lvlText w:val="%6."/>
      <w:lvlJc w:val="right"/>
      <w:pPr>
        <w:ind w:left="4320" w:hanging="180"/>
      </w:pPr>
    </w:lvl>
    <w:lvl w:ilvl="6" w:tplc="B67662A0">
      <w:start w:val="1"/>
      <w:numFmt w:val="decimal"/>
      <w:lvlText w:val="%7."/>
      <w:lvlJc w:val="left"/>
      <w:pPr>
        <w:ind w:left="5040" w:hanging="360"/>
      </w:pPr>
    </w:lvl>
    <w:lvl w:ilvl="7" w:tplc="18049CBE">
      <w:start w:val="1"/>
      <w:numFmt w:val="lowerLetter"/>
      <w:lvlText w:val="%8."/>
      <w:lvlJc w:val="left"/>
      <w:pPr>
        <w:ind w:left="5760" w:hanging="360"/>
      </w:pPr>
    </w:lvl>
    <w:lvl w:ilvl="8" w:tplc="D02CC426">
      <w:start w:val="1"/>
      <w:numFmt w:val="lowerRoman"/>
      <w:lvlText w:val="%9."/>
      <w:lvlJc w:val="right"/>
      <w:pPr>
        <w:ind w:left="6480" w:hanging="180"/>
      </w:pPr>
    </w:lvl>
  </w:abstractNum>
  <w:abstractNum w:abstractNumId="18" w15:restartNumberingAfterBreak="0">
    <w:nsid w:val="156D268D"/>
    <w:multiLevelType w:val="multilevel"/>
    <w:tmpl w:val="4E32283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645C746"/>
    <w:multiLevelType w:val="hybridMultilevel"/>
    <w:tmpl w:val="15665E94"/>
    <w:lvl w:ilvl="0" w:tplc="C1EE5F4E">
      <w:start w:val="1"/>
      <w:numFmt w:val="bullet"/>
      <w:lvlText w:val=""/>
      <w:lvlJc w:val="left"/>
      <w:pPr>
        <w:ind w:left="720" w:hanging="360"/>
      </w:pPr>
      <w:rPr>
        <w:rFonts w:hint="default" w:ascii="Symbol" w:hAnsi="Symbol"/>
      </w:rPr>
    </w:lvl>
    <w:lvl w:ilvl="1" w:tplc="89C85A00">
      <w:start w:val="1"/>
      <w:numFmt w:val="bullet"/>
      <w:lvlText w:val="o"/>
      <w:lvlJc w:val="left"/>
      <w:pPr>
        <w:ind w:left="1440" w:hanging="360"/>
      </w:pPr>
      <w:rPr>
        <w:rFonts w:hint="default" w:ascii="Courier New" w:hAnsi="Courier New"/>
      </w:rPr>
    </w:lvl>
    <w:lvl w:ilvl="2" w:tplc="43904DE2">
      <w:start w:val="1"/>
      <w:numFmt w:val="bullet"/>
      <w:lvlText w:val=""/>
      <w:lvlJc w:val="left"/>
      <w:pPr>
        <w:ind w:left="2160" w:hanging="360"/>
      </w:pPr>
      <w:rPr>
        <w:rFonts w:hint="default" w:ascii="Wingdings" w:hAnsi="Wingdings"/>
      </w:rPr>
    </w:lvl>
    <w:lvl w:ilvl="3" w:tplc="3DF0A502">
      <w:start w:val="1"/>
      <w:numFmt w:val="bullet"/>
      <w:lvlText w:val=""/>
      <w:lvlJc w:val="left"/>
      <w:pPr>
        <w:ind w:left="2880" w:hanging="360"/>
      </w:pPr>
      <w:rPr>
        <w:rFonts w:hint="default" w:ascii="Symbol" w:hAnsi="Symbol"/>
      </w:rPr>
    </w:lvl>
    <w:lvl w:ilvl="4" w:tplc="C6ECE0F0">
      <w:start w:val="1"/>
      <w:numFmt w:val="bullet"/>
      <w:lvlText w:val="o"/>
      <w:lvlJc w:val="left"/>
      <w:pPr>
        <w:ind w:left="3600" w:hanging="360"/>
      </w:pPr>
      <w:rPr>
        <w:rFonts w:hint="default" w:ascii="Courier New" w:hAnsi="Courier New"/>
      </w:rPr>
    </w:lvl>
    <w:lvl w:ilvl="5" w:tplc="0338EE58">
      <w:start w:val="1"/>
      <w:numFmt w:val="bullet"/>
      <w:lvlText w:val=""/>
      <w:lvlJc w:val="left"/>
      <w:pPr>
        <w:ind w:left="4320" w:hanging="360"/>
      </w:pPr>
      <w:rPr>
        <w:rFonts w:hint="default" w:ascii="Wingdings" w:hAnsi="Wingdings"/>
      </w:rPr>
    </w:lvl>
    <w:lvl w:ilvl="6" w:tplc="69848696">
      <w:start w:val="1"/>
      <w:numFmt w:val="bullet"/>
      <w:lvlText w:val=""/>
      <w:lvlJc w:val="left"/>
      <w:pPr>
        <w:ind w:left="5040" w:hanging="360"/>
      </w:pPr>
      <w:rPr>
        <w:rFonts w:hint="default" w:ascii="Symbol" w:hAnsi="Symbol"/>
      </w:rPr>
    </w:lvl>
    <w:lvl w:ilvl="7" w:tplc="A3883880">
      <w:start w:val="1"/>
      <w:numFmt w:val="bullet"/>
      <w:lvlText w:val="o"/>
      <w:lvlJc w:val="left"/>
      <w:pPr>
        <w:ind w:left="5760" w:hanging="360"/>
      </w:pPr>
      <w:rPr>
        <w:rFonts w:hint="default" w:ascii="Courier New" w:hAnsi="Courier New"/>
      </w:rPr>
    </w:lvl>
    <w:lvl w:ilvl="8" w:tplc="166C7792">
      <w:start w:val="1"/>
      <w:numFmt w:val="bullet"/>
      <w:lvlText w:val=""/>
      <w:lvlJc w:val="left"/>
      <w:pPr>
        <w:ind w:left="6480" w:hanging="360"/>
      </w:pPr>
      <w:rPr>
        <w:rFonts w:hint="default" w:ascii="Wingdings" w:hAnsi="Wingdings"/>
      </w:rPr>
    </w:lvl>
  </w:abstractNum>
  <w:abstractNum w:abstractNumId="20" w15:restartNumberingAfterBreak="0">
    <w:nsid w:val="17D5747A"/>
    <w:multiLevelType w:val="multilevel"/>
    <w:tmpl w:val="575E3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3B32CE"/>
    <w:multiLevelType w:val="hybridMultilevel"/>
    <w:tmpl w:val="907A368C"/>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2" w15:restartNumberingAfterBreak="0">
    <w:nsid w:val="1A376BBF"/>
    <w:multiLevelType w:val="multilevel"/>
    <w:tmpl w:val="F5A46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D6EEBE"/>
    <w:multiLevelType w:val="hybridMultilevel"/>
    <w:tmpl w:val="AD6EF312"/>
    <w:lvl w:ilvl="0" w:tplc="81005E6E">
      <w:start w:val="1"/>
      <w:numFmt w:val="bullet"/>
      <w:lvlText w:val=""/>
      <w:lvlJc w:val="left"/>
      <w:pPr>
        <w:ind w:left="720" w:hanging="360"/>
      </w:pPr>
      <w:rPr>
        <w:rFonts w:hint="default" w:ascii="Symbol" w:hAnsi="Symbol"/>
      </w:rPr>
    </w:lvl>
    <w:lvl w:ilvl="1" w:tplc="1D5CD5C8">
      <w:start w:val="1"/>
      <w:numFmt w:val="bullet"/>
      <w:lvlText w:val="o"/>
      <w:lvlJc w:val="left"/>
      <w:pPr>
        <w:ind w:left="1440" w:hanging="360"/>
      </w:pPr>
      <w:rPr>
        <w:rFonts w:hint="default" w:ascii="Courier New" w:hAnsi="Courier New"/>
      </w:rPr>
    </w:lvl>
    <w:lvl w:ilvl="2" w:tplc="D6702896">
      <w:start w:val="1"/>
      <w:numFmt w:val="bullet"/>
      <w:lvlText w:val=""/>
      <w:lvlJc w:val="left"/>
      <w:pPr>
        <w:ind w:left="2160" w:hanging="360"/>
      </w:pPr>
      <w:rPr>
        <w:rFonts w:hint="default" w:ascii="Wingdings" w:hAnsi="Wingdings"/>
      </w:rPr>
    </w:lvl>
    <w:lvl w:ilvl="3" w:tplc="5DAAC540">
      <w:start w:val="1"/>
      <w:numFmt w:val="bullet"/>
      <w:lvlText w:val=""/>
      <w:lvlJc w:val="left"/>
      <w:pPr>
        <w:ind w:left="2880" w:hanging="360"/>
      </w:pPr>
      <w:rPr>
        <w:rFonts w:hint="default" w:ascii="Symbol" w:hAnsi="Symbol"/>
      </w:rPr>
    </w:lvl>
    <w:lvl w:ilvl="4" w:tplc="AEA23180">
      <w:start w:val="1"/>
      <w:numFmt w:val="bullet"/>
      <w:lvlText w:val="o"/>
      <w:lvlJc w:val="left"/>
      <w:pPr>
        <w:ind w:left="3600" w:hanging="360"/>
      </w:pPr>
      <w:rPr>
        <w:rFonts w:hint="default" w:ascii="Courier New" w:hAnsi="Courier New"/>
      </w:rPr>
    </w:lvl>
    <w:lvl w:ilvl="5" w:tplc="8CC038EA">
      <w:start w:val="1"/>
      <w:numFmt w:val="bullet"/>
      <w:lvlText w:val=""/>
      <w:lvlJc w:val="left"/>
      <w:pPr>
        <w:ind w:left="4320" w:hanging="360"/>
      </w:pPr>
      <w:rPr>
        <w:rFonts w:hint="default" w:ascii="Wingdings" w:hAnsi="Wingdings"/>
      </w:rPr>
    </w:lvl>
    <w:lvl w:ilvl="6" w:tplc="D806160E">
      <w:start w:val="1"/>
      <w:numFmt w:val="bullet"/>
      <w:lvlText w:val=""/>
      <w:lvlJc w:val="left"/>
      <w:pPr>
        <w:ind w:left="5040" w:hanging="360"/>
      </w:pPr>
      <w:rPr>
        <w:rFonts w:hint="default" w:ascii="Symbol" w:hAnsi="Symbol"/>
      </w:rPr>
    </w:lvl>
    <w:lvl w:ilvl="7" w:tplc="9F169C56">
      <w:start w:val="1"/>
      <w:numFmt w:val="bullet"/>
      <w:lvlText w:val="o"/>
      <w:lvlJc w:val="left"/>
      <w:pPr>
        <w:ind w:left="5760" w:hanging="360"/>
      </w:pPr>
      <w:rPr>
        <w:rFonts w:hint="default" w:ascii="Courier New" w:hAnsi="Courier New"/>
      </w:rPr>
    </w:lvl>
    <w:lvl w:ilvl="8" w:tplc="153CE824">
      <w:start w:val="1"/>
      <w:numFmt w:val="bullet"/>
      <w:lvlText w:val=""/>
      <w:lvlJc w:val="left"/>
      <w:pPr>
        <w:ind w:left="6480" w:hanging="360"/>
      </w:pPr>
      <w:rPr>
        <w:rFonts w:hint="default" w:ascii="Wingdings" w:hAnsi="Wingdings"/>
      </w:rPr>
    </w:lvl>
  </w:abstractNum>
  <w:abstractNum w:abstractNumId="24" w15:restartNumberingAfterBreak="0">
    <w:nsid w:val="1E891DC9"/>
    <w:multiLevelType w:val="multilevel"/>
    <w:tmpl w:val="C1C42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6E09B8"/>
    <w:multiLevelType w:val="hybridMultilevel"/>
    <w:tmpl w:val="2AB839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20603E73"/>
    <w:multiLevelType w:val="multilevel"/>
    <w:tmpl w:val="E514E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896DF7"/>
    <w:multiLevelType w:val="multilevel"/>
    <w:tmpl w:val="E4C61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B553E8"/>
    <w:multiLevelType w:val="multilevel"/>
    <w:tmpl w:val="697E6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1DA6E6C"/>
    <w:multiLevelType w:val="multilevel"/>
    <w:tmpl w:val="E1425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C104A6"/>
    <w:multiLevelType w:val="hybridMultilevel"/>
    <w:tmpl w:val="0510B488"/>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31" w15:restartNumberingAfterBreak="0">
    <w:nsid w:val="2478368F"/>
    <w:multiLevelType w:val="multilevel"/>
    <w:tmpl w:val="ECA4EA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ind w:left="2160" w:hanging="360"/>
      </w:pPr>
      <w:rPr>
        <w:rFonts w:hint="default" w:ascii="Symbol" w:hAnsi="Symbol"/>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3C72BB"/>
    <w:multiLevelType w:val="hybridMultilevel"/>
    <w:tmpl w:val="E114646E"/>
    <w:lvl w:ilvl="0" w:tplc="53B4968A">
      <w:start w:val="1"/>
      <w:numFmt w:val="bullet"/>
      <w:lvlText w:val=""/>
      <w:lvlJc w:val="left"/>
      <w:pPr>
        <w:ind w:left="1440" w:hanging="360"/>
      </w:pPr>
      <w:rPr>
        <w:rFonts w:hint="default" w:ascii="Symbol" w:hAnsi="Symbol"/>
      </w:rPr>
    </w:lvl>
    <w:lvl w:ilvl="1" w:tplc="C0A2A8B6">
      <w:start w:val="1"/>
      <w:numFmt w:val="bullet"/>
      <w:lvlText w:val="o"/>
      <w:lvlJc w:val="left"/>
      <w:pPr>
        <w:ind w:left="2160" w:hanging="360"/>
      </w:pPr>
      <w:rPr>
        <w:rFonts w:hint="default" w:ascii="Courier New" w:hAnsi="Courier New"/>
      </w:rPr>
    </w:lvl>
    <w:lvl w:ilvl="2" w:tplc="BCC8CC3A">
      <w:start w:val="1"/>
      <w:numFmt w:val="bullet"/>
      <w:lvlText w:val=""/>
      <w:lvlJc w:val="left"/>
      <w:pPr>
        <w:ind w:left="2880" w:hanging="360"/>
      </w:pPr>
      <w:rPr>
        <w:rFonts w:hint="default" w:ascii="Wingdings" w:hAnsi="Wingdings"/>
      </w:rPr>
    </w:lvl>
    <w:lvl w:ilvl="3" w:tplc="559007E0">
      <w:start w:val="1"/>
      <w:numFmt w:val="bullet"/>
      <w:lvlText w:val=""/>
      <w:lvlJc w:val="left"/>
      <w:pPr>
        <w:ind w:left="3600" w:hanging="360"/>
      </w:pPr>
      <w:rPr>
        <w:rFonts w:hint="default" w:ascii="Symbol" w:hAnsi="Symbol"/>
      </w:rPr>
    </w:lvl>
    <w:lvl w:ilvl="4" w:tplc="73F26D8A">
      <w:start w:val="1"/>
      <w:numFmt w:val="bullet"/>
      <w:lvlText w:val="o"/>
      <w:lvlJc w:val="left"/>
      <w:pPr>
        <w:ind w:left="4320" w:hanging="360"/>
      </w:pPr>
      <w:rPr>
        <w:rFonts w:hint="default" w:ascii="Courier New" w:hAnsi="Courier New"/>
      </w:rPr>
    </w:lvl>
    <w:lvl w:ilvl="5" w:tplc="9F8C421A">
      <w:start w:val="1"/>
      <w:numFmt w:val="bullet"/>
      <w:lvlText w:val=""/>
      <w:lvlJc w:val="left"/>
      <w:pPr>
        <w:ind w:left="5040" w:hanging="360"/>
      </w:pPr>
      <w:rPr>
        <w:rFonts w:hint="default" w:ascii="Wingdings" w:hAnsi="Wingdings"/>
      </w:rPr>
    </w:lvl>
    <w:lvl w:ilvl="6" w:tplc="64D6D922">
      <w:start w:val="1"/>
      <w:numFmt w:val="bullet"/>
      <w:lvlText w:val=""/>
      <w:lvlJc w:val="left"/>
      <w:pPr>
        <w:ind w:left="5760" w:hanging="360"/>
      </w:pPr>
      <w:rPr>
        <w:rFonts w:hint="default" w:ascii="Symbol" w:hAnsi="Symbol"/>
      </w:rPr>
    </w:lvl>
    <w:lvl w:ilvl="7" w:tplc="9EC6BD6E">
      <w:start w:val="1"/>
      <w:numFmt w:val="bullet"/>
      <w:lvlText w:val="o"/>
      <w:lvlJc w:val="left"/>
      <w:pPr>
        <w:ind w:left="6480" w:hanging="360"/>
      </w:pPr>
      <w:rPr>
        <w:rFonts w:hint="default" w:ascii="Courier New" w:hAnsi="Courier New"/>
      </w:rPr>
    </w:lvl>
    <w:lvl w:ilvl="8" w:tplc="C56431D8">
      <w:start w:val="1"/>
      <w:numFmt w:val="bullet"/>
      <w:lvlText w:val=""/>
      <w:lvlJc w:val="left"/>
      <w:pPr>
        <w:ind w:left="7200" w:hanging="360"/>
      </w:pPr>
      <w:rPr>
        <w:rFonts w:hint="default" w:ascii="Wingdings" w:hAnsi="Wingdings"/>
      </w:rPr>
    </w:lvl>
  </w:abstractNum>
  <w:abstractNum w:abstractNumId="33" w15:restartNumberingAfterBreak="0">
    <w:nsid w:val="259B7630"/>
    <w:multiLevelType w:val="hybridMultilevel"/>
    <w:tmpl w:val="FB28C49E"/>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34" w15:restartNumberingAfterBreak="0">
    <w:nsid w:val="265F35F6"/>
    <w:multiLevelType w:val="multilevel"/>
    <w:tmpl w:val="D624B170"/>
    <w:lvl w:ilvl="0">
      <w:start w:val="1"/>
      <w:numFmt w:val="bullet"/>
      <w:lvlText w:val=""/>
      <w:lvlJc w:val="left"/>
      <w:pPr>
        <w:tabs>
          <w:tab w:val="num" w:pos="720"/>
        </w:tabs>
        <w:ind w:left="1440" w:hanging="360"/>
      </w:pPr>
      <w:rPr>
        <w:rFonts w:hint="default" w:ascii="Symbol" w:hAnsi="Symbol"/>
        <w:sz w:val="20"/>
      </w:rPr>
    </w:lvl>
    <w:lvl w:ilvl="1" w:tentative="1">
      <w:start w:val="1"/>
      <w:numFmt w:val="bullet"/>
      <w:lvlText w:val="o"/>
      <w:lvlJc w:val="left"/>
      <w:pPr>
        <w:tabs>
          <w:tab w:val="num" w:pos="1440"/>
        </w:tabs>
        <w:ind w:left="2160" w:hanging="360"/>
      </w:pPr>
      <w:rPr>
        <w:rFonts w:hint="default" w:ascii="Courier New" w:hAnsi="Courier New"/>
        <w:sz w:val="20"/>
      </w:rPr>
    </w:lvl>
    <w:lvl w:ilvl="2" w:tentative="1">
      <w:start w:val="1"/>
      <w:numFmt w:val="bullet"/>
      <w:lvlText w:val=""/>
      <w:lvlJc w:val="left"/>
      <w:pPr>
        <w:tabs>
          <w:tab w:val="num" w:pos="2160"/>
        </w:tabs>
        <w:ind w:left="2880" w:hanging="360"/>
      </w:pPr>
      <w:rPr>
        <w:rFonts w:hint="default" w:ascii="Wingdings" w:hAnsi="Wingdings"/>
        <w:sz w:val="20"/>
      </w:rPr>
    </w:lvl>
    <w:lvl w:ilvl="3" w:tentative="1">
      <w:start w:val="1"/>
      <w:numFmt w:val="bullet"/>
      <w:lvlText w:val=""/>
      <w:lvlJc w:val="left"/>
      <w:pPr>
        <w:tabs>
          <w:tab w:val="num" w:pos="2880"/>
        </w:tabs>
        <w:ind w:left="3600" w:hanging="360"/>
      </w:pPr>
      <w:rPr>
        <w:rFonts w:hint="default" w:ascii="Wingdings" w:hAnsi="Wingdings"/>
        <w:sz w:val="20"/>
      </w:rPr>
    </w:lvl>
    <w:lvl w:ilvl="4" w:tentative="1">
      <w:start w:val="1"/>
      <w:numFmt w:val="bullet"/>
      <w:lvlText w:val=""/>
      <w:lvlJc w:val="left"/>
      <w:pPr>
        <w:tabs>
          <w:tab w:val="num" w:pos="3600"/>
        </w:tabs>
        <w:ind w:left="4320" w:hanging="360"/>
      </w:pPr>
      <w:rPr>
        <w:rFonts w:hint="default" w:ascii="Wingdings" w:hAnsi="Wingdings"/>
        <w:sz w:val="20"/>
      </w:rPr>
    </w:lvl>
    <w:lvl w:ilvl="5" w:tentative="1">
      <w:start w:val="1"/>
      <w:numFmt w:val="bullet"/>
      <w:lvlText w:val=""/>
      <w:lvlJc w:val="left"/>
      <w:pPr>
        <w:tabs>
          <w:tab w:val="num" w:pos="4320"/>
        </w:tabs>
        <w:ind w:left="5040" w:hanging="360"/>
      </w:pPr>
      <w:rPr>
        <w:rFonts w:hint="default" w:ascii="Wingdings" w:hAnsi="Wingdings"/>
        <w:sz w:val="20"/>
      </w:rPr>
    </w:lvl>
    <w:lvl w:ilvl="6" w:tentative="1">
      <w:start w:val="1"/>
      <w:numFmt w:val="bullet"/>
      <w:lvlText w:val=""/>
      <w:lvlJc w:val="left"/>
      <w:pPr>
        <w:tabs>
          <w:tab w:val="num" w:pos="5040"/>
        </w:tabs>
        <w:ind w:left="5760" w:hanging="360"/>
      </w:pPr>
      <w:rPr>
        <w:rFonts w:hint="default" w:ascii="Wingdings" w:hAnsi="Wingdings"/>
        <w:sz w:val="20"/>
      </w:rPr>
    </w:lvl>
    <w:lvl w:ilvl="7" w:tentative="1">
      <w:start w:val="1"/>
      <w:numFmt w:val="bullet"/>
      <w:lvlText w:val=""/>
      <w:lvlJc w:val="left"/>
      <w:pPr>
        <w:tabs>
          <w:tab w:val="num" w:pos="5760"/>
        </w:tabs>
        <w:ind w:left="6480" w:hanging="360"/>
      </w:pPr>
      <w:rPr>
        <w:rFonts w:hint="default" w:ascii="Wingdings" w:hAnsi="Wingdings"/>
        <w:sz w:val="20"/>
      </w:rPr>
    </w:lvl>
    <w:lvl w:ilvl="8" w:tentative="1">
      <w:start w:val="1"/>
      <w:numFmt w:val="bullet"/>
      <w:lvlText w:val=""/>
      <w:lvlJc w:val="left"/>
      <w:pPr>
        <w:tabs>
          <w:tab w:val="num" w:pos="6480"/>
        </w:tabs>
        <w:ind w:left="7200" w:hanging="360"/>
      </w:pPr>
      <w:rPr>
        <w:rFonts w:hint="default" w:ascii="Wingdings" w:hAnsi="Wingdings"/>
        <w:sz w:val="20"/>
      </w:rPr>
    </w:lvl>
  </w:abstractNum>
  <w:abstractNum w:abstractNumId="35" w15:restartNumberingAfterBreak="0">
    <w:nsid w:val="287C513B"/>
    <w:multiLevelType w:val="multilevel"/>
    <w:tmpl w:val="363CF8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2B9C8E59"/>
    <w:multiLevelType w:val="hybridMultilevel"/>
    <w:tmpl w:val="76B437E0"/>
    <w:lvl w:ilvl="0" w:tplc="E5163DEC">
      <w:start w:val="1"/>
      <w:numFmt w:val="bullet"/>
      <w:lvlText w:val="♦"/>
      <w:lvlJc w:val="left"/>
      <w:pPr>
        <w:ind w:left="720" w:hanging="360"/>
      </w:pPr>
      <w:rPr>
        <w:rFonts w:hint="default" w:ascii="Courier New" w:hAnsi="Courier New"/>
      </w:rPr>
    </w:lvl>
    <w:lvl w:ilvl="1" w:tplc="DFC8893A">
      <w:start w:val="1"/>
      <w:numFmt w:val="bullet"/>
      <w:lvlText w:val="o"/>
      <w:lvlJc w:val="left"/>
      <w:pPr>
        <w:ind w:left="1440" w:hanging="360"/>
      </w:pPr>
      <w:rPr>
        <w:rFonts w:hint="default" w:ascii="Courier New" w:hAnsi="Courier New"/>
      </w:rPr>
    </w:lvl>
    <w:lvl w:ilvl="2" w:tplc="FA46D144">
      <w:start w:val="1"/>
      <w:numFmt w:val="bullet"/>
      <w:lvlText w:val=""/>
      <w:lvlJc w:val="left"/>
      <w:pPr>
        <w:ind w:left="2160" w:hanging="360"/>
      </w:pPr>
      <w:rPr>
        <w:rFonts w:hint="default" w:ascii="Wingdings" w:hAnsi="Wingdings"/>
      </w:rPr>
    </w:lvl>
    <w:lvl w:ilvl="3" w:tplc="D1262AD6">
      <w:start w:val="1"/>
      <w:numFmt w:val="bullet"/>
      <w:lvlText w:val=""/>
      <w:lvlJc w:val="left"/>
      <w:pPr>
        <w:ind w:left="2880" w:hanging="360"/>
      </w:pPr>
      <w:rPr>
        <w:rFonts w:hint="default" w:ascii="Symbol" w:hAnsi="Symbol"/>
      </w:rPr>
    </w:lvl>
    <w:lvl w:ilvl="4" w:tplc="C80C2670">
      <w:start w:val="1"/>
      <w:numFmt w:val="bullet"/>
      <w:lvlText w:val="o"/>
      <w:lvlJc w:val="left"/>
      <w:pPr>
        <w:ind w:left="3600" w:hanging="360"/>
      </w:pPr>
      <w:rPr>
        <w:rFonts w:hint="default" w:ascii="Courier New" w:hAnsi="Courier New"/>
      </w:rPr>
    </w:lvl>
    <w:lvl w:ilvl="5" w:tplc="DC1013E2">
      <w:start w:val="1"/>
      <w:numFmt w:val="bullet"/>
      <w:lvlText w:val=""/>
      <w:lvlJc w:val="left"/>
      <w:pPr>
        <w:ind w:left="4320" w:hanging="360"/>
      </w:pPr>
      <w:rPr>
        <w:rFonts w:hint="default" w:ascii="Wingdings" w:hAnsi="Wingdings"/>
      </w:rPr>
    </w:lvl>
    <w:lvl w:ilvl="6" w:tplc="2C8EAF16">
      <w:start w:val="1"/>
      <w:numFmt w:val="bullet"/>
      <w:lvlText w:val=""/>
      <w:lvlJc w:val="left"/>
      <w:pPr>
        <w:ind w:left="5040" w:hanging="360"/>
      </w:pPr>
      <w:rPr>
        <w:rFonts w:hint="default" w:ascii="Symbol" w:hAnsi="Symbol"/>
      </w:rPr>
    </w:lvl>
    <w:lvl w:ilvl="7" w:tplc="78C21F52">
      <w:start w:val="1"/>
      <w:numFmt w:val="bullet"/>
      <w:lvlText w:val="o"/>
      <w:lvlJc w:val="left"/>
      <w:pPr>
        <w:ind w:left="5760" w:hanging="360"/>
      </w:pPr>
      <w:rPr>
        <w:rFonts w:hint="default" w:ascii="Courier New" w:hAnsi="Courier New"/>
      </w:rPr>
    </w:lvl>
    <w:lvl w:ilvl="8" w:tplc="E3CE146A">
      <w:start w:val="1"/>
      <w:numFmt w:val="bullet"/>
      <w:lvlText w:val=""/>
      <w:lvlJc w:val="left"/>
      <w:pPr>
        <w:ind w:left="6480" w:hanging="360"/>
      </w:pPr>
      <w:rPr>
        <w:rFonts w:hint="default" w:ascii="Wingdings" w:hAnsi="Wingdings"/>
      </w:rPr>
    </w:lvl>
  </w:abstractNum>
  <w:abstractNum w:abstractNumId="37" w15:restartNumberingAfterBreak="0">
    <w:nsid w:val="2BDEFCA7"/>
    <w:multiLevelType w:val="hybridMultilevel"/>
    <w:tmpl w:val="3F90E876"/>
    <w:lvl w:ilvl="0" w:tplc="787EDD3A">
      <w:start w:val="1"/>
      <w:numFmt w:val="bullet"/>
      <w:lvlText w:val=""/>
      <w:lvlJc w:val="left"/>
      <w:pPr>
        <w:ind w:left="1080" w:hanging="360"/>
      </w:pPr>
      <w:rPr>
        <w:rFonts w:hint="default" w:ascii="Symbol" w:hAnsi="Symbol"/>
      </w:rPr>
    </w:lvl>
    <w:lvl w:ilvl="1" w:tplc="B8042674">
      <w:start w:val="1"/>
      <w:numFmt w:val="bullet"/>
      <w:lvlText w:val="o"/>
      <w:lvlJc w:val="left"/>
      <w:pPr>
        <w:ind w:left="1800" w:hanging="360"/>
      </w:pPr>
      <w:rPr>
        <w:rFonts w:hint="default" w:ascii="Courier New" w:hAnsi="Courier New"/>
      </w:rPr>
    </w:lvl>
    <w:lvl w:ilvl="2" w:tplc="7B829D20">
      <w:start w:val="1"/>
      <w:numFmt w:val="bullet"/>
      <w:lvlText w:val=""/>
      <w:lvlJc w:val="left"/>
      <w:pPr>
        <w:ind w:left="2520" w:hanging="360"/>
      </w:pPr>
      <w:rPr>
        <w:rFonts w:hint="default" w:ascii="Wingdings" w:hAnsi="Wingdings"/>
      </w:rPr>
    </w:lvl>
    <w:lvl w:ilvl="3" w:tplc="41442596">
      <w:start w:val="1"/>
      <w:numFmt w:val="bullet"/>
      <w:lvlText w:val=""/>
      <w:lvlJc w:val="left"/>
      <w:pPr>
        <w:ind w:left="3240" w:hanging="360"/>
      </w:pPr>
      <w:rPr>
        <w:rFonts w:hint="default" w:ascii="Symbol" w:hAnsi="Symbol"/>
      </w:rPr>
    </w:lvl>
    <w:lvl w:ilvl="4" w:tplc="727ED56E">
      <w:start w:val="1"/>
      <w:numFmt w:val="bullet"/>
      <w:lvlText w:val="o"/>
      <w:lvlJc w:val="left"/>
      <w:pPr>
        <w:ind w:left="3960" w:hanging="360"/>
      </w:pPr>
      <w:rPr>
        <w:rFonts w:hint="default" w:ascii="Courier New" w:hAnsi="Courier New"/>
      </w:rPr>
    </w:lvl>
    <w:lvl w:ilvl="5" w:tplc="6D54CA4A">
      <w:start w:val="1"/>
      <w:numFmt w:val="bullet"/>
      <w:lvlText w:val=""/>
      <w:lvlJc w:val="left"/>
      <w:pPr>
        <w:ind w:left="4680" w:hanging="360"/>
      </w:pPr>
      <w:rPr>
        <w:rFonts w:hint="default" w:ascii="Wingdings" w:hAnsi="Wingdings"/>
      </w:rPr>
    </w:lvl>
    <w:lvl w:ilvl="6" w:tplc="015209C4">
      <w:start w:val="1"/>
      <w:numFmt w:val="bullet"/>
      <w:lvlText w:val=""/>
      <w:lvlJc w:val="left"/>
      <w:pPr>
        <w:ind w:left="5400" w:hanging="360"/>
      </w:pPr>
      <w:rPr>
        <w:rFonts w:hint="default" w:ascii="Symbol" w:hAnsi="Symbol"/>
      </w:rPr>
    </w:lvl>
    <w:lvl w:ilvl="7" w:tplc="243C7498">
      <w:start w:val="1"/>
      <w:numFmt w:val="bullet"/>
      <w:lvlText w:val="o"/>
      <w:lvlJc w:val="left"/>
      <w:pPr>
        <w:ind w:left="6120" w:hanging="360"/>
      </w:pPr>
      <w:rPr>
        <w:rFonts w:hint="default" w:ascii="Courier New" w:hAnsi="Courier New"/>
      </w:rPr>
    </w:lvl>
    <w:lvl w:ilvl="8" w:tplc="68F05286">
      <w:start w:val="1"/>
      <w:numFmt w:val="bullet"/>
      <w:lvlText w:val=""/>
      <w:lvlJc w:val="left"/>
      <w:pPr>
        <w:ind w:left="6840" w:hanging="360"/>
      </w:pPr>
      <w:rPr>
        <w:rFonts w:hint="default" w:ascii="Wingdings" w:hAnsi="Wingdings"/>
      </w:rPr>
    </w:lvl>
  </w:abstractNum>
  <w:abstractNum w:abstractNumId="38" w15:restartNumberingAfterBreak="0">
    <w:nsid w:val="2CF0DAC8"/>
    <w:multiLevelType w:val="hybridMultilevel"/>
    <w:tmpl w:val="1E1C8808"/>
    <w:lvl w:ilvl="0" w:tplc="FEE2C752">
      <w:start w:val="1"/>
      <w:numFmt w:val="bullet"/>
      <w:lvlText w:val=""/>
      <w:lvlJc w:val="left"/>
      <w:pPr>
        <w:ind w:left="720" w:hanging="360"/>
      </w:pPr>
      <w:rPr>
        <w:rFonts w:hint="default" w:ascii="Symbol" w:hAnsi="Symbol"/>
      </w:rPr>
    </w:lvl>
    <w:lvl w:ilvl="1" w:tplc="33804470">
      <w:start w:val="1"/>
      <w:numFmt w:val="bullet"/>
      <w:lvlText w:val="o"/>
      <w:lvlJc w:val="left"/>
      <w:pPr>
        <w:ind w:left="1440" w:hanging="360"/>
      </w:pPr>
      <w:rPr>
        <w:rFonts w:hint="default" w:ascii="Courier New" w:hAnsi="Courier New"/>
      </w:rPr>
    </w:lvl>
    <w:lvl w:ilvl="2" w:tplc="DBFE237C">
      <w:start w:val="1"/>
      <w:numFmt w:val="bullet"/>
      <w:lvlText w:val=""/>
      <w:lvlJc w:val="left"/>
      <w:pPr>
        <w:ind w:left="2160" w:hanging="360"/>
      </w:pPr>
      <w:rPr>
        <w:rFonts w:hint="default" w:ascii="Wingdings" w:hAnsi="Wingdings"/>
      </w:rPr>
    </w:lvl>
    <w:lvl w:ilvl="3" w:tplc="B8565298">
      <w:start w:val="1"/>
      <w:numFmt w:val="bullet"/>
      <w:lvlText w:val=""/>
      <w:lvlJc w:val="left"/>
      <w:pPr>
        <w:ind w:left="2880" w:hanging="360"/>
      </w:pPr>
      <w:rPr>
        <w:rFonts w:hint="default" w:ascii="Symbol" w:hAnsi="Symbol"/>
      </w:rPr>
    </w:lvl>
    <w:lvl w:ilvl="4" w:tplc="E7A8D9CC">
      <w:start w:val="1"/>
      <w:numFmt w:val="bullet"/>
      <w:lvlText w:val="o"/>
      <w:lvlJc w:val="left"/>
      <w:pPr>
        <w:ind w:left="3600" w:hanging="360"/>
      </w:pPr>
      <w:rPr>
        <w:rFonts w:hint="default" w:ascii="Courier New" w:hAnsi="Courier New"/>
      </w:rPr>
    </w:lvl>
    <w:lvl w:ilvl="5" w:tplc="29529BF2">
      <w:start w:val="1"/>
      <w:numFmt w:val="bullet"/>
      <w:lvlText w:val=""/>
      <w:lvlJc w:val="left"/>
      <w:pPr>
        <w:ind w:left="4320" w:hanging="360"/>
      </w:pPr>
      <w:rPr>
        <w:rFonts w:hint="default" w:ascii="Wingdings" w:hAnsi="Wingdings"/>
      </w:rPr>
    </w:lvl>
    <w:lvl w:ilvl="6" w:tplc="32788DAE">
      <w:start w:val="1"/>
      <w:numFmt w:val="bullet"/>
      <w:lvlText w:val=""/>
      <w:lvlJc w:val="left"/>
      <w:pPr>
        <w:ind w:left="5040" w:hanging="360"/>
      </w:pPr>
      <w:rPr>
        <w:rFonts w:hint="default" w:ascii="Symbol" w:hAnsi="Symbol"/>
      </w:rPr>
    </w:lvl>
    <w:lvl w:ilvl="7" w:tplc="D8E4256E">
      <w:start w:val="1"/>
      <w:numFmt w:val="bullet"/>
      <w:lvlText w:val="o"/>
      <w:lvlJc w:val="left"/>
      <w:pPr>
        <w:ind w:left="5760" w:hanging="360"/>
      </w:pPr>
      <w:rPr>
        <w:rFonts w:hint="default" w:ascii="Courier New" w:hAnsi="Courier New"/>
      </w:rPr>
    </w:lvl>
    <w:lvl w:ilvl="8" w:tplc="3910AAD4">
      <w:start w:val="1"/>
      <w:numFmt w:val="bullet"/>
      <w:lvlText w:val=""/>
      <w:lvlJc w:val="left"/>
      <w:pPr>
        <w:ind w:left="6480" w:hanging="360"/>
      </w:pPr>
      <w:rPr>
        <w:rFonts w:hint="default" w:ascii="Wingdings" w:hAnsi="Wingdings"/>
      </w:rPr>
    </w:lvl>
  </w:abstractNum>
  <w:abstractNum w:abstractNumId="39" w15:restartNumberingAfterBreak="0">
    <w:nsid w:val="304F53EE"/>
    <w:multiLevelType w:val="hybridMultilevel"/>
    <w:tmpl w:val="83D40042"/>
    <w:lvl w:ilvl="0" w:tplc="1CFE9FA8">
      <w:start w:val="1"/>
      <w:numFmt w:val="bullet"/>
      <w:lvlText w:val=""/>
      <w:lvlJc w:val="left"/>
      <w:pPr>
        <w:ind w:left="720" w:hanging="360"/>
      </w:pPr>
      <w:rPr>
        <w:rFonts w:hint="default" w:ascii="Symbol" w:hAnsi="Symbol"/>
      </w:rPr>
    </w:lvl>
    <w:lvl w:ilvl="1" w:tplc="76866B44">
      <w:start w:val="1"/>
      <w:numFmt w:val="bullet"/>
      <w:lvlText w:val="o"/>
      <w:lvlJc w:val="left"/>
      <w:pPr>
        <w:ind w:left="1440" w:hanging="360"/>
      </w:pPr>
      <w:rPr>
        <w:rFonts w:hint="default" w:ascii="Courier New" w:hAnsi="Courier New"/>
      </w:rPr>
    </w:lvl>
    <w:lvl w:ilvl="2" w:tplc="8B5CE466">
      <w:start w:val="1"/>
      <w:numFmt w:val="bullet"/>
      <w:lvlText w:val=""/>
      <w:lvlJc w:val="left"/>
      <w:pPr>
        <w:ind w:left="2160" w:hanging="360"/>
      </w:pPr>
      <w:rPr>
        <w:rFonts w:hint="default" w:ascii="Wingdings" w:hAnsi="Wingdings"/>
      </w:rPr>
    </w:lvl>
    <w:lvl w:ilvl="3" w:tplc="98F216D0">
      <w:start w:val="1"/>
      <w:numFmt w:val="bullet"/>
      <w:lvlText w:val=""/>
      <w:lvlJc w:val="left"/>
      <w:pPr>
        <w:ind w:left="2880" w:hanging="360"/>
      </w:pPr>
      <w:rPr>
        <w:rFonts w:hint="default" w:ascii="Symbol" w:hAnsi="Symbol"/>
      </w:rPr>
    </w:lvl>
    <w:lvl w:ilvl="4" w:tplc="A5066E04">
      <w:start w:val="1"/>
      <w:numFmt w:val="bullet"/>
      <w:lvlText w:val="o"/>
      <w:lvlJc w:val="left"/>
      <w:pPr>
        <w:ind w:left="3600" w:hanging="360"/>
      </w:pPr>
      <w:rPr>
        <w:rFonts w:hint="default" w:ascii="Courier New" w:hAnsi="Courier New"/>
      </w:rPr>
    </w:lvl>
    <w:lvl w:ilvl="5" w:tplc="F95ABB5C">
      <w:start w:val="1"/>
      <w:numFmt w:val="bullet"/>
      <w:lvlText w:val=""/>
      <w:lvlJc w:val="left"/>
      <w:pPr>
        <w:ind w:left="4320" w:hanging="360"/>
      </w:pPr>
      <w:rPr>
        <w:rFonts w:hint="default" w:ascii="Wingdings" w:hAnsi="Wingdings"/>
      </w:rPr>
    </w:lvl>
    <w:lvl w:ilvl="6" w:tplc="53BCE846">
      <w:start w:val="1"/>
      <w:numFmt w:val="bullet"/>
      <w:lvlText w:val=""/>
      <w:lvlJc w:val="left"/>
      <w:pPr>
        <w:ind w:left="5040" w:hanging="360"/>
      </w:pPr>
      <w:rPr>
        <w:rFonts w:hint="default" w:ascii="Symbol" w:hAnsi="Symbol"/>
      </w:rPr>
    </w:lvl>
    <w:lvl w:ilvl="7" w:tplc="584CC4A2">
      <w:start w:val="1"/>
      <w:numFmt w:val="bullet"/>
      <w:lvlText w:val="o"/>
      <w:lvlJc w:val="left"/>
      <w:pPr>
        <w:ind w:left="5760" w:hanging="360"/>
      </w:pPr>
      <w:rPr>
        <w:rFonts w:hint="default" w:ascii="Courier New" w:hAnsi="Courier New"/>
      </w:rPr>
    </w:lvl>
    <w:lvl w:ilvl="8" w:tplc="3724D410">
      <w:start w:val="1"/>
      <w:numFmt w:val="bullet"/>
      <w:lvlText w:val=""/>
      <w:lvlJc w:val="left"/>
      <w:pPr>
        <w:ind w:left="6480" w:hanging="360"/>
      </w:pPr>
      <w:rPr>
        <w:rFonts w:hint="default" w:ascii="Wingdings" w:hAnsi="Wingdings"/>
      </w:rPr>
    </w:lvl>
  </w:abstractNum>
  <w:abstractNum w:abstractNumId="40" w15:restartNumberingAfterBreak="0">
    <w:nsid w:val="3065889F"/>
    <w:multiLevelType w:val="hybridMultilevel"/>
    <w:tmpl w:val="32F42D80"/>
    <w:lvl w:ilvl="0" w:tplc="0D34D742">
      <w:start w:val="1"/>
      <w:numFmt w:val="bullet"/>
      <w:lvlText w:val=""/>
      <w:lvlJc w:val="left"/>
      <w:pPr>
        <w:ind w:left="1080" w:hanging="360"/>
      </w:pPr>
      <w:rPr>
        <w:rFonts w:hint="default" w:ascii="Symbol" w:hAnsi="Symbol"/>
      </w:rPr>
    </w:lvl>
    <w:lvl w:ilvl="1" w:tplc="AB148E46">
      <w:start w:val="1"/>
      <w:numFmt w:val="bullet"/>
      <w:lvlText w:val="o"/>
      <w:lvlJc w:val="left"/>
      <w:pPr>
        <w:ind w:left="1800" w:hanging="360"/>
      </w:pPr>
      <w:rPr>
        <w:rFonts w:hint="default" w:ascii="Courier New" w:hAnsi="Courier New"/>
      </w:rPr>
    </w:lvl>
    <w:lvl w:ilvl="2" w:tplc="B32E7AB8">
      <w:start w:val="1"/>
      <w:numFmt w:val="bullet"/>
      <w:lvlText w:val=""/>
      <w:lvlJc w:val="left"/>
      <w:pPr>
        <w:ind w:left="2520" w:hanging="360"/>
      </w:pPr>
      <w:rPr>
        <w:rFonts w:hint="default" w:ascii="Wingdings" w:hAnsi="Wingdings"/>
      </w:rPr>
    </w:lvl>
    <w:lvl w:ilvl="3" w:tplc="4938456E">
      <w:start w:val="1"/>
      <w:numFmt w:val="bullet"/>
      <w:lvlText w:val=""/>
      <w:lvlJc w:val="left"/>
      <w:pPr>
        <w:ind w:left="3240" w:hanging="360"/>
      </w:pPr>
      <w:rPr>
        <w:rFonts w:hint="default" w:ascii="Symbol" w:hAnsi="Symbol"/>
      </w:rPr>
    </w:lvl>
    <w:lvl w:ilvl="4" w:tplc="149E4D02">
      <w:start w:val="1"/>
      <w:numFmt w:val="bullet"/>
      <w:lvlText w:val="o"/>
      <w:lvlJc w:val="left"/>
      <w:pPr>
        <w:ind w:left="3960" w:hanging="360"/>
      </w:pPr>
      <w:rPr>
        <w:rFonts w:hint="default" w:ascii="Courier New" w:hAnsi="Courier New"/>
      </w:rPr>
    </w:lvl>
    <w:lvl w:ilvl="5" w:tplc="DA1AAC90">
      <w:start w:val="1"/>
      <w:numFmt w:val="bullet"/>
      <w:lvlText w:val=""/>
      <w:lvlJc w:val="left"/>
      <w:pPr>
        <w:ind w:left="4680" w:hanging="360"/>
      </w:pPr>
      <w:rPr>
        <w:rFonts w:hint="default" w:ascii="Wingdings" w:hAnsi="Wingdings"/>
      </w:rPr>
    </w:lvl>
    <w:lvl w:ilvl="6" w:tplc="8118E46E">
      <w:start w:val="1"/>
      <w:numFmt w:val="bullet"/>
      <w:lvlText w:val=""/>
      <w:lvlJc w:val="left"/>
      <w:pPr>
        <w:ind w:left="5400" w:hanging="360"/>
      </w:pPr>
      <w:rPr>
        <w:rFonts w:hint="default" w:ascii="Symbol" w:hAnsi="Symbol"/>
      </w:rPr>
    </w:lvl>
    <w:lvl w:ilvl="7" w:tplc="16F0719C">
      <w:start w:val="1"/>
      <w:numFmt w:val="bullet"/>
      <w:lvlText w:val="o"/>
      <w:lvlJc w:val="left"/>
      <w:pPr>
        <w:ind w:left="6120" w:hanging="360"/>
      </w:pPr>
      <w:rPr>
        <w:rFonts w:hint="default" w:ascii="Courier New" w:hAnsi="Courier New"/>
      </w:rPr>
    </w:lvl>
    <w:lvl w:ilvl="8" w:tplc="11065A42">
      <w:start w:val="1"/>
      <w:numFmt w:val="bullet"/>
      <w:lvlText w:val=""/>
      <w:lvlJc w:val="left"/>
      <w:pPr>
        <w:ind w:left="6840" w:hanging="360"/>
      </w:pPr>
      <w:rPr>
        <w:rFonts w:hint="default" w:ascii="Wingdings" w:hAnsi="Wingdings"/>
      </w:rPr>
    </w:lvl>
  </w:abstractNum>
  <w:abstractNum w:abstractNumId="41" w15:restartNumberingAfterBreak="0">
    <w:nsid w:val="31F9156D"/>
    <w:multiLevelType w:val="hybridMultilevel"/>
    <w:tmpl w:val="02084F96"/>
    <w:lvl w:ilvl="0" w:tplc="9606FFDA">
      <w:start w:val="1"/>
      <w:numFmt w:val="bullet"/>
      <w:lvlText w:val=""/>
      <w:lvlJc w:val="left"/>
      <w:pPr>
        <w:ind w:left="720" w:hanging="360"/>
      </w:pPr>
      <w:rPr>
        <w:rFonts w:hint="default" w:ascii="Symbol" w:hAnsi="Symbol"/>
      </w:rPr>
    </w:lvl>
    <w:lvl w:ilvl="1" w:tplc="FCF86C58">
      <w:start w:val="1"/>
      <w:numFmt w:val="bullet"/>
      <w:lvlText w:val="o"/>
      <w:lvlJc w:val="left"/>
      <w:pPr>
        <w:ind w:left="1440" w:hanging="360"/>
      </w:pPr>
      <w:rPr>
        <w:rFonts w:hint="default" w:ascii="Courier New" w:hAnsi="Courier New"/>
      </w:rPr>
    </w:lvl>
    <w:lvl w:ilvl="2" w:tplc="E5AEF45C">
      <w:start w:val="1"/>
      <w:numFmt w:val="bullet"/>
      <w:lvlText w:val=""/>
      <w:lvlJc w:val="left"/>
      <w:pPr>
        <w:ind w:left="2160" w:hanging="360"/>
      </w:pPr>
      <w:rPr>
        <w:rFonts w:hint="default" w:ascii="Wingdings" w:hAnsi="Wingdings"/>
      </w:rPr>
    </w:lvl>
    <w:lvl w:ilvl="3" w:tplc="1E90D49A">
      <w:start w:val="1"/>
      <w:numFmt w:val="bullet"/>
      <w:lvlText w:val=""/>
      <w:lvlJc w:val="left"/>
      <w:pPr>
        <w:ind w:left="2880" w:hanging="360"/>
      </w:pPr>
      <w:rPr>
        <w:rFonts w:hint="default" w:ascii="Symbol" w:hAnsi="Symbol"/>
      </w:rPr>
    </w:lvl>
    <w:lvl w:ilvl="4" w:tplc="A2565F3C">
      <w:start w:val="1"/>
      <w:numFmt w:val="bullet"/>
      <w:lvlText w:val="o"/>
      <w:lvlJc w:val="left"/>
      <w:pPr>
        <w:ind w:left="3600" w:hanging="360"/>
      </w:pPr>
      <w:rPr>
        <w:rFonts w:hint="default" w:ascii="Courier New" w:hAnsi="Courier New"/>
      </w:rPr>
    </w:lvl>
    <w:lvl w:ilvl="5" w:tplc="E0E2BB02">
      <w:start w:val="1"/>
      <w:numFmt w:val="bullet"/>
      <w:lvlText w:val=""/>
      <w:lvlJc w:val="left"/>
      <w:pPr>
        <w:ind w:left="4320" w:hanging="360"/>
      </w:pPr>
      <w:rPr>
        <w:rFonts w:hint="default" w:ascii="Wingdings" w:hAnsi="Wingdings"/>
      </w:rPr>
    </w:lvl>
    <w:lvl w:ilvl="6" w:tplc="DCEE4044">
      <w:start w:val="1"/>
      <w:numFmt w:val="bullet"/>
      <w:lvlText w:val=""/>
      <w:lvlJc w:val="left"/>
      <w:pPr>
        <w:ind w:left="5040" w:hanging="360"/>
      </w:pPr>
      <w:rPr>
        <w:rFonts w:hint="default" w:ascii="Symbol" w:hAnsi="Symbol"/>
      </w:rPr>
    </w:lvl>
    <w:lvl w:ilvl="7" w:tplc="E74268A4">
      <w:start w:val="1"/>
      <w:numFmt w:val="bullet"/>
      <w:lvlText w:val="o"/>
      <w:lvlJc w:val="left"/>
      <w:pPr>
        <w:ind w:left="5760" w:hanging="360"/>
      </w:pPr>
      <w:rPr>
        <w:rFonts w:hint="default" w:ascii="Courier New" w:hAnsi="Courier New"/>
      </w:rPr>
    </w:lvl>
    <w:lvl w:ilvl="8" w:tplc="D79E77C4">
      <w:start w:val="1"/>
      <w:numFmt w:val="bullet"/>
      <w:lvlText w:val=""/>
      <w:lvlJc w:val="left"/>
      <w:pPr>
        <w:ind w:left="6480" w:hanging="360"/>
      </w:pPr>
      <w:rPr>
        <w:rFonts w:hint="default" w:ascii="Wingdings" w:hAnsi="Wingdings"/>
      </w:rPr>
    </w:lvl>
  </w:abstractNum>
  <w:abstractNum w:abstractNumId="42" w15:restartNumberingAfterBreak="0">
    <w:nsid w:val="341FF9CD"/>
    <w:multiLevelType w:val="hybridMultilevel"/>
    <w:tmpl w:val="8C76F062"/>
    <w:lvl w:ilvl="0" w:tplc="8A3486D6">
      <w:start w:val="1"/>
      <w:numFmt w:val="bullet"/>
      <w:lvlText w:val="♦"/>
      <w:lvlJc w:val="left"/>
      <w:pPr>
        <w:ind w:left="720" w:hanging="360"/>
      </w:pPr>
      <w:rPr>
        <w:rFonts w:hint="default" w:ascii="Courier New" w:hAnsi="Courier New"/>
      </w:rPr>
    </w:lvl>
    <w:lvl w:ilvl="1" w:tplc="35208D12">
      <w:start w:val="1"/>
      <w:numFmt w:val="bullet"/>
      <w:lvlText w:val="o"/>
      <w:lvlJc w:val="left"/>
      <w:pPr>
        <w:ind w:left="1440" w:hanging="360"/>
      </w:pPr>
      <w:rPr>
        <w:rFonts w:hint="default" w:ascii="Courier New" w:hAnsi="Courier New"/>
      </w:rPr>
    </w:lvl>
    <w:lvl w:ilvl="2" w:tplc="6E9CDE14">
      <w:start w:val="1"/>
      <w:numFmt w:val="bullet"/>
      <w:lvlText w:val=""/>
      <w:lvlJc w:val="left"/>
      <w:pPr>
        <w:ind w:left="2160" w:hanging="360"/>
      </w:pPr>
      <w:rPr>
        <w:rFonts w:hint="default" w:ascii="Wingdings" w:hAnsi="Wingdings"/>
      </w:rPr>
    </w:lvl>
    <w:lvl w:ilvl="3" w:tplc="5A2CBF86">
      <w:start w:val="1"/>
      <w:numFmt w:val="bullet"/>
      <w:lvlText w:val=""/>
      <w:lvlJc w:val="left"/>
      <w:pPr>
        <w:ind w:left="2880" w:hanging="360"/>
      </w:pPr>
      <w:rPr>
        <w:rFonts w:hint="default" w:ascii="Symbol" w:hAnsi="Symbol"/>
      </w:rPr>
    </w:lvl>
    <w:lvl w:ilvl="4" w:tplc="2EC47B94">
      <w:start w:val="1"/>
      <w:numFmt w:val="bullet"/>
      <w:lvlText w:val="o"/>
      <w:lvlJc w:val="left"/>
      <w:pPr>
        <w:ind w:left="3600" w:hanging="360"/>
      </w:pPr>
      <w:rPr>
        <w:rFonts w:hint="default" w:ascii="Courier New" w:hAnsi="Courier New"/>
      </w:rPr>
    </w:lvl>
    <w:lvl w:ilvl="5" w:tplc="5D389E24">
      <w:start w:val="1"/>
      <w:numFmt w:val="bullet"/>
      <w:lvlText w:val=""/>
      <w:lvlJc w:val="left"/>
      <w:pPr>
        <w:ind w:left="4320" w:hanging="360"/>
      </w:pPr>
      <w:rPr>
        <w:rFonts w:hint="default" w:ascii="Wingdings" w:hAnsi="Wingdings"/>
      </w:rPr>
    </w:lvl>
    <w:lvl w:ilvl="6" w:tplc="6A469CC6">
      <w:start w:val="1"/>
      <w:numFmt w:val="bullet"/>
      <w:lvlText w:val=""/>
      <w:lvlJc w:val="left"/>
      <w:pPr>
        <w:ind w:left="5040" w:hanging="360"/>
      </w:pPr>
      <w:rPr>
        <w:rFonts w:hint="default" w:ascii="Symbol" w:hAnsi="Symbol"/>
      </w:rPr>
    </w:lvl>
    <w:lvl w:ilvl="7" w:tplc="F3C69FA0">
      <w:start w:val="1"/>
      <w:numFmt w:val="bullet"/>
      <w:lvlText w:val="o"/>
      <w:lvlJc w:val="left"/>
      <w:pPr>
        <w:ind w:left="5760" w:hanging="360"/>
      </w:pPr>
      <w:rPr>
        <w:rFonts w:hint="default" w:ascii="Courier New" w:hAnsi="Courier New"/>
      </w:rPr>
    </w:lvl>
    <w:lvl w:ilvl="8" w:tplc="4DFAEFC6">
      <w:start w:val="1"/>
      <w:numFmt w:val="bullet"/>
      <w:lvlText w:val=""/>
      <w:lvlJc w:val="left"/>
      <w:pPr>
        <w:ind w:left="6480" w:hanging="360"/>
      </w:pPr>
      <w:rPr>
        <w:rFonts w:hint="default" w:ascii="Wingdings" w:hAnsi="Wingdings"/>
      </w:rPr>
    </w:lvl>
  </w:abstractNum>
  <w:abstractNum w:abstractNumId="43" w15:restartNumberingAfterBreak="0">
    <w:nsid w:val="342F211C"/>
    <w:multiLevelType w:val="multilevel"/>
    <w:tmpl w:val="ECA4EA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ind w:left="2160" w:hanging="360"/>
      </w:pPr>
      <w:rPr>
        <w:rFonts w:hint="default" w:ascii="Symbol" w:hAnsi="Symbol"/>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4A376BF"/>
    <w:multiLevelType w:val="hybridMultilevel"/>
    <w:tmpl w:val="BB1CAE94"/>
    <w:lvl w:ilvl="0" w:tplc="0700E090">
      <w:start w:val="1"/>
      <w:numFmt w:val="bullet"/>
      <w:lvlText w:val=""/>
      <w:lvlJc w:val="left"/>
      <w:pPr>
        <w:ind w:left="720" w:hanging="360"/>
      </w:pPr>
      <w:rPr>
        <w:rFonts w:hint="default" w:ascii="Symbol" w:hAnsi="Symbol"/>
      </w:rPr>
    </w:lvl>
    <w:lvl w:ilvl="1" w:tplc="92180E52">
      <w:start w:val="1"/>
      <w:numFmt w:val="bullet"/>
      <w:lvlText w:val="o"/>
      <w:lvlJc w:val="left"/>
      <w:pPr>
        <w:ind w:left="1440" w:hanging="360"/>
      </w:pPr>
      <w:rPr>
        <w:rFonts w:hint="default" w:ascii="Courier New" w:hAnsi="Courier New"/>
      </w:rPr>
    </w:lvl>
    <w:lvl w:ilvl="2" w:tplc="B0D2E2BE">
      <w:start w:val="1"/>
      <w:numFmt w:val="bullet"/>
      <w:lvlText w:val=""/>
      <w:lvlJc w:val="left"/>
      <w:pPr>
        <w:ind w:left="2160" w:hanging="360"/>
      </w:pPr>
      <w:rPr>
        <w:rFonts w:hint="default" w:ascii="Wingdings" w:hAnsi="Wingdings"/>
      </w:rPr>
    </w:lvl>
    <w:lvl w:ilvl="3" w:tplc="4B1AB70E">
      <w:start w:val="1"/>
      <w:numFmt w:val="bullet"/>
      <w:lvlText w:val=""/>
      <w:lvlJc w:val="left"/>
      <w:pPr>
        <w:ind w:left="2880" w:hanging="360"/>
      </w:pPr>
      <w:rPr>
        <w:rFonts w:hint="default" w:ascii="Symbol" w:hAnsi="Symbol"/>
      </w:rPr>
    </w:lvl>
    <w:lvl w:ilvl="4" w:tplc="18A6E846">
      <w:start w:val="1"/>
      <w:numFmt w:val="bullet"/>
      <w:lvlText w:val="o"/>
      <w:lvlJc w:val="left"/>
      <w:pPr>
        <w:ind w:left="3600" w:hanging="360"/>
      </w:pPr>
      <w:rPr>
        <w:rFonts w:hint="default" w:ascii="Courier New" w:hAnsi="Courier New"/>
      </w:rPr>
    </w:lvl>
    <w:lvl w:ilvl="5" w:tplc="6D723384">
      <w:start w:val="1"/>
      <w:numFmt w:val="bullet"/>
      <w:lvlText w:val=""/>
      <w:lvlJc w:val="left"/>
      <w:pPr>
        <w:ind w:left="4320" w:hanging="360"/>
      </w:pPr>
      <w:rPr>
        <w:rFonts w:hint="default" w:ascii="Wingdings" w:hAnsi="Wingdings"/>
      </w:rPr>
    </w:lvl>
    <w:lvl w:ilvl="6" w:tplc="A956CD82">
      <w:start w:val="1"/>
      <w:numFmt w:val="bullet"/>
      <w:lvlText w:val=""/>
      <w:lvlJc w:val="left"/>
      <w:pPr>
        <w:ind w:left="5040" w:hanging="360"/>
      </w:pPr>
      <w:rPr>
        <w:rFonts w:hint="default" w:ascii="Symbol" w:hAnsi="Symbol"/>
      </w:rPr>
    </w:lvl>
    <w:lvl w:ilvl="7" w:tplc="9864ADA8">
      <w:start w:val="1"/>
      <w:numFmt w:val="bullet"/>
      <w:lvlText w:val="o"/>
      <w:lvlJc w:val="left"/>
      <w:pPr>
        <w:ind w:left="5760" w:hanging="360"/>
      </w:pPr>
      <w:rPr>
        <w:rFonts w:hint="default" w:ascii="Courier New" w:hAnsi="Courier New"/>
      </w:rPr>
    </w:lvl>
    <w:lvl w:ilvl="8" w:tplc="949E1568">
      <w:start w:val="1"/>
      <w:numFmt w:val="bullet"/>
      <w:lvlText w:val=""/>
      <w:lvlJc w:val="left"/>
      <w:pPr>
        <w:ind w:left="6480" w:hanging="360"/>
      </w:pPr>
      <w:rPr>
        <w:rFonts w:hint="default" w:ascii="Wingdings" w:hAnsi="Wingdings"/>
      </w:rPr>
    </w:lvl>
  </w:abstractNum>
  <w:abstractNum w:abstractNumId="45" w15:restartNumberingAfterBreak="0">
    <w:nsid w:val="34C34C37"/>
    <w:multiLevelType w:val="hybridMultilevel"/>
    <w:tmpl w:val="35D470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38014172"/>
    <w:multiLevelType w:val="hybridMultilevel"/>
    <w:tmpl w:val="F642E60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3AEC355F"/>
    <w:multiLevelType w:val="hybridMultilevel"/>
    <w:tmpl w:val="3B4AE290"/>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48" w15:restartNumberingAfterBreak="0">
    <w:nsid w:val="3BBE4909"/>
    <w:multiLevelType w:val="hybridMultilevel"/>
    <w:tmpl w:val="2260FF0A"/>
    <w:lvl w:ilvl="0" w:tplc="E5D6EC0E">
      <w:start w:val="1"/>
      <w:numFmt w:val="bullet"/>
      <w:lvlText w:val=""/>
      <w:lvlJc w:val="left"/>
      <w:pPr>
        <w:ind w:left="720" w:hanging="360"/>
      </w:pPr>
      <w:rPr>
        <w:rFonts w:hint="default" w:ascii="Symbol" w:hAnsi="Symbol"/>
      </w:rPr>
    </w:lvl>
    <w:lvl w:ilvl="1" w:tplc="7A0E09FE">
      <w:start w:val="1"/>
      <w:numFmt w:val="bullet"/>
      <w:lvlText w:val="o"/>
      <w:lvlJc w:val="left"/>
      <w:pPr>
        <w:ind w:left="1440" w:hanging="360"/>
      </w:pPr>
      <w:rPr>
        <w:rFonts w:hint="default" w:ascii="Courier New" w:hAnsi="Courier New"/>
      </w:rPr>
    </w:lvl>
    <w:lvl w:ilvl="2" w:tplc="BDB2C594">
      <w:start w:val="1"/>
      <w:numFmt w:val="bullet"/>
      <w:lvlText w:val=""/>
      <w:lvlJc w:val="left"/>
      <w:pPr>
        <w:ind w:left="2160" w:hanging="360"/>
      </w:pPr>
      <w:rPr>
        <w:rFonts w:hint="default" w:ascii="Wingdings" w:hAnsi="Wingdings"/>
      </w:rPr>
    </w:lvl>
    <w:lvl w:ilvl="3" w:tplc="58B48782">
      <w:start w:val="1"/>
      <w:numFmt w:val="bullet"/>
      <w:lvlText w:val=""/>
      <w:lvlJc w:val="left"/>
      <w:pPr>
        <w:ind w:left="2880" w:hanging="360"/>
      </w:pPr>
      <w:rPr>
        <w:rFonts w:hint="default" w:ascii="Symbol" w:hAnsi="Symbol"/>
      </w:rPr>
    </w:lvl>
    <w:lvl w:ilvl="4" w:tplc="FC480E0A">
      <w:start w:val="1"/>
      <w:numFmt w:val="bullet"/>
      <w:lvlText w:val="o"/>
      <w:lvlJc w:val="left"/>
      <w:pPr>
        <w:ind w:left="3600" w:hanging="360"/>
      </w:pPr>
      <w:rPr>
        <w:rFonts w:hint="default" w:ascii="Courier New" w:hAnsi="Courier New"/>
      </w:rPr>
    </w:lvl>
    <w:lvl w:ilvl="5" w:tplc="E454197E">
      <w:start w:val="1"/>
      <w:numFmt w:val="bullet"/>
      <w:lvlText w:val=""/>
      <w:lvlJc w:val="left"/>
      <w:pPr>
        <w:ind w:left="4320" w:hanging="360"/>
      </w:pPr>
      <w:rPr>
        <w:rFonts w:hint="default" w:ascii="Wingdings" w:hAnsi="Wingdings"/>
      </w:rPr>
    </w:lvl>
    <w:lvl w:ilvl="6" w:tplc="6360C2C8">
      <w:start w:val="1"/>
      <w:numFmt w:val="bullet"/>
      <w:lvlText w:val=""/>
      <w:lvlJc w:val="left"/>
      <w:pPr>
        <w:ind w:left="5040" w:hanging="360"/>
      </w:pPr>
      <w:rPr>
        <w:rFonts w:hint="default" w:ascii="Symbol" w:hAnsi="Symbol"/>
      </w:rPr>
    </w:lvl>
    <w:lvl w:ilvl="7" w:tplc="EFD68D40">
      <w:start w:val="1"/>
      <w:numFmt w:val="bullet"/>
      <w:lvlText w:val="o"/>
      <w:lvlJc w:val="left"/>
      <w:pPr>
        <w:ind w:left="5760" w:hanging="360"/>
      </w:pPr>
      <w:rPr>
        <w:rFonts w:hint="default" w:ascii="Courier New" w:hAnsi="Courier New"/>
      </w:rPr>
    </w:lvl>
    <w:lvl w:ilvl="8" w:tplc="3AD08D26">
      <w:start w:val="1"/>
      <w:numFmt w:val="bullet"/>
      <w:lvlText w:val=""/>
      <w:lvlJc w:val="left"/>
      <w:pPr>
        <w:ind w:left="6480" w:hanging="360"/>
      </w:pPr>
      <w:rPr>
        <w:rFonts w:hint="default" w:ascii="Wingdings" w:hAnsi="Wingdings"/>
      </w:rPr>
    </w:lvl>
  </w:abstractNum>
  <w:abstractNum w:abstractNumId="49" w15:restartNumberingAfterBreak="0">
    <w:nsid w:val="3D5D4E44"/>
    <w:multiLevelType w:val="hybridMultilevel"/>
    <w:tmpl w:val="A4B664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3DD2B729"/>
    <w:multiLevelType w:val="hybridMultilevel"/>
    <w:tmpl w:val="6EDEA368"/>
    <w:lvl w:ilvl="0" w:tplc="72940724">
      <w:start w:val="1"/>
      <w:numFmt w:val="bullet"/>
      <w:lvlText w:val=""/>
      <w:lvlJc w:val="left"/>
      <w:pPr>
        <w:ind w:left="1440" w:hanging="360"/>
      </w:pPr>
      <w:rPr>
        <w:rFonts w:hint="default" w:ascii="Symbol" w:hAnsi="Symbol"/>
      </w:rPr>
    </w:lvl>
    <w:lvl w:ilvl="1" w:tplc="4470D246">
      <w:start w:val="1"/>
      <w:numFmt w:val="bullet"/>
      <w:lvlText w:val="o"/>
      <w:lvlJc w:val="left"/>
      <w:pPr>
        <w:ind w:left="2160" w:hanging="360"/>
      </w:pPr>
      <w:rPr>
        <w:rFonts w:hint="default" w:ascii="Courier New" w:hAnsi="Courier New"/>
      </w:rPr>
    </w:lvl>
    <w:lvl w:ilvl="2" w:tplc="70944E74">
      <w:start w:val="1"/>
      <w:numFmt w:val="bullet"/>
      <w:lvlText w:val=""/>
      <w:lvlJc w:val="left"/>
      <w:pPr>
        <w:ind w:left="2880" w:hanging="360"/>
      </w:pPr>
      <w:rPr>
        <w:rFonts w:hint="default" w:ascii="Wingdings" w:hAnsi="Wingdings"/>
      </w:rPr>
    </w:lvl>
    <w:lvl w:ilvl="3" w:tplc="0DEA4608">
      <w:start w:val="1"/>
      <w:numFmt w:val="bullet"/>
      <w:lvlText w:val=""/>
      <w:lvlJc w:val="left"/>
      <w:pPr>
        <w:ind w:left="3600" w:hanging="360"/>
      </w:pPr>
      <w:rPr>
        <w:rFonts w:hint="default" w:ascii="Symbol" w:hAnsi="Symbol"/>
      </w:rPr>
    </w:lvl>
    <w:lvl w:ilvl="4" w:tplc="0F00DE6C">
      <w:start w:val="1"/>
      <w:numFmt w:val="bullet"/>
      <w:lvlText w:val="o"/>
      <w:lvlJc w:val="left"/>
      <w:pPr>
        <w:ind w:left="4320" w:hanging="360"/>
      </w:pPr>
      <w:rPr>
        <w:rFonts w:hint="default" w:ascii="Courier New" w:hAnsi="Courier New"/>
      </w:rPr>
    </w:lvl>
    <w:lvl w:ilvl="5" w:tplc="97B6B9F2">
      <w:start w:val="1"/>
      <w:numFmt w:val="bullet"/>
      <w:lvlText w:val=""/>
      <w:lvlJc w:val="left"/>
      <w:pPr>
        <w:ind w:left="5040" w:hanging="360"/>
      </w:pPr>
      <w:rPr>
        <w:rFonts w:hint="default" w:ascii="Wingdings" w:hAnsi="Wingdings"/>
      </w:rPr>
    </w:lvl>
    <w:lvl w:ilvl="6" w:tplc="021A1610">
      <w:start w:val="1"/>
      <w:numFmt w:val="bullet"/>
      <w:lvlText w:val=""/>
      <w:lvlJc w:val="left"/>
      <w:pPr>
        <w:ind w:left="5760" w:hanging="360"/>
      </w:pPr>
      <w:rPr>
        <w:rFonts w:hint="default" w:ascii="Symbol" w:hAnsi="Symbol"/>
      </w:rPr>
    </w:lvl>
    <w:lvl w:ilvl="7" w:tplc="B2F27310">
      <w:start w:val="1"/>
      <w:numFmt w:val="bullet"/>
      <w:lvlText w:val="o"/>
      <w:lvlJc w:val="left"/>
      <w:pPr>
        <w:ind w:left="6480" w:hanging="360"/>
      </w:pPr>
      <w:rPr>
        <w:rFonts w:hint="default" w:ascii="Courier New" w:hAnsi="Courier New"/>
      </w:rPr>
    </w:lvl>
    <w:lvl w:ilvl="8" w:tplc="95F8D9E6">
      <w:start w:val="1"/>
      <w:numFmt w:val="bullet"/>
      <w:lvlText w:val=""/>
      <w:lvlJc w:val="left"/>
      <w:pPr>
        <w:ind w:left="7200" w:hanging="360"/>
      </w:pPr>
      <w:rPr>
        <w:rFonts w:hint="default" w:ascii="Wingdings" w:hAnsi="Wingdings"/>
      </w:rPr>
    </w:lvl>
  </w:abstractNum>
  <w:abstractNum w:abstractNumId="51" w15:restartNumberingAfterBreak="0">
    <w:nsid w:val="3EBD1957"/>
    <w:multiLevelType w:val="hybridMultilevel"/>
    <w:tmpl w:val="20B64080"/>
    <w:lvl w:ilvl="0" w:tplc="C304EC14">
      <w:start w:val="1"/>
      <w:numFmt w:val="bullet"/>
      <w:lvlText w:val=""/>
      <w:lvlJc w:val="left"/>
      <w:pPr>
        <w:ind w:left="720" w:hanging="360"/>
      </w:pPr>
      <w:rPr>
        <w:rFonts w:hint="default" w:ascii="Symbol" w:hAnsi="Symbol"/>
      </w:rPr>
    </w:lvl>
    <w:lvl w:ilvl="1" w:tplc="812277E4">
      <w:start w:val="1"/>
      <w:numFmt w:val="bullet"/>
      <w:lvlText w:val="o"/>
      <w:lvlJc w:val="left"/>
      <w:pPr>
        <w:ind w:left="1440" w:hanging="360"/>
      </w:pPr>
      <w:rPr>
        <w:rFonts w:hint="default" w:ascii="Courier New" w:hAnsi="Courier New"/>
      </w:rPr>
    </w:lvl>
    <w:lvl w:ilvl="2" w:tplc="E8D4C8F6">
      <w:start w:val="1"/>
      <w:numFmt w:val="bullet"/>
      <w:lvlText w:val=""/>
      <w:lvlJc w:val="left"/>
      <w:pPr>
        <w:ind w:left="2160" w:hanging="360"/>
      </w:pPr>
      <w:rPr>
        <w:rFonts w:hint="default" w:ascii="Wingdings" w:hAnsi="Wingdings"/>
      </w:rPr>
    </w:lvl>
    <w:lvl w:ilvl="3" w:tplc="1BC0ED06">
      <w:start w:val="1"/>
      <w:numFmt w:val="bullet"/>
      <w:lvlText w:val=""/>
      <w:lvlJc w:val="left"/>
      <w:pPr>
        <w:ind w:left="2880" w:hanging="360"/>
      </w:pPr>
      <w:rPr>
        <w:rFonts w:hint="default" w:ascii="Symbol" w:hAnsi="Symbol"/>
      </w:rPr>
    </w:lvl>
    <w:lvl w:ilvl="4" w:tplc="7C740E5C">
      <w:start w:val="1"/>
      <w:numFmt w:val="bullet"/>
      <w:lvlText w:val="o"/>
      <w:lvlJc w:val="left"/>
      <w:pPr>
        <w:ind w:left="3600" w:hanging="360"/>
      </w:pPr>
      <w:rPr>
        <w:rFonts w:hint="default" w:ascii="Courier New" w:hAnsi="Courier New"/>
      </w:rPr>
    </w:lvl>
    <w:lvl w:ilvl="5" w:tplc="34E0BBD4">
      <w:start w:val="1"/>
      <w:numFmt w:val="bullet"/>
      <w:lvlText w:val=""/>
      <w:lvlJc w:val="left"/>
      <w:pPr>
        <w:ind w:left="4320" w:hanging="360"/>
      </w:pPr>
      <w:rPr>
        <w:rFonts w:hint="default" w:ascii="Wingdings" w:hAnsi="Wingdings"/>
      </w:rPr>
    </w:lvl>
    <w:lvl w:ilvl="6" w:tplc="330E0CF4">
      <w:start w:val="1"/>
      <w:numFmt w:val="bullet"/>
      <w:lvlText w:val=""/>
      <w:lvlJc w:val="left"/>
      <w:pPr>
        <w:ind w:left="5040" w:hanging="360"/>
      </w:pPr>
      <w:rPr>
        <w:rFonts w:hint="default" w:ascii="Symbol" w:hAnsi="Symbol"/>
      </w:rPr>
    </w:lvl>
    <w:lvl w:ilvl="7" w:tplc="3EA23D1E">
      <w:start w:val="1"/>
      <w:numFmt w:val="bullet"/>
      <w:lvlText w:val="o"/>
      <w:lvlJc w:val="left"/>
      <w:pPr>
        <w:ind w:left="5760" w:hanging="360"/>
      </w:pPr>
      <w:rPr>
        <w:rFonts w:hint="default" w:ascii="Courier New" w:hAnsi="Courier New"/>
      </w:rPr>
    </w:lvl>
    <w:lvl w:ilvl="8" w:tplc="346433EA">
      <w:start w:val="1"/>
      <w:numFmt w:val="bullet"/>
      <w:lvlText w:val=""/>
      <w:lvlJc w:val="left"/>
      <w:pPr>
        <w:ind w:left="6480" w:hanging="360"/>
      </w:pPr>
      <w:rPr>
        <w:rFonts w:hint="default" w:ascii="Wingdings" w:hAnsi="Wingdings"/>
      </w:rPr>
    </w:lvl>
  </w:abstractNum>
  <w:abstractNum w:abstractNumId="52" w15:restartNumberingAfterBreak="0">
    <w:nsid w:val="402806FF"/>
    <w:multiLevelType w:val="multilevel"/>
    <w:tmpl w:val="4E94D9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40DC717F"/>
    <w:multiLevelType w:val="multilevel"/>
    <w:tmpl w:val="0FD845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2045861"/>
    <w:multiLevelType w:val="multilevel"/>
    <w:tmpl w:val="993AAD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44970BB2"/>
    <w:multiLevelType w:val="multilevel"/>
    <w:tmpl w:val="F5A4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516A2E8"/>
    <w:multiLevelType w:val="hybridMultilevel"/>
    <w:tmpl w:val="0A8E3C2C"/>
    <w:lvl w:ilvl="0" w:tplc="B6A8FD1C">
      <w:start w:val="1"/>
      <w:numFmt w:val="bullet"/>
      <w:lvlText w:val=""/>
      <w:lvlJc w:val="left"/>
      <w:pPr>
        <w:ind w:left="720" w:hanging="360"/>
      </w:pPr>
      <w:rPr>
        <w:rFonts w:hint="default" w:ascii="Symbol" w:hAnsi="Symbol"/>
      </w:rPr>
    </w:lvl>
    <w:lvl w:ilvl="1" w:tplc="CCB4B63C">
      <w:start w:val="1"/>
      <w:numFmt w:val="bullet"/>
      <w:lvlText w:val="o"/>
      <w:lvlJc w:val="left"/>
      <w:pPr>
        <w:ind w:left="1440" w:hanging="360"/>
      </w:pPr>
      <w:rPr>
        <w:rFonts w:hint="default" w:ascii="Courier New" w:hAnsi="Courier New"/>
      </w:rPr>
    </w:lvl>
    <w:lvl w:ilvl="2" w:tplc="D53865AC">
      <w:start w:val="1"/>
      <w:numFmt w:val="bullet"/>
      <w:lvlText w:val=""/>
      <w:lvlJc w:val="left"/>
      <w:pPr>
        <w:ind w:left="2160" w:hanging="360"/>
      </w:pPr>
      <w:rPr>
        <w:rFonts w:hint="default" w:ascii="Wingdings" w:hAnsi="Wingdings"/>
      </w:rPr>
    </w:lvl>
    <w:lvl w:ilvl="3" w:tplc="DB12C2EA">
      <w:start w:val="1"/>
      <w:numFmt w:val="bullet"/>
      <w:lvlText w:val=""/>
      <w:lvlJc w:val="left"/>
      <w:pPr>
        <w:ind w:left="2880" w:hanging="360"/>
      </w:pPr>
      <w:rPr>
        <w:rFonts w:hint="default" w:ascii="Symbol" w:hAnsi="Symbol"/>
      </w:rPr>
    </w:lvl>
    <w:lvl w:ilvl="4" w:tplc="3800B270">
      <w:start w:val="1"/>
      <w:numFmt w:val="bullet"/>
      <w:lvlText w:val="o"/>
      <w:lvlJc w:val="left"/>
      <w:pPr>
        <w:ind w:left="3600" w:hanging="360"/>
      </w:pPr>
      <w:rPr>
        <w:rFonts w:hint="default" w:ascii="Courier New" w:hAnsi="Courier New"/>
      </w:rPr>
    </w:lvl>
    <w:lvl w:ilvl="5" w:tplc="236EAC2A">
      <w:start w:val="1"/>
      <w:numFmt w:val="bullet"/>
      <w:lvlText w:val=""/>
      <w:lvlJc w:val="left"/>
      <w:pPr>
        <w:ind w:left="4320" w:hanging="360"/>
      </w:pPr>
      <w:rPr>
        <w:rFonts w:hint="default" w:ascii="Wingdings" w:hAnsi="Wingdings"/>
      </w:rPr>
    </w:lvl>
    <w:lvl w:ilvl="6" w:tplc="57CC8054">
      <w:start w:val="1"/>
      <w:numFmt w:val="bullet"/>
      <w:lvlText w:val=""/>
      <w:lvlJc w:val="left"/>
      <w:pPr>
        <w:ind w:left="5040" w:hanging="360"/>
      </w:pPr>
      <w:rPr>
        <w:rFonts w:hint="default" w:ascii="Symbol" w:hAnsi="Symbol"/>
      </w:rPr>
    </w:lvl>
    <w:lvl w:ilvl="7" w:tplc="B31AA0F4">
      <w:start w:val="1"/>
      <w:numFmt w:val="bullet"/>
      <w:lvlText w:val="o"/>
      <w:lvlJc w:val="left"/>
      <w:pPr>
        <w:ind w:left="5760" w:hanging="360"/>
      </w:pPr>
      <w:rPr>
        <w:rFonts w:hint="default" w:ascii="Courier New" w:hAnsi="Courier New"/>
      </w:rPr>
    </w:lvl>
    <w:lvl w:ilvl="8" w:tplc="531EFE2E">
      <w:start w:val="1"/>
      <w:numFmt w:val="bullet"/>
      <w:lvlText w:val=""/>
      <w:lvlJc w:val="left"/>
      <w:pPr>
        <w:ind w:left="6480" w:hanging="360"/>
      </w:pPr>
      <w:rPr>
        <w:rFonts w:hint="default" w:ascii="Wingdings" w:hAnsi="Wingdings"/>
      </w:rPr>
    </w:lvl>
  </w:abstractNum>
  <w:abstractNum w:abstractNumId="57" w15:restartNumberingAfterBreak="0">
    <w:nsid w:val="45D6235C"/>
    <w:multiLevelType w:val="hybridMultilevel"/>
    <w:tmpl w:val="F880CD6C"/>
    <w:lvl w:ilvl="0" w:tplc="6620708E">
      <w:start w:val="1"/>
      <w:numFmt w:val="bullet"/>
      <w:lvlText w:val=""/>
      <w:lvlJc w:val="left"/>
      <w:pPr>
        <w:ind w:left="720" w:hanging="360"/>
      </w:pPr>
      <w:rPr>
        <w:rFonts w:hint="default" w:ascii="Symbol" w:hAnsi="Symbol"/>
      </w:rPr>
    </w:lvl>
    <w:lvl w:ilvl="1" w:tplc="73805FE0">
      <w:start w:val="1"/>
      <w:numFmt w:val="bullet"/>
      <w:lvlText w:val="o"/>
      <w:lvlJc w:val="left"/>
      <w:pPr>
        <w:ind w:left="1440" w:hanging="360"/>
      </w:pPr>
      <w:rPr>
        <w:rFonts w:hint="default" w:ascii="Courier New" w:hAnsi="Courier New"/>
      </w:rPr>
    </w:lvl>
    <w:lvl w:ilvl="2" w:tplc="7F9E5F50">
      <w:start w:val="1"/>
      <w:numFmt w:val="bullet"/>
      <w:lvlText w:val=""/>
      <w:lvlJc w:val="left"/>
      <w:pPr>
        <w:ind w:left="2160" w:hanging="360"/>
      </w:pPr>
      <w:rPr>
        <w:rFonts w:hint="default" w:ascii="Wingdings" w:hAnsi="Wingdings"/>
      </w:rPr>
    </w:lvl>
    <w:lvl w:ilvl="3" w:tplc="FACE39B6">
      <w:start w:val="1"/>
      <w:numFmt w:val="bullet"/>
      <w:lvlText w:val=""/>
      <w:lvlJc w:val="left"/>
      <w:pPr>
        <w:ind w:left="2880" w:hanging="360"/>
      </w:pPr>
      <w:rPr>
        <w:rFonts w:hint="default" w:ascii="Symbol" w:hAnsi="Symbol"/>
      </w:rPr>
    </w:lvl>
    <w:lvl w:ilvl="4" w:tplc="505C5206">
      <w:start w:val="1"/>
      <w:numFmt w:val="bullet"/>
      <w:lvlText w:val="o"/>
      <w:lvlJc w:val="left"/>
      <w:pPr>
        <w:ind w:left="3600" w:hanging="360"/>
      </w:pPr>
      <w:rPr>
        <w:rFonts w:hint="default" w:ascii="Courier New" w:hAnsi="Courier New"/>
      </w:rPr>
    </w:lvl>
    <w:lvl w:ilvl="5" w:tplc="49FA4AB4">
      <w:start w:val="1"/>
      <w:numFmt w:val="bullet"/>
      <w:lvlText w:val=""/>
      <w:lvlJc w:val="left"/>
      <w:pPr>
        <w:ind w:left="4320" w:hanging="360"/>
      </w:pPr>
      <w:rPr>
        <w:rFonts w:hint="default" w:ascii="Wingdings" w:hAnsi="Wingdings"/>
      </w:rPr>
    </w:lvl>
    <w:lvl w:ilvl="6" w:tplc="2E943E6A">
      <w:start w:val="1"/>
      <w:numFmt w:val="bullet"/>
      <w:lvlText w:val=""/>
      <w:lvlJc w:val="left"/>
      <w:pPr>
        <w:ind w:left="5040" w:hanging="360"/>
      </w:pPr>
      <w:rPr>
        <w:rFonts w:hint="default" w:ascii="Symbol" w:hAnsi="Symbol"/>
      </w:rPr>
    </w:lvl>
    <w:lvl w:ilvl="7" w:tplc="BE122DDA">
      <w:start w:val="1"/>
      <w:numFmt w:val="bullet"/>
      <w:lvlText w:val="o"/>
      <w:lvlJc w:val="left"/>
      <w:pPr>
        <w:ind w:left="5760" w:hanging="360"/>
      </w:pPr>
      <w:rPr>
        <w:rFonts w:hint="default" w:ascii="Courier New" w:hAnsi="Courier New"/>
      </w:rPr>
    </w:lvl>
    <w:lvl w:ilvl="8" w:tplc="7C1825F8">
      <w:start w:val="1"/>
      <w:numFmt w:val="bullet"/>
      <w:lvlText w:val=""/>
      <w:lvlJc w:val="left"/>
      <w:pPr>
        <w:ind w:left="6480" w:hanging="360"/>
      </w:pPr>
      <w:rPr>
        <w:rFonts w:hint="default" w:ascii="Wingdings" w:hAnsi="Wingdings"/>
      </w:rPr>
    </w:lvl>
  </w:abstractNum>
  <w:abstractNum w:abstractNumId="58" w15:restartNumberingAfterBreak="0">
    <w:nsid w:val="4689A5D8"/>
    <w:multiLevelType w:val="hybridMultilevel"/>
    <w:tmpl w:val="684230E8"/>
    <w:lvl w:ilvl="0" w:tplc="BAD28454">
      <w:start w:val="1"/>
      <w:numFmt w:val="decimal"/>
      <w:lvlText w:val="%1."/>
      <w:lvlJc w:val="left"/>
      <w:pPr>
        <w:ind w:left="720" w:hanging="360"/>
      </w:pPr>
    </w:lvl>
    <w:lvl w:ilvl="1" w:tplc="F922205E">
      <w:start w:val="1"/>
      <w:numFmt w:val="lowerLetter"/>
      <w:lvlText w:val="%2."/>
      <w:lvlJc w:val="left"/>
      <w:pPr>
        <w:ind w:left="1440" w:hanging="360"/>
      </w:pPr>
    </w:lvl>
    <w:lvl w:ilvl="2" w:tplc="3306D3DE">
      <w:start w:val="1"/>
      <w:numFmt w:val="lowerRoman"/>
      <w:lvlText w:val="%3."/>
      <w:lvlJc w:val="right"/>
      <w:pPr>
        <w:ind w:left="2160" w:hanging="180"/>
      </w:pPr>
    </w:lvl>
    <w:lvl w:ilvl="3" w:tplc="A6547D9E">
      <w:start w:val="1"/>
      <w:numFmt w:val="decimal"/>
      <w:lvlText w:val="%4."/>
      <w:lvlJc w:val="left"/>
      <w:pPr>
        <w:ind w:left="2880" w:hanging="360"/>
      </w:pPr>
    </w:lvl>
    <w:lvl w:ilvl="4" w:tplc="98D83C66">
      <w:start w:val="1"/>
      <w:numFmt w:val="lowerLetter"/>
      <w:lvlText w:val="%5."/>
      <w:lvlJc w:val="left"/>
      <w:pPr>
        <w:ind w:left="3600" w:hanging="360"/>
      </w:pPr>
    </w:lvl>
    <w:lvl w:ilvl="5" w:tplc="A4FCCC90">
      <w:start w:val="1"/>
      <w:numFmt w:val="lowerRoman"/>
      <w:lvlText w:val="%6."/>
      <w:lvlJc w:val="right"/>
      <w:pPr>
        <w:ind w:left="4320" w:hanging="180"/>
      </w:pPr>
    </w:lvl>
    <w:lvl w:ilvl="6" w:tplc="2F8EAF8A">
      <w:start w:val="1"/>
      <w:numFmt w:val="decimal"/>
      <w:lvlText w:val="%7."/>
      <w:lvlJc w:val="left"/>
      <w:pPr>
        <w:ind w:left="5040" w:hanging="360"/>
      </w:pPr>
    </w:lvl>
    <w:lvl w:ilvl="7" w:tplc="CF80FB12">
      <w:start w:val="1"/>
      <w:numFmt w:val="lowerLetter"/>
      <w:lvlText w:val="%8."/>
      <w:lvlJc w:val="left"/>
      <w:pPr>
        <w:ind w:left="5760" w:hanging="360"/>
      </w:pPr>
    </w:lvl>
    <w:lvl w:ilvl="8" w:tplc="A4086CCE">
      <w:start w:val="1"/>
      <w:numFmt w:val="lowerRoman"/>
      <w:lvlText w:val="%9."/>
      <w:lvlJc w:val="right"/>
      <w:pPr>
        <w:ind w:left="6480" w:hanging="180"/>
      </w:pPr>
    </w:lvl>
  </w:abstractNum>
  <w:abstractNum w:abstractNumId="59" w15:restartNumberingAfterBreak="0">
    <w:nsid w:val="484D015A"/>
    <w:multiLevelType w:val="multilevel"/>
    <w:tmpl w:val="F5A46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8633C4B"/>
    <w:multiLevelType w:val="multilevel"/>
    <w:tmpl w:val="B838B692"/>
    <w:lvl w:ilvl="0">
      <w:start w:val="1"/>
      <w:numFmt w:val="bullet"/>
      <w:lvlText w:val=""/>
      <w:lvlJc w:val="left"/>
      <w:pPr>
        <w:tabs>
          <w:tab w:val="num" w:pos="720"/>
        </w:tabs>
        <w:ind w:left="1440" w:hanging="360"/>
      </w:pPr>
      <w:rPr>
        <w:rFonts w:hint="default" w:ascii="Symbol" w:hAnsi="Symbol"/>
        <w:sz w:val="20"/>
      </w:rPr>
    </w:lvl>
    <w:lvl w:ilvl="1" w:tentative="1">
      <w:start w:val="1"/>
      <w:numFmt w:val="bullet"/>
      <w:lvlText w:val="o"/>
      <w:lvlJc w:val="left"/>
      <w:pPr>
        <w:tabs>
          <w:tab w:val="num" w:pos="1440"/>
        </w:tabs>
        <w:ind w:left="2160" w:hanging="360"/>
      </w:pPr>
      <w:rPr>
        <w:rFonts w:hint="default" w:ascii="Courier New" w:hAnsi="Courier New"/>
        <w:sz w:val="20"/>
      </w:rPr>
    </w:lvl>
    <w:lvl w:ilvl="2" w:tentative="1">
      <w:start w:val="1"/>
      <w:numFmt w:val="bullet"/>
      <w:lvlText w:val=""/>
      <w:lvlJc w:val="left"/>
      <w:pPr>
        <w:tabs>
          <w:tab w:val="num" w:pos="2160"/>
        </w:tabs>
        <w:ind w:left="2880" w:hanging="360"/>
      </w:pPr>
      <w:rPr>
        <w:rFonts w:hint="default" w:ascii="Wingdings" w:hAnsi="Wingdings"/>
        <w:sz w:val="20"/>
      </w:rPr>
    </w:lvl>
    <w:lvl w:ilvl="3" w:tentative="1">
      <w:start w:val="1"/>
      <w:numFmt w:val="bullet"/>
      <w:lvlText w:val=""/>
      <w:lvlJc w:val="left"/>
      <w:pPr>
        <w:tabs>
          <w:tab w:val="num" w:pos="2880"/>
        </w:tabs>
        <w:ind w:left="3600" w:hanging="360"/>
      </w:pPr>
      <w:rPr>
        <w:rFonts w:hint="default" w:ascii="Wingdings" w:hAnsi="Wingdings"/>
        <w:sz w:val="20"/>
      </w:rPr>
    </w:lvl>
    <w:lvl w:ilvl="4" w:tentative="1">
      <w:start w:val="1"/>
      <w:numFmt w:val="bullet"/>
      <w:lvlText w:val=""/>
      <w:lvlJc w:val="left"/>
      <w:pPr>
        <w:tabs>
          <w:tab w:val="num" w:pos="3600"/>
        </w:tabs>
        <w:ind w:left="4320" w:hanging="360"/>
      </w:pPr>
      <w:rPr>
        <w:rFonts w:hint="default" w:ascii="Wingdings" w:hAnsi="Wingdings"/>
        <w:sz w:val="20"/>
      </w:rPr>
    </w:lvl>
    <w:lvl w:ilvl="5" w:tentative="1">
      <w:start w:val="1"/>
      <w:numFmt w:val="bullet"/>
      <w:lvlText w:val=""/>
      <w:lvlJc w:val="left"/>
      <w:pPr>
        <w:tabs>
          <w:tab w:val="num" w:pos="4320"/>
        </w:tabs>
        <w:ind w:left="5040" w:hanging="360"/>
      </w:pPr>
      <w:rPr>
        <w:rFonts w:hint="default" w:ascii="Wingdings" w:hAnsi="Wingdings"/>
        <w:sz w:val="20"/>
      </w:rPr>
    </w:lvl>
    <w:lvl w:ilvl="6" w:tentative="1">
      <w:start w:val="1"/>
      <w:numFmt w:val="bullet"/>
      <w:lvlText w:val=""/>
      <w:lvlJc w:val="left"/>
      <w:pPr>
        <w:tabs>
          <w:tab w:val="num" w:pos="5040"/>
        </w:tabs>
        <w:ind w:left="5760" w:hanging="360"/>
      </w:pPr>
      <w:rPr>
        <w:rFonts w:hint="default" w:ascii="Wingdings" w:hAnsi="Wingdings"/>
        <w:sz w:val="20"/>
      </w:rPr>
    </w:lvl>
    <w:lvl w:ilvl="7" w:tentative="1">
      <w:start w:val="1"/>
      <w:numFmt w:val="bullet"/>
      <w:lvlText w:val=""/>
      <w:lvlJc w:val="left"/>
      <w:pPr>
        <w:tabs>
          <w:tab w:val="num" w:pos="5760"/>
        </w:tabs>
        <w:ind w:left="6480" w:hanging="360"/>
      </w:pPr>
      <w:rPr>
        <w:rFonts w:hint="default" w:ascii="Wingdings" w:hAnsi="Wingdings"/>
        <w:sz w:val="20"/>
      </w:rPr>
    </w:lvl>
    <w:lvl w:ilvl="8" w:tentative="1">
      <w:start w:val="1"/>
      <w:numFmt w:val="bullet"/>
      <w:lvlText w:val=""/>
      <w:lvlJc w:val="left"/>
      <w:pPr>
        <w:tabs>
          <w:tab w:val="num" w:pos="6480"/>
        </w:tabs>
        <w:ind w:left="7200" w:hanging="360"/>
      </w:pPr>
      <w:rPr>
        <w:rFonts w:hint="default" w:ascii="Wingdings" w:hAnsi="Wingdings"/>
        <w:sz w:val="20"/>
      </w:rPr>
    </w:lvl>
  </w:abstractNum>
  <w:abstractNum w:abstractNumId="61" w15:restartNumberingAfterBreak="0">
    <w:nsid w:val="48B54571"/>
    <w:multiLevelType w:val="hybridMultilevel"/>
    <w:tmpl w:val="14BEFCD8"/>
    <w:lvl w:ilvl="0" w:tplc="7AD6E244">
      <w:start w:val="1"/>
      <w:numFmt w:val="bullet"/>
      <w:lvlText w:val=""/>
      <w:lvlJc w:val="left"/>
      <w:pPr>
        <w:ind w:left="1080" w:hanging="360"/>
      </w:pPr>
      <w:rPr>
        <w:rFonts w:hint="default" w:ascii="Symbol" w:hAnsi="Symbol"/>
      </w:rPr>
    </w:lvl>
    <w:lvl w:ilvl="1" w:tplc="CA662C64">
      <w:start w:val="1"/>
      <w:numFmt w:val="bullet"/>
      <w:lvlText w:val="o"/>
      <w:lvlJc w:val="left"/>
      <w:pPr>
        <w:ind w:left="1800" w:hanging="360"/>
      </w:pPr>
      <w:rPr>
        <w:rFonts w:hint="default" w:ascii="Courier New" w:hAnsi="Courier New"/>
      </w:rPr>
    </w:lvl>
    <w:lvl w:ilvl="2" w:tplc="61D6B484">
      <w:start w:val="1"/>
      <w:numFmt w:val="bullet"/>
      <w:lvlText w:val=""/>
      <w:lvlJc w:val="left"/>
      <w:pPr>
        <w:ind w:left="2520" w:hanging="360"/>
      </w:pPr>
      <w:rPr>
        <w:rFonts w:hint="default" w:ascii="Wingdings" w:hAnsi="Wingdings"/>
      </w:rPr>
    </w:lvl>
    <w:lvl w:ilvl="3" w:tplc="DE0AAC4E">
      <w:start w:val="1"/>
      <w:numFmt w:val="bullet"/>
      <w:lvlText w:val=""/>
      <w:lvlJc w:val="left"/>
      <w:pPr>
        <w:ind w:left="3240" w:hanging="360"/>
      </w:pPr>
      <w:rPr>
        <w:rFonts w:hint="default" w:ascii="Symbol" w:hAnsi="Symbol"/>
      </w:rPr>
    </w:lvl>
    <w:lvl w:ilvl="4" w:tplc="B91874E6">
      <w:start w:val="1"/>
      <w:numFmt w:val="bullet"/>
      <w:lvlText w:val="o"/>
      <w:lvlJc w:val="left"/>
      <w:pPr>
        <w:ind w:left="3960" w:hanging="360"/>
      </w:pPr>
      <w:rPr>
        <w:rFonts w:hint="default" w:ascii="Courier New" w:hAnsi="Courier New"/>
      </w:rPr>
    </w:lvl>
    <w:lvl w:ilvl="5" w:tplc="11425A52">
      <w:start w:val="1"/>
      <w:numFmt w:val="bullet"/>
      <w:lvlText w:val=""/>
      <w:lvlJc w:val="left"/>
      <w:pPr>
        <w:ind w:left="4680" w:hanging="360"/>
      </w:pPr>
      <w:rPr>
        <w:rFonts w:hint="default" w:ascii="Wingdings" w:hAnsi="Wingdings"/>
      </w:rPr>
    </w:lvl>
    <w:lvl w:ilvl="6" w:tplc="866ED008">
      <w:start w:val="1"/>
      <w:numFmt w:val="bullet"/>
      <w:lvlText w:val=""/>
      <w:lvlJc w:val="left"/>
      <w:pPr>
        <w:ind w:left="5400" w:hanging="360"/>
      </w:pPr>
      <w:rPr>
        <w:rFonts w:hint="default" w:ascii="Symbol" w:hAnsi="Symbol"/>
      </w:rPr>
    </w:lvl>
    <w:lvl w:ilvl="7" w:tplc="4D4CAF9E">
      <w:start w:val="1"/>
      <w:numFmt w:val="bullet"/>
      <w:lvlText w:val="o"/>
      <w:lvlJc w:val="left"/>
      <w:pPr>
        <w:ind w:left="6120" w:hanging="360"/>
      </w:pPr>
      <w:rPr>
        <w:rFonts w:hint="default" w:ascii="Courier New" w:hAnsi="Courier New"/>
      </w:rPr>
    </w:lvl>
    <w:lvl w:ilvl="8" w:tplc="BF4EA2FC">
      <w:start w:val="1"/>
      <w:numFmt w:val="bullet"/>
      <w:lvlText w:val=""/>
      <w:lvlJc w:val="left"/>
      <w:pPr>
        <w:ind w:left="6840" w:hanging="360"/>
      </w:pPr>
      <w:rPr>
        <w:rFonts w:hint="default" w:ascii="Wingdings" w:hAnsi="Wingdings"/>
      </w:rPr>
    </w:lvl>
  </w:abstractNum>
  <w:abstractNum w:abstractNumId="62" w15:restartNumberingAfterBreak="0">
    <w:nsid w:val="48D30D73"/>
    <w:multiLevelType w:val="multilevel"/>
    <w:tmpl w:val="F5A46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95051F1"/>
    <w:multiLevelType w:val="multilevel"/>
    <w:tmpl w:val="BCA24B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49A919D0"/>
    <w:multiLevelType w:val="multilevel"/>
    <w:tmpl w:val="CC8226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4B350167"/>
    <w:multiLevelType w:val="hybridMultilevel"/>
    <w:tmpl w:val="1472D1E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6" w15:restartNumberingAfterBreak="0">
    <w:nsid w:val="4B391C16"/>
    <w:multiLevelType w:val="hybridMultilevel"/>
    <w:tmpl w:val="59E6252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7" w15:restartNumberingAfterBreak="0">
    <w:nsid w:val="4C7027E9"/>
    <w:multiLevelType w:val="multilevel"/>
    <w:tmpl w:val="F5A4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CFC1CE0"/>
    <w:multiLevelType w:val="hybridMultilevel"/>
    <w:tmpl w:val="CBCE2BFA"/>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69" w15:restartNumberingAfterBreak="0">
    <w:nsid w:val="4E44195D"/>
    <w:multiLevelType w:val="hybridMultilevel"/>
    <w:tmpl w:val="B428F622"/>
    <w:lvl w:ilvl="0" w:tplc="3ED61940">
      <w:start w:val="1"/>
      <w:numFmt w:val="bullet"/>
      <w:lvlText w:val=""/>
      <w:lvlJc w:val="left"/>
      <w:pPr>
        <w:ind w:left="720" w:hanging="360"/>
      </w:pPr>
      <w:rPr>
        <w:rFonts w:hint="default" w:ascii="Symbol" w:hAnsi="Symbol"/>
      </w:rPr>
    </w:lvl>
    <w:lvl w:ilvl="1" w:tplc="044E8408">
      <w:start w:val="1"/>
      <w:numFmt w:val="bullet"/>
      <w:lvlText w:val="o"/>
      <w:lvlJc w:val="left"/>
      <w:pPr>
        <w:ind w:left="1440" w:hanging="360"/>
      </w:pPr>
      <w:rPr>
        <w:rFonts w:hint="default" w:ascii="Courier New" w:hAnsi="Courier New"/>
      </w:rPr>
    </w:lvl>
    <w:lvl w:ilvl="2" w:tplc="B36CC9E8">
      <w:start w:val="1"/>
      <w:numFmt w:val="bullet"/>
      <w:lvlText w:val=""/>
      <w:lvlJc w:val="left"/>
      <w:pPr>
        <w:ind w:left="2160" w:hanging="360"/>
      </w:pPr>
      <w:rPr>
        <w:rFonts w:hint="default" w:ascii="Wingdings" w:hAnsi="Wingdings"/>
      </w:rPr>
    </w:lvl>
    <w:lvl w:ilvl="3" w:tplc="84C0624A">
      <w:start w:val="1"/>
      <w:numFmt w:val="bullet"/>
      <w:lvlText w:val=""/>
      <w:lvlJc w:val="left"/>
      <w:pPr>
        <w:ind w:left="2880" w:hanging="360"/>
      </w:pPr>
      <w:rPr>
        <w:rFonts w:hint="default" w:ascii="Symbol" w:hAnsi="Symbol"/>
      </w:rPr>
    </w:lvl>
    <w:lvl w:ilvl="4" w:tplc="2614383C">
      <w:start w:val="1"/>
      <w:numFmt w:val="bullet"/>
      <w:lvlText w:val="o"/>
      <w:lvlJc w:val="left"/>
      <w:pPr>
        <w:ind w:left="3600" w:hanging="360"/>
      </w:pPr>
      <w:rPr>
        <w:rFonts w:hint="default" w:ascii="Courier New" w:hAnsi="Courier New"/>
      </w:rPr>
    </w:lvl>
    <w:lvl w:ilvl="5" w:tplc="A1CA4038">
      <w:start w:val="1"/>
      <w:numFmt w:val="bullet"/>
      <w:lvlText w:val=""/>
      <w:lvlJc w:val="left"/>
      <w:pPr>
        <w:ind w:left="4320" w:hanging="360"/>
      </w:pPr>
      <w:rPr>
        <w:rFonts w:hint="default" w:ascii="Wingdings" w:hAnsi="Wingdings"/>
      </w:rPr>
    </w:lvl>
    <w:lvl w:ilvl="6" w:tplc="01985BB6">
      <w:start w:val="1"/>
      <w:numFmt w:val="bullet"/>
      <w:lvlText w:val=""/>
      <w:lvlJc w:val="left"/>
      <w:pPr>
        <w:ind w:left="5040" w:hanging="360"/>
      </w:pPr>
      <w:rPr>
        <w:rFonts w:hint="default" w:ascii="Symbol" w:hAnsi="Symbol"/>
      </w:rPr>
    </w:lvl>
    <w:lvl w:ilvl="7" w:tplc="E10E8560">
      <w:start w:val="1"/>
      <w:numFmt w:val="bullet"/>
      <w:lvlText w:val="o"/>
      <w:lvlJc w:val="left"/>
      <w:pPr>
        <w:ind w:left="5760" w:hanging="360"/>
      </w:pPr>
      <w:rPr>
        <w:rFonts w:hint="default" w:ascii="Courier New" w:hAnsi="Courier New"/>
      </w:rPr>
    </w:lvl>
    <w:lvl w:ilvl="8" w:tplc="1D746E32">
      <w:start w:val="1"/>
      <w:numFmt w:val="bullet"/>
      <w:lvlText w:val=""/>
      <w:lvlJc w:val="left"/>
      <w:pPr>
        <w:ind w:left="6480" w:hanging="360"/>
      </w:pPr>
      <w:rPr>
        <w:rFonts w:hint="default" w:ascii="Wingdings" w:hAnsi="Wingdings"/>
      </w:rPr>
    </w:lvl>
  </w:abstractNum>
  <w:abstractNum w:abstractNumId="70" w15:restartNumberingAfterBreak="0">
    <w:nsid w:val="4EE4462B"/>
    <w:multiLevelType w:val="hybridMultilevel"/>
    <w:tmpl w:val="45C4C7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1" w15:restartNumberingAfterBreak="0">
    <w:nsid w:val="505796BC"/>
    <w:multiLevelType w:val="hybridMultilevel"/>
    <w:tmpl w:val="92C661D2"/>
    <w:lvl w:ilvl="0" w:tplc="093201C8">
      <w:start w:val="1"/>
      <w:numFmt w:val="bullet"/>
      <w:lvlText w:val=""/>
      <w:lvlJc w:val="left"/>
      <w:pPr>
        <w:ind w:left="1440" w:hanging="360"/>
      </w:pPr>
      <w:rPr>
        <w:rFonts w:hint="default" w:ascii="Symbol" w:hAnsi="Symbol"/>
      </w:rPr>
    </w:lvl>
    <w:lvl w:ilvl="1" w:tplc="A8740A4A">
      <w:start w:val="1"/>
      <w:numFmt w:val="bullet"/>
      <w:lvlText w:val="o"/>
      <w:lvlJc w:val="left"/>
      <w:pPr>
        <w:ind w:left="2160" w:hanging="360"/>
      </w:pPr>
      <w:rPr>
        <w:rFonts w:hint="default" w:ascii="Courier New" w:hAnsi="Courier New"/>
      </w:rPr>
    </w:lvl>
    <w:lvl w:ilvl="2" w:tplc="3D58C768">
      <w:start w:val="1"/>
      <w:numFmt w:val="bullet"/>
      <w:lvlText w:val=""/>
      <w:lvlJc w:val="left"/>
      <w:pPr>
        <w:ind w:left="2880" w:hanging="360"/>
      </w:pPr>
      <w:rPr>
        <w:rFonts w:hint="default" w:ascii="Wingdings" w:hAnsi="Wingdings"/>
      </w:rPr>
    </w:lvl>
    <w:lvl w:ilvl="3" w:tplc="9294D1D2">
      <w:start w:val="1"/>
      <w:numFmt w:val="bullet"/>
      <w:lvlText w:val=""/>
      <w:lvlJc w:val="left"/>
      <w:pPr>
        <w:ind w:left="3600" w:hanging="360"/>
      </w:pPr>
      <w:rPr>
        <w:rFonts w:hint="default" w:ascii="Symbol" w:hAnsi="Symbol"/>
      </w:rPr>
    </w:lvl>
    <w:lvl w:ilvl="4" w:tplc="09229DD0">
      <w:start w:val="1"/>
      <w:numFmt w:val="bullet"/>
      <w:lvlText w:val="o"/>
      <w:lvlJc w:val="left"/>
      <w:pPr>
        <w:ind w:left="4320" w:hanging="360"/>
      </w:pPr>
      <w:rPr>
        <w:rFonts w:hint="default" w:ascii="Courier New" w:hAnsi="Courier New"/>
      </w:rPr>
    </w:lvl>
    <w:lvl w:ilvl="5" w:tplc="A9D62B30">
      <w:start w:val="1"/>
      <w:numFmt w:val="bullet"/>
      <w:lvlText w:val=""/>
      <w:lvlJc w:val="left"/>
      <w:pPr>
        <w:ind w:left="5040" w:hanging="360"/>
      </w:pPr>
      <w:rPr>
        <w:rFonts w:hint="default" w:ascii="Wingdings" w:hAnsi="Wingdings"/>
      </w:rPr>
    </w:lvl>
    <w:lvl w:ilvl="6" w:tplc="364C6710">
      <w:start w:val="1"/>
      <w:numFmt w:val="bullet"/>
      <w:lvlText w:val=""/>
      <w:lvlJc w:val="left"/>
      <w:pPr>
        <w:ind w:left="5760" w:hanging="360"/>
      </w:pPr>
      <w:rPr>
        <w:rFonts w:hint="default" w:ascii="Symbol" w:hAnsi="Symbol"/>
      </w:rPr>
    </w:lvl>
    <w:lvl w:ilvl="7" w:tplc="3034C1A4">
      <w:start w:val="1"/>
      <w:numFmt w:val="bullet"/>
      <w:lvlText w:val="o"/>
      <w:lvlJc w:val="left"/>
      <w:pPr>
        <w:ind w:left="6480" w:hanging="360"/>
      </w:pPr>
      <w:rPr>
        <w:rFonts w:hint="default" w:ascii="Courier New" w:hAnsi="Courier New"/>
      </w:rPr>
    </w:lvl>
    <w:lvl w:ilvl="8" w:tplc="6648417C">
      <w:start w:val="1"/>
      <w:numFmt w:val="bullet"/>
      <w:lvlText w:val=""/>
      <w:lvlJc w:val="left"/>
      <w:pPr>
        <w:ind w:left="7200" w:hanging="360"/>
      </w:pPr>
      <w:rPr>
        <w:rFonts w:hint="default" w:ascii="Wingdings" w:hAnsi="Wingdings"/>
      </w:rPr>
    </w:lvl>
  </w:abstractNum>
  <w:abstractNum w:abstractNumId="72" w15:restartNumberingAfterBreak="0">
    <w:nsid w:val="506EA566"/>
    <w:multiLevelType w:val="hybridMultilevel"/>
    <w:tmpl w:val="C494E578"/>
    <w:lvl w:ilvl="0" w:tplc="BD7EFB14">
      <w:start w:val="1"/>
      <w:numFmt w:val="bullet"/>
      <w:lvlText w:val=""/>
      <w:lvlJc w:val="left"/>
      <w:pPr>
        <w:ind w:left="1440" w:hanging="360"/>
      </w:pPr>
      <w:rPr>
        <w:rFonts w:hint="default" w:ascii="Symbol" w:hAnsi="Symbol"/>
      </w:rPr>
    </w:lvl>
    <w:lvl w:ilvl="1" w:tplc="F7006F9C">
      <w:start w:val="1"/>
      <w:numFmt w:val="bullet"/>
      <w:lvlText w:val="o"/>
      <w:lvlJc w:val="left"/>
      <w:pPr>
        <w:ind w:left="2160" w:hanging="360"/>
      </w:pPr>
      <w:rPr>
        <w:rFonts w:hint="default" w:ascii="Courier New" w:hAnsi="Courier New"/>
      </w:rPr>
    </w:lvl>
    <w:lvl w:ilvl="2" w:tplc="44CA7E00">
      <w:start w:val="1"/>
      <w:numFmt w:val="bullet"/>
      <w:lvlText w:val=""/>
      <w:lvlJc w:val="left"/>
      <w:pPr>
        <w:ind w:left="2880" w:hanging="360"/>
      </w:pPr>
      <w:rPr>
        <w:rFonts w:hint="default" w:ascii="Wingdings" w:hAnsi="Wingdings"/>
      </w:rPr>
    </w:lvl>
    <w:lvl w:ilvl="3" w:tplc="48E6361C">
      <w:start w:val="1"/>
      <w:numFmt w:val="bullet"/>
      <w:lvlText w:val=""/>
      <w:lvlJc w:val="left"/>
      <w:pPr>
        <w:ind w:left="3600" w:hanging="360"/>
      </w:pPr>
      <w:rPr>
        <w:rFonts w:hint="default" w:ascii="Symbol" w:hAnsi="Symbol"/>
      </w:rPr>
    </w:lvl>
    <w:lvl w:ilvl="4" w:tplc="38D6D67A">
      <w:start w:val="1"/>
      <w:numFmt w:val="bullet"/>
      <w:lvlText w:val="o"/>
      <w:lvlJc w:val="left"/>
      <w:pPr>
        <w:ind w:left="4320" w:hanging="360"/>
      </w:pPr>
      <w:rPr>
        <w:rFonts w:hint="default" w:ascii="Courier New" w:hAnsi="Courier New"/>
      </w:rPr>
    </w:lvl>
    <w:lvl w:ilvl="5" w:tplc="9BB6019C">
      <w:start w:val="1"/>
      <w:numFmt w:val="bullet"/>
      <w:lvlText w:val=""/>
      <w:lvlJc w:val="left"/>
      <w:pPr>
        <w:ind w:left="5040" w:hanging="360"/>
      </w:pPr>
      <w:rPr>
        <w:rFonts w:hint="default" w:ascii="Wingdings" w:hAnsi="Wingdings"/>
      </w:rPr>
    </w:lvl>
    <w:lvl w:ilvl="6" w:tplc="27880158">
      <w:start w:val="1"/>
      <w:numFmt w:val="bullet"/>
      <w:lvlText w:val=""/>
      <w:lvlJc w:val="left"/>
      <w:pPr>
        <w:ind w:left="5760" w:hanging="360"/>
      </w:pPr>
      <w:rPr>
        <w:rFonts w:hint="default" w:ascii="Symbol" w:hAnsi="Symbol"/>
      </w:rPr>
    </w:lvl>
    <w:lvl w:ilvl="7" w:tplc="04B03080">
      <w:start w:val="1"/>
      <w:numFmt w:val="bullet"/>
      <w:lvlText w:val="o"/>
      <w:lvlJc w:val="left"/>
      <w:pPr>
        <w:ind w:left="6480" w:hanging="360"/>
      </w:pPr>
      <w:rPr>
        <w:rFonts w:hint="default" w:ascii="Courier New" w:hAnsi="Courier New"/>
      </w:rPr>
    </w:lvl>
    <w:lvl w:ilvl="8" w:tplc="FED289A4">
      <w:start w:val="1"/>
      <w:numFmt w:val="bullet"/>
      <w:lvlText w:val=""/>
      <w:lvlJc w:val="left"/>
      <w:pPr>
        <w:ind w:left="7200" w:hanging="360"/>
      </w:pPr>
      <w:rPr>
        <w:rFonts w:hint="default" w:ascii="Wingdings" w:hAnsi="Wingdings"/>
      </w:rPr>
    </w:lvl>
  </w:abstractNum>
  <w:abstractNum w:abstractNumId="73" w15:restartNumberingAfterBreak="0">
    <w:nsid w:val="53B0F52D"/>
    <w:multiLevelType w:val="hybridMultilevel"/>
    <w:tmpl w:val="A3381264"/>
    <w:lvl w:ilvl="0" w:tplc="0A7C9F9E">
      <w:start w:val="1"/>
      <w:numFmt w:val="bullet"/>
      <w:lvlText w:val=""/>
      <w:lvlJc w:val="left"/>
      <w:pPr>
        <w:ind w:left="720" w:hanging="360"/>
      </w:pPr>
      <w:rPr>
        <w:rFonts w:hint="default" w:ascii="Symbol" w:hAnsi="Symbol"/>
      </w:rPr>
    </w:lvl>
    <w:lvl w:ilvl="1" w:tplc="DAEAD94E">
      <w:start w:val="1"/>
      <w:numFmt w:val="bullet"/>
      <w:lvlText w:val="o"/>
      <w:lvlJc w:val="left"/>
      <w:pPr>
        <w:ind w:left="1440" w:hanging="360"/>
      </w:pPr>
      <w:rPr>
        <w:rFonts w:hint="default" w:ascii="Courier New" w:hAnsi="Courier New"/>
      </w:rPr>
    </w:lvl>
    <w:lvl w:ilvl="2" w:tplc="117411CA">
      <w:start w:val="1"/>
      <w:numFmt w:val="bullet"/>
      <w:lvlText w:val=""/>
      <w:lvlJc w:val="left"/>
      <w:pPr>
        <w:ind w:left="2160" w:hanging="360"/>
      </w:pPr>
      <w:rPr>
        <w:rFonts w:hint="default" w:ascii="Wingdings" w:hAnsi="Wingdings"/>
      </w:rPr>
    </w:lvl>
    <w:lvl w:ilvl="3" w:tplc="DCDA4A8C">
      <w:start w:val="1"/>
      <w:numFmt w:val="bullet"/>
      <w:lvlText w:val=""/>
      <w:lvlJc w:val="left"/>
      <w:pPr>
        <w:ind w:left="2880" w:hanging="360"/>
      </w:pPr>
      <w:rPr>
        <w:rFonts w:hint="default" w:ascii="Symbol" w:hAnsi="Symbol"/>
      </w:rPr>
    </w:lvl>
    <w:lvl w:ilvl="4" w:tplc="3EF81D24">
      <w:start w:val="1"/>
      <w:numFmt w:val="bullet"/>
      <w:lvlText w:val="o"/>
      <w:lvlJc w:val="left"/>
      <w:pPr>
        <w:ind w:left="3600" w:hanging="360"/>
      </w:pPr>
      <w:rPr>
        <w:rFonts w:hint="default" w:ascii="Courier New" w:hAnsi="Courier New"/>
      </w:rPr>
    </w:lvl>
    <w:lvl w:ilvl="5" w:tplc="51D6044C">
      <w:start w:val="1"/>
      <w:numFmt w:val="bullet"/>
      <w:lvlText w:val=""/>
      <w:lvlJc w:val="left"/>
      <w:pPr>
        <w:ind w:left="4320" w:hanging="360"/>
      </w:pPr>
      <w:rPr>
        <w:rFonts w:hint="default" w:ascii="Wingdings" w:hAnsi="Wingdings"/>
      </w:rPr>
    </w:lvl>
    <w:lvl w:ilvl="6" w:tplc="3C6C497A">
      <w:start w:val="1"/>
      <w:numFmt w:val="bullet"/>
      <w:lvlText w:val=""/>
      <w:lvlJc w:val="left"/>
      <w:pPr>
        <w:ind w:left="5040" w:hanging="360"/>
      </w:pPr>
      <w:rPr>
        <w:rFonts w:hint="default" w:ascii="Symbol" w:hAnsi="Symbol"/>
      </w:rPr>
    </w:lvl>
    <w:lvl w:ilvl="7" w:tplc="30FA2E5E">
      <w:start w:val="1"/>
      <w:numFmt w:val="bullet"/>
      <w:lvlText w:val="o"/>
      <w:lvlJc w:val="left"/>
      <w:pPr>
        <w:ind w:left="5760" w:hanging="360"/>
      </w:pPr>
      <w:rPr>
        <w:rFonts w:hint="default" w:ascii="Courier New" w:hAnsi="Courier New"/>
      </w:rPr>
    </w:lvl>
    <w:lvl w:ilvl="8" w:tplc="2DBA80DE">
      <w:start w:val="1"/>
      <w:numFmt w:val="bullet"/>
      <w:lvlText w:val=""/>
      <w:lvlJc w:val="left"/>
      <w:pPr>
        <w:ind w:left="6480" w:hanging="360"/>
      </w:pPr>
      <w:rPr>
        <w:rFonts w:hint="default" w:ascii="Wingdings" w:hAnsi="Wingdings"/>
      </w:rPr>
    </w:lvl>
  </w:abstractNum>
  <w:abstractNum w:abstractNumId="74" w15:restartNumberingAfterBreak="0">
    <w:nsid w:val="54005CF0"/>
    <w:multiLevelType w:val="hybridMultilevel"/>
    <w:tmpl w:val="5984A5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5" w15:restartNumberingAfterBreak="0">
    <w:nsid w:val="547C4EC2"/>
    <w:multiLevelType w:val="hybridMultilevel"/>
    <w:tmpl w:val="5426B596"/>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76" w15:restartNumberingAfterBreak="0">
    <w:nsid w:val="54B4406E"/>
    <w:multiLevelType w:val="multilevel"/>
    <w:tmpl w:val="FCE0E9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54C85586"/>
    <w:multiLevelType w:val="multilevel"/>
    <w:tmpl w:val="94867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4D175F2"/>
    <w:multiLevelType w:val="hybridMultilevel"/>
    <w:tmpl w:val="4DFE6374"/>
    <w:lvl w:ilvl="0" w:tplc="B27E4240">
      <w:start w:val="1"/>
      <w:numFmt w:val="bullet"/>
      <w:lvlText w:val=""/>
      <w:lvlJc w:val="left"/>
      <w:pPr>
        <w:ind w:left="720" w:hanging="360"/>
      </w:pPr>
      <w:rPr>
        <w:rFonts w:hint="default" w:ascii="Symbol" w:hAnsi="Symbol"/>
      </w:rPr>
    </w:lvl>
    <w:lvl w:ilvl="1" w:tplc="20466B1E">
      <w:start w:val="1"/>
      <w:numFmt w:val="bullet"/>
      <w:lvlText w:val="o"/>
      <w:lvlJc w:val="left"/>
      <w:pPr>
        <w:ind w:left="1440" w:hanging="360"/>
      </w:pPr>
      <w:rPr>
        <w:rFonts w:hint="default" w:ascii="Courier New" w:hAnsi="Courier New"/>
      </w:rPr>
    </w:lvl>
    <w:lvl w:ilvl="2" w:tplc="C80C29F8">
      <w:start w:val="1"/>
      <w:numFmt w:val="bullet"/>
      <w:lvlText w:val=""/>
      <w:lvlJc w:val="left"/>
      <w:pPr>
        <w:ind w:left="2160" w:hanging="360"/>
      </w:pPr>
      <w:rPr>
        <w:rFonts w:hint="default" w:ascii="Wingdings" w:hAnsi="Wingdings"/>
      </w:rPr>
    </w:lvl>
    <w:lvl w:ilvl="3" w:tplc="81B20EF6">
      <w:start w:val="1"/>
      <w:numFmt w:val="bullet"/>
      <w:lvlText w:val=""/>
      <w:lvlJc w:val="left"/>
      <w:pPr>
        <w:ind w:left="2880" w:hanging="360"/>
      </w:pPr>
      <w:rPr>
        <w:rFonts w:hint="default" w:ascii="Symbol" w:hAnsi="Symbol"/>
      </w:rPr>
    </w:lvl>
    <w:lvl w:ilvl="4" w:tplc="31085E86">
      <w:start w:val="1"/>
      <w:numFmt w:val="bullet"/>
      <w:lvlText w:val="o"/>
      <w:lvlJc w:val="left"/>
      <w:pPr>
        <w:ind w:left="3600" w:hanging="360"/>
      </w:pPr>
      <w:rPr>
        <w:rFonts w:hint="default" w:ascii="Courier New" w:hAnsi="Courier New"/>
      </w:rPr>
    </w:lvl>
    <w:lvl w:ilvl="5" w:tplc="C25247E6">
      <w:start w:val="1"/>
      <w:numFmt w:val="bullet"/>
      <w:lvlText w:val=""/>
      <w:lvlJc w:val="left"/>
      <w:pPr>
        <w:ind w:left="4320" w:hanging="360"/>
      </w:pPr>
      <w:rPr>
        <w:rFonts w:hint="default" w:ascii="Wingdings" w:hAnsi="Wingdings"/>
      </w:rPr>
    </w:lvl>
    <w:lvl w:ilvl="6" w:tplc="A08A3648">
      <w:start w:val="1"/>
      <w:numFmt w:val="bullet"/>
      <w:lvlText w:val=""/>
      <w:lvlJc w:val="left"/>
      <w:pPr>
        <w:ind w:left="5040" w:hanging="360"/>
      </w:pPr>
      <w:rPr>
        <w:rFonts w:hint="default" w:ascii="Symbol" w:hAnsi="Symbol"/>
      </w:rPr>
    </w:lvl>
    <w:lvl w:ilvl="7" w:tplc="E3C0C534">
      <w:start w:val="1"/>
      <w:numFmt w:val="bullet"/>
      <w:lvlText w:val="o"/>
      <w:lvlJc w:val="left"/>
      <w:pPr>
        <w:ind w:left="5760" w:hanging="360"/>
      </w:pPr>
      <w:rPr>
        <w:rFonts w:hint="default" w:ascii="Courier New" w:hAnsi="Courier New"/>
      </w:rPr>
    </w:lvl>
    <w:lvl w:ilvl="8" w:tplc="FDEAC722">
      <w:start w:val="1"/>
      <w:numFmt w:val="bullet"/>
      <w:lvlText w:val=""/>
      <w:lvlJc w:val="left"/>
      <w:pPr>
        <w:ind w:left="6480" w:hanging="360"/>
      </w:pPr>
      <w:rPr>
        <w:rFonts w:hint="default" w:ascii="Wingdings" w:hAnsi="Wingdings"/>
      </w:rPr>
    </w:lvl>
  </w:abstractNum>
  <w:abstractNum w:abstractNumId="79" w15:restartNumberingAfterBreak="0">
    <w:nsid w:val="54EACAA2"/>
    <w:multiLevelType w:val="hybridMultilevel"/>
    <w:tmpl w:val="F66051C6"/>
    <w:lvl w:ilvl="0" w:tplc="AC34F006">
      <w:start w:val="1"/>
      <w:numFmt w:val="bullet"/>
      <w:lvlText w:val=""/>
      <w:lvlJc w:val="left"/>
      <w:pPr>
        <w:ind w:left="720" w:hanging="360"/>
      </w:pPr>
      <w:rPr>
        <w:rFonts w:hint="default" w:ascii="Symbol" w:hAnsi="Symbol"/>
      </w:rPr>
    </w:lvl>
    <w:lvl w:ilvl="1" w:tplc="D6BEE568">
      <w:start w:val="1"/>
      <w:numFmt w:val="bullet"/>
      <w:lvlText w:val="o"/>
      <w:lvlJc w:val="left"/>
      <w:pPr>
        <w:ind w:left="1440" w:hanging="360"/>
      </w:pPr>
      <w:rPr>
        <w:rFonts w:hint="default" w:ascii="Courier New" w:hAnsi="Courier New"/>
      </w:rPr>
    </w:lvl>
    <w:lvl w:ilvl="2" w:tplc="8A36D060">
      <w:start w:val="1"/>
      <w:numFmt w:val="bullet"/>
      <w:lvlText w:val=""/>
      <w:lvlJc w:val="left"/>
      <w:pPr>
        <w:ind w:left="2160" w:hanging="360"/>
      </w:pPr>
      <w:rPr>
        <w:rFonts w:hint="default" w:ascii="Wingdings" w:hAnsi="Wingdings"/>
      </w:rPr>
    </w:lvl>
    <w:lvl w:ilvl="3" w:tplc="7096BF8E">
      <w:start w:val="1"/>
      <w:numFmt w:val="bullet"/>
      <w:lvlText w:val=""/>
      <w:lvlJc w:val="left"/>
      <w:pPr>
        <w:ind w:left="2880" w:hanging="360"/>
      </w:pPr>
      <w:rPr>
        <w:rFonts w:hint="default" w:ascii="Symbol" w:hAnsi="Symbol"/>
      </w:rPr>
    </w:lvl>
    <w:lvl w:ilvl="4" w:tplc="2416C5EE">
      <w:start w:val="1"/>
      <w:numFmt w:val="bullet"/>
      <w:lvlText w:val="o"/>
      <w:lvlJc w:val="left"/>
      <w:pPr>
        <w:ind w:left="3600" w:hanging="360"/>
      </w:pPr>
      <w:rPr>
        <w:rFonts w:hint="default" w:ascii="Courier New" w:hAnsi="Courier New"/>
      </w:rPr>
    </w:lvl>
    <w:lvl w:ilvl="5" w:tplc="BE486F2C">
      <w:start w:val="1"/>
      <w:numFmt w:val="bullet"/>
      <w:lvlText w:val=""/>
      <w:lvlJc w:val="left"/>
      <w:pPr>
        <w:ind w:left="4320" w:hanging="360"/>
      </w:pPr>
      <w:rPr>
        <w:rFonts w:hint="default" w:ascii="Wingdings" w:hAnsi="Wingdings"/>
      </w:rPr>
    </w:lvl>
    <w:lvl w:ilvl="6" w:tplc="88EEB2DC">
      <w:start w:val="1"/>
      <w:numFmt w:val="bullet"/>
      <w:lvlText w:val=""/>
      <w:lvlJc w:val="left"/>
      <w:pPr>
        <w:ind w:left="5040" w:hanging="360"/>
      </w:pPr>
      <w:rPr>
        <w:rFonts w:hint="default" w:ascii="Symbol" w:hAnsi="Symbol"/>
      </w:rPr>
    </w:lvl>
    <w:lvl w:ilvl="7" w:tplc="44B8A540">
      <w:start w:val="1"/>
      <w:numFmt w:val="bullet"/>
      <w:lvlText w:val="o"/>
      <w:lvlJc w:val="left"/>
      <w:pPr>
        <w:ind w:left="5760" w:hanging="360"/>
      </w:pPr>
      <w:rPr>
        <w:rFonts w:hint="default" w:ascii="Courier New" w:hAnsi="Courier New"/>
      </w:rPr>
    </w:lvl>
    <w:lvl w:ilvl="8" w:tplc="FC5AC982">
      <w:start w:val="1"/>
      <w:numFmt w:val="bullet"/>
      <w:lvlText w:val=""/>
      <w:lvlJc w:val="left"/>
      <w:pPr>
        <w:ind w:left="6480" w:hanging="360"/>
      </w:pPr>
      <w:rPr>
        <w:rFonts w:hint="default" w:ascii="Wingdings" w:hAnsi="Wingdings"/>
      </w:rPr>
    </w:lvl>
  </w:abstractNum>
  <w:abstractNum w:abstractNumId="80" w15:restartNumberingAfterBreak="0">
    <w:nsid w:val="56AF2FFF"/>
    <w:multiLevelType w:val="multilevel"/>
    <w:tmpl w:val="020CCC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56CF0BE0"/>
    <w:multiLevelType w:val="hybridMultilevel"/>
    <w:tmpl w:val="9086094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2" w15:restartNumberingAfterBreak="0">
    <w:nsid w:val="585F738F"/>
    <w:multiLevelType w:val="multilevel"/>
    <w:tmpl w:val="F1840F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595FEC1A"/>
    <w:multiLevelType w:val="hybridMultilevel"/>
    <w:tmpl w:val="F1BC46FC"/>
    <w:lvl w:ilvl="0" w:tplc="B986C3E2">
      <w:start w:val="1"/>
      <w:numFmt w:val="bullet"/>
      <w:lvlText w:val=""/>
      <w:lvlJc w:val="left"/>
      <w:pPr>
        <w:ind w:left="720" w:hanging="360"/>
      </w:pPr>
      <w:rPr>
        <w:rFonts w:hint="default" w:ascii="Symbol" w:hAnsi="Symbol"/>
      </w:rPr>
    </w:lvl>
    <w:lvl w:ilvl="1" w:tplc="56988D78">
      <w:start w:val="1"/>
      <w:numFmt w:val="bullet"/>
      <w:lvlText w:val="o"/>
      <w:lvlJc w:val="left"/>
      <w:pPr>
        <w:ind w:left="1440" w:hanging="360"/>
      </w:pPr>
      <w:rPr>
        <w:rFonts w:hint="default" w:ascii="Courier New" w:hAnsi="Courier New"/>
      </w:rPr>
    </w:lvl>
    <w:lvl w:ilvl="2" w:tplc="A2F0847A">
      <w:start w:val="1"/>
      <w:numFmt w:val="bullet"/>
      <w:lvlText w:val=""/>
      <w:lvlJc w:val="left"/>
      <w:pPr>
        <w:ind w:left="2160" w:hanging="360"/>
      </w:pPr>
      <w:rPr>
        <w:rFonts w:hint="default" w:ascii="Wingdings" w:hAnsi="Wingdings"/>
      </w:rPr>
    </w:lvl>
    <w:lvl w:ilvl="3" w:tplc="A0F0A118">
      <w:start w:val="1"/>
      <w:numFmt w:val="bullet"/>
      <w:lvlText w:val=""/>
      <w:lvlJc w:val="left"/>
      <w:pPr>
        <w:ind w:left="2880" w:hanging="360"/>
      </w:pPr>
      <w:rPr>
        <w:rFonts w:hint="default" w:ascii="Symbol" w:hAnsi="Symbol"/>
      </w:rPr>
    </w:lvl>
    <w:lvl w:ilvl="4" w:tplc="A426EEE6">
      <w:start w:val="1"/>
      <w:numFmt w:val="bullet"/>
      <w:lvlText w:val="o"/>
      <w:lvlJc w:val="left"/>
      <w:pPr>
        <w:ind w:left="3600" w:hanging="360"/>
      </w:pPr>
      <w:rPr>
        <w:rFonts w:hint="default" w:ascii="Courier New" w:hAnsi="Courier New"/>
      </w:rPr>
    </w:lvl>
    <w:lvl w:ilvl="5" w:tplc="A3FED792">
      <w:start w:val="1"/>
      <w:numFmt w:val="bullet"/>
      <w:lvlText w:val=""/>
      <w:lvlJc w:val="left"/>
      <w:pPr>
        <w:ind w:left="4320" w:hanging="360"/>
      </w:pPr>
      <w:rPr>
        <w:rFonts w:hint="default" w:ascii="Wingdings" w:hAnsi="Wingdings"/>
      </w:rPr>
    </w:lvl>
    <w:lvl w:ilvl="6" w:tplc="8B0E1AA6">
      <w:start w:val="1"/>
      <w:numFmt w:val="bullet"/>
      <w:lvlText w:val=""/>
      <w:lvlJc w:val="left"/>
      <w:pPr>
        <w:ind w:left="5040" w:hanging="360"/>
      </w:pPr>
      <w:rPr>
        <w:rFonts w:hint="default" w:ascii="Symbol" w:hAnsi="Symbol"/>
      </w:rPr>
    </w:lvl>
    <w:lvl w:ilvl="7" w:tplc="D27C6BDA">
      <w:start w:val="1"/>
      <w:numFmt w:val="bullet"/>
      <w:lvlText w:val="o"/>
      <w:lvlJc w:val="left"/>
      <w:pPr>
        <w:ind w:left="5760" w:hanging="360"/>
      </w:pPr>
      <w:rPr>
        <w:rFonts w:hint="default" w:ascii="Courier New" w:hAnsi="Courier New"/>
      </w:rPr>
    </w:lvl>
    <w:lvl w:ilvl="8" w:tplc="0554AE06">
      <w:start w:val="1"/>
      <w:numFmt w:val="bullet"/>
      <w:lvlText w:val=""/>
      <w:lvlJc w:val="left"/>
      <w:pPr>
        <w:ind w:left="6480" w:hanging="360"/>
      </w:pPr>
      <w:rPr>
        <w:rFonts w:hint="default" w:ascii="Wingdings" w:hAnsi="Wingdings"/>
      </w:rPr>
    </w:lvl>
  </w:abstractNum>
  <w:abstractNum w:abstractNumId="84" w15:restartNumberingAfterBreak="0">
    <w:nsid w:val="5B6C8141"/>
    <w:multiLevelType w:val="hybridMultilevel"/>
    <w:tmpl w:val="6B1A4D2A"/>
    <w:lvl w:ilvl="0" w:tplc="CA86F282">
      <w:start w:val="1"/>
      <w:numFmt w:val="decimal"/>
      <w:lvlText w:val="%1."/>
      <w:lvlJc w:val="left"/>
      <w:pPr>
        <w:ind w:left="720" w:hanging="360"/>
      </w:pPr>
    </w:lvl>
    <w:lvl w:ilvl="1" w:tplc="2026A40A">
      <w:start w:val="1"/>
      <w:numFmt w:val="lowerLetter"/>
      <w:lvlText w:val="%2."/>
      <w:lvlJc w:val="left"/>
      <w:pPr>
        <w:ind w:left="1440" w:hanging="360"/>
      </w:pPr>
    </w:lvl>
    <w:lvl w:ilvl="2" w:tplc="A672F6F4">
      <w:start w:val="1"/>
      <w:numFmt w:val="lowerRoman"/>
      <w:lvlText w:val="%3."/>
      <w:lvlJc w:val="right"/>
      <w:pPr>
        <w:ind w:left="2160" w:hanging="180"/>
      </w:pPr>
    </w:lvl>
    <w:lvl w:ilvl="3" w:tplc="AAF2AA78">
      <w:start w:val="1"/>
      <w:numFmt w:val="decimal"/>
      <w:lvlText w:val="%4."/>
      <w:lvlJc w:val="left"/>
      <w:pPr>
        <w:ind w:left="2880" w:hanging="360"/>
      </w:pPr>
    </w:lvl>
    <w:lvl w:ilvl="4" w:tplc="5BB0D708">
      <w:start w:val="1"/>
      <w:numFmt w:val="lowerLetter"/>
      <w:lvlText w:val="%5."/>
      <w:lvlJc w:val="left"/>
      <w:pPr>
        <w:ind w:left="3600" w:hanging="360"/>
      </w:pPr>
    </w:lvl>
    <w:lvl w:ilvl="5" w:tplc="C83EA9CC">
      <w:start w:val="1"/>
      <w:numFmt w:val="lowerRoman"/>
      <w:lvlText w:val="%6."/>
      <w:lvlJc w:val="right"/>
      <w:pPr>
        <w:ind w:left="4320" w:hanging="180"/>
      </w:pPr>
    </w:lvl>
    <w:lvl w:ilvl="6" w:tplc="65E696BC">
      <w:start w:val="1"/>
      <w:numFmt w:val="decimal"/>
      <w:lvlText w:val="%7."/>
      <w:lvlJc w:val="left"/>
      <w:pPr>
        <w:ind w:left="5040" w:hanging="360"/>
      </w:pPr>
    </w:lvl>
    <w:lvl w:ilvl="7" w:tplc="38F22C46">
      <w:start w:val="1"/>
      <w:numFmt w:val="lowerLetter"/>
      <w:lvlText w:val="%8."/>
      <w:lvlJc w:val="left"/>
      <w:pPr>
        <w:ind w:left="5760" w:hanging="360"/>
      </w:pPr>
    </w:lvl>
    <w:lvl w:ilvl="8" w:tplc="D7EAEAB2">
      <w:start w:val="1"/>
      <w:numFmt w:val="lowerRoman"/>
      <w:lvlText w:val="%9."/>
      <w:lvlJc w:val="right"/>
      <w:pPr>
        <w:ind w:left="6480" w:hanging="180"/>
      </w:pPr>
    </w:lvl>
  </w:abstractNum>
  <w:abstractNum w:abstractNumId="85" w15:restartNumberingAfterBreak="0">
    <w:nsid w:val="5DE61D3A"/>
    <w:multiLevelType w:val="hybridMultilevel"/>
    <w:tmpl w:val="086423FE"/>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86" w15:restartNumberingAfterBreak="0">
    <w:nsid w:val="5E2D2AC7"/>
    <w:multiLevelType w:val="hybridMultilevel"/>
    <w:tmpl w:val="B2366F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7" w15:restartNumberingAfterBreak="0">
    <w:nsid w:val="5EE54ACF"/>
    <w:multiLevelType w:val="hybridMultilevel"/>
    <w:tmpl w:val="6588B338"/>
    <w:lvl w:ilvl="0" w:tplc="025AB4BE">
      <w:start w:val="1"/>
      <w:numFmt w:val="bullet"/>
      <w:lvlText w:val=""/>
      <w:lvlJc w:val="left"/>
      <w:pPr>
        <w:ind w:left="1440" w:hanging="360"/>
      </w:pPr>
      <w:rPr>
        <w:rFonts w:hint="default" w:ascii="Symbol" w:hAnsi="Symbol"/>
      </w:rPr>
    </w:lvl>
    <w:lvl w:ilvl="1" w:tplc="4C8AE08A">
      <w:start w:val="1"/>
      <w:numFmt w:val="bullet"/>
      <w:lvlText w:val="o"/>
      <w:lvlJc w:val="left"/>
      <w:pPr>
        <w:ind w:left="2160" w:hanging="360"/>
      </w:pPr>
      <w:rPr>
        <w:rFonts w:hint="default" w:ascii="Courier New" w:hAnsi="Courier New"/>
      </w:rPr>
    </w:lvl>
    <w:lvl w:ilvl="2" w:tplc="89668E02">
      <w:start w:val="1"/>
      <w:numFmt w:val="bullet"/>
      <w:lvlText w:val=""/>
      <w:lvlJc w:val="left"/>
      <w:pPr>
        <w:ind w:left="2880" w:hanging="360"/>
      </w:pPr>
      <w:rPr>
        <w:rFonts w:hint="default" w:ascii="Wingdings" w:hAnsi="Wingdings"/>
      </w:rPr>
    </w:lvl>
    <w:lvl w:ilvl="3" w:tplc="46162A7A">
      <w:start w:val="1"/>
      <w:numFmt w:val="bullet"/>
      <w:lvlText w:val=""/>
      <w:lvlJc w:val="left"/>
      <w:pPr>
        <w:ind w:left="3600" w:hanging="360"/>
      </w:pPr>
      <w:rPr>
        <w:rFonts w:hint="default" w:ascii="Symbol" w:hAnsi="Symbol"/>
      </w:rPr>
    </w:lvl>
    <w:lvl w:ilvl="4" w:tplc="D256DDD6">
      <w:start w:val="1"/>
      <w:numFmt w:val="bullet"/>
      <w:lvlText w:val="o"/>
      <w:lvlJc w:val="left"/>
      <w:pPr>
        <w:ind w:left="4320" w:hanging="360"/>
      </w:pPr>
      <w:rPr>
        <w:rFonts w:hint="default" w:ascii="Courier New" w:hAnsi="Courier New"/>
      </w:rPr>
    </w:lvl>
    <w:lvl w:ilvl="5" w:tplc="05D646E8">
      <w:start w:val="1"/>
      <w:numFmt w:val="bullet"/>
      <w:lvlText w:val=""/>
      <w:lvlJc w:val="left"/>
      <w:pPr>
        <w:ind w:left="5040" w:hanging="360"/>
      </w:pPr>
      <w:rPr>
        <w:rFonts w:hint="default" w:ascii="Wingdings" w:hAnsi="Wingdings"/>
      </w:rPr>
    </w:lvl>
    <w:lvl w:ilvl="6" w:tplc="AF225894">
      <w:start w:val="1"/>
      <w:numFmt w:val="bullet"/>
      <w:lvlText w:val=""/>
      <w:lvlJc w:val="left"/>
      <w:pPr>
        <w:ind w:left="5760" w:hanging="360"/>
      </w:pPr>
      <w:rPr>
        <w:rFonts w:hint="default" w:ascii="Symbol" w:hAnsi="Symbol"/>
      </w:rPr>
    </w:lvl>
    <w:lvl w:ilvl="7" w:tplc="AB36CACA">
      <w:start w:val="1"/>
      <w:numFmt w:val="bullet"/>
      <w:lvlText w:val="o"/>
      <w:lvlJc w:val="left"/>
      <w:pPr>
        <w:ind w:left="6480" w:hanging="360"/>
      </w:pPr>
      <w:rPr>
        <w:rFonts w:hint="default" w:ascii="Courier New" w:hAnsi="Courier New"/>
      </w:rPr>
    </w:lvl>
    <w:lvl w:ilvl="8" w:tplc="66AA0626">
      <w:start w:val="1"/>
      <w:numFmt w:val="bullet"/>
      <w:lvlText w:val=""/>
      <w:lvlJc w:val="left"/>
      <w:pPr>
        <w:ind w:left="7200" w:hanging="360"/>
      </w:pPr>
      <w:rPr>
        <w:rFonts w:hint="default" w:ascii="Wingdings" w:hAnsi="Wingdings"/>
      </w:rPr>
    </w:lvl>
  </w:abstractNum>
  <w:abstractNum w:abstractNumId="88" w15:restartNumberingAfterBreak="0">
    <w:nsid w:val="60265F56"/>
    <w:multiLevelType w:val="hybridMultilevel"/>
    <w:tmpl w:val="0F50E3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9" w15:restartNumberingAfterBreak="0">
    <w:nsid w:val="62330DEC"/>
    <w:multiLevelType w:val="multilevel"/>
    <w:tmpl w:val="B03A4E2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63DB0F61"/>
    <w:multiLevelType w:val="hybridMultilevel"/>
    <w:tmpl w:val="6950A5F4"/>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91" w15:restartNumberingAfterBreak="0">
    <w:nsid w:val="64A72C56"/>
    <w:multiLevelType w:val="hybridMultilevel"/>
    <w:tmpl w:val="461852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2" w15:restartNumberingAfterBreak="0">
    <w:nsid w:val="65B28635"/>
    <w:multiLevelType w:val="hybridMultilevel"/>
    <w:tmpl w:val="0DCEEA9E"/>
    <w:lvl w:ilvl="0" w:tplc="4A0292B4">
      <w:start w:val="1"/>
      <w:numFmt w:val="bullet"/>
      <w:lvlText w:val=""/>
      <w:lvlJc w:val="left"/>
      <w:pPr>
        <w:ind w:left="720" w:hanging="360"/>
      </w:pPr>
      <w:rPr>
        <w:rFonts w:hint="default" w:ascii="Symbol" w:hAnsi="Symbol"/>
      </w:rPr>
    </w:lvl>
    <w:lvl w:ilvl="1" w:tplc="91D287FC">
      <w:start w:val="1"/>
      <w:numFmt w:val="bullet"/>
      <w:lvlText w:val="o"/>
      <w:lvlJc w:val="left"/>
      <w:pPr>
        <w:ind w:left="1440" w:hanging="360"/>
      </w:pPr>
      <w:rPr>
        <w:rFonts w:hint="default" w:ascii="Courier New" w:hAnsi="Courier New"/>
      </w:rPr>
    </w:lvl>
    <w:lvl w:ilvl="2" w:tplc="5B7614DA">
      <w:start w:val="1"/>
      <w:numFmt w:val="bullet"/>
      <w:lvlText w:val=""/>
      <w:lvlJc w:val="left"/>
      <w:pPr>
        <w:ind w:left="2160" w:hanging="360"/>
      </w:pPr>
      <w:rPr>
        <w:rFonts w:hint="default" w:ascii="Wingdings" w:hAnsi="Wingdings"/>
      </w:rPr>
    </w:lvl>
    <w:lvl w:ilvl="3" w:tplc="711A5DBA">
      <w:start w:val="1"/>
      <w:numFmt w:val="bullet"/>
      <w:lvlText w:val=""/>
      <w:lvlJc w:val="left"/>
      <w:pPr>
        <w:ind w:left="2880" w:hanging="360"/>
      </w:pPr>
      <w:rPr>
        <w:rFonts w:hint="default" w:ascii="Symbol" w:hAnsi="Symbol"/>
      </w:rPr>
    </w:lvl>
    <w:lvl w:ilvl="4" w:tplc="3B6ACEAC">
      <w:start w:val="1"/>
      <w:numFmt w:val="bullet"/>
      <w:lvlText w:val="o"/>
      <w:lvlJc w:val="left"/>
      <w:pPr>
        <w:ind w:left="3600" w:hanging="360"/>
      </w:pPr>
      <w:rPr>
        <w:rFonts w:hint="default" w:ascii="Courier New" w:hAnsi="Courier New"/>
      </w:rPr>
    </w:lvl>
    <w:lvl w:ilvl="5" w:tplc="4D3C88FC">
      <w:start w:val="1"/>
      <w:numFmt w:val="bullet"/>
      <w:lvlText w:val=""/>
      <w:lvlJc w:val="left"/>
      <w:pPr>
        <w:ind w:left="4320" w:hanging="360"/>
      </w:pPr>
      <w:rPr>
        <w:rFonts w:hint="default" w:ascii="Wingdings" w:hAnsi="Wingdings"/>
      </w:rPr>
    </w:lvl>
    <w:lvl w:ilvl="6" w:tplc="9C66637E">
      <w:start w:val="1"/>
      <w:numFmt w:val="bullet"/>
      <w:lvlText w:val=""/>
      <w:lvlJc w:val="left"/>
      <w:pPr>
        <w:ind w:left="5040" w:hanging="360"/>
      </w:pPr>
      <w:rPr>
        <w:rFonts w:hint="default" w:ascii="Symbol" w:hAnsi="Symbol"/>
      </w:rPr>
    </w:lvl>
    <w:lvl w:ilvl="7" w:tplc="6DACD51C">
      <w:start w:val="1"/>
      <w:numFmt w:val="bullet"/>
      <w:lvlText w:val="o"/>
      <w:lvlJc w:val="left"/>
      <w:pPr>
        <w:ind w:left="5760" w:hanging="360"/>
      </w:pPr>
      <w:rPr>
        <w:rFonts w:hint="default" w:ascii="Courier New" w:hAnsi="Courier New"/>
      </w:rPr>
    </w:lvl>
    <w:lvl w:ilvl="8" w:tplc="1C404090">
      <w:start w:val="1"/>
      <w:numFmt w:val="bullet"/>
      <w:lvlText w:val=""/>
      <w:lvlJc w:val="left"/>
      <w:pPr>
        <w:ind w:left="6480" w:hanging="360"/>
      </w:pPr>
      <w:rPr>
        <w:rFonts w:hint="default" w:ascii="Wingdings" w:hAnsi="Wingdings"/>
      </w:rPr>
    </w:lvl>
  </w:abstractNum>
  <w:abstractNum w:abstractNumId="93" w15:restartNumberingAfterBreak="0">
    <w:nsid w:val="65CD47C1"/>
    <w:multiLevelType w:val="multilevel"/>
    <w:tmpl w:val="D8B087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67F5B915"/>
    <w:multiLevelType w:val="hybridMultilevel"/>
    <w:tmpl w:val="873A4B92"/>
    <w:lvl w:ilvl="0" w:tplc="9000E5BE">
      <w:start w:val="1"/>
      <w:numFmt w:val="bullet"/>
      <w:lvlText w:val=""/>
      <w:lvlJc w:val="left"/>
      <w:pPr>
        <w:ind w:left="1080" w:hanging="360"/>
      </w:pPr>
      <w:rPr>
        <w:rFonts w:hint="default" w:ascii="Symbol" w:hAnsi="Symbol"/>
      </w:rPr>
    </w:lvl>
    <w:lvl w:ilvl="1" w:tplc="6F3254BA">
      <w:start w:val="1"/>
      <w:numFmt w:val="bullet"/>
      <w:lvlText w:val="o"/>
      <w:lvlJc w:val="left"/>
      <w:pPr>
        <w:ind w:left="1800" w:hanging="360"/>
      </w:pPr>
      <w:rPr>
        <w:rFonts w:hint="default" w:ascii="Courier New" w:hAnsi="Courier New"/>
      </w:rPr>
    </w:lvl>
    <w:lvl w:ilvl="2" w:tplc="C72A339C">
      <w:start w:val="1"/>
      <w:numFmt w:val="bullet"/>
      <w:lvlText w:val=""/>
      <w:lvlJc w:val="left"/>
      <w:pPr>
        <w:ind w:left="2520" w:hanging="360"/>
      </w:pPr>
      <w:rPr>
        <w:rFonts w:hint="default" w:ascii="Wingdings" w:hAnsi="Wingdings"/>
      </w:rPr>
    </w:lvl>
    <w:lvl w:ilvl="3" w:tplc="3FDE9E52">
      <w:start w:val="1"/>
      <w:numFmt w:val="bullet"/>
      <w:lvlText w:val=""/>
      <w:lvlJc w:val="left"/>
      <w:pPr>
        <w:ind w:left="3240" w:hanging="360"/>
      </w:pPr>
      <w:rPr>
        <w:rFonts w:hint="default" w:ascii="Symbol" w:hAnsi="Symbol"/>
      </w:rPr>
    </w:lvl>
    <w:lvl w:ilvl="4" w:tplc="48FC4A7E">
      <w:start w:val="1"/>
      <w:numFmt w:val="bullet"/>
      <w:lvlText w:val="o"/>
      <w:lvlJc w:val="left"/>
      <w:pPr>
        <w:ind w:left="3960" w:hanging="360"/>
      </w:pPr>
      <w:rPr>
        <w:rFonts w:hint="default" w:ascii="Courier New" w:hAnsi="Courier New"/>
      </w:rPr>
    </w:lvl>
    <w:lvl w:ilvl="5" w:tplc="1076F644">
      <w:start w:val="1"/>
      <w:numFmt w:val="bullet"/>
      <w:lvlText w:val=""/>
      <w:lvlJc w:val="left"/>
      <w:pPr>
        <w:ind w:left="4680" w:hanging="360"/>
      </w:pPr>
      <w:rPr>
        <w:rFonts w:hint="default" w:ascii="Wingdings" w:hAnsi="Wingdings"/>
      </w:rPr>
    </w:lvl>
    <w:lvl w:ilvl="6" w:tplc="1E4A6B10">
      <w:start w:val="1"/>
      <w:numFmt w:val="bullet"/>
      <w:lvlText w:val=""/>
      <w:lvlJc w:val="left"/>
      <w:pPr>
        <w:ind w:left="5400" w:hanging="360"/>
      </w:pPr>
      <w:rPr>
        <w:rFonts w:hint="default" w:ascii="Symbol" w:hAnsi="Symbol"/>
      </w:rPr>
    </w:lvl>
    <w:lvl w:ilvl="7" w:tplc="9BA226AA">
      <w:start w:val="1"/>
      <w:numFmt w:val="bullet"/>
      <w:lvlText w:val="o"/>
      <w:lvlJc w:val="left"/>
      <w:pPr>
        <w:ind w:left="6120" w:hanging="360"/>
      </w:pPr>
      <w:rPr>
        <w:rFonts w:hint="default" w:ascii="Courier New" w:hAnsi="Courier New"/>
      </w:rPr>
    </w:lvl>
    <w:lvl w:ilvl="8" w:tplc="8F6A5370">
      <w:start w:val="1"/>
      <w:numFmt w:val="bullet"/>
      <w:lvlText w:val=""/>
      <w:lvlJc w:val="left"/>
      <w:pPr>
        <w:ind w:left="6840" w:hanging="360"/>
      </w:pPr>
      <w:rPr>
        <w:rFonts w:hint="default" w:ascii="Wingdings" w:hAnsi="Wingdings"/>
      </w:rPr>
    </w:lvl>
  </w:abstractNum>
  <w:abstractNum w:abstractNumId="95" w15:restartNumberingAfterBreak="0">
    <w:nsid w:val="68083C62"/>
    <w:multiLevelType w:val="multilevel"/>
    <w:tmpl w:val="0FD845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697A3156"/>
    <w:multiLevelType w:val="hybridMultilevel"/>
    <w:tmpl w:val="2C4A60A0"/>
    <w:lvl w:ilvl="0" w:tplc="6588A51A">
      <w:start w:val="1"/>
      <w:numFmt w:val="decimal"/>
      <w:lvlText w:val="%1."/>
      <w:lvlJc w:val="left"/>
      <w:pPr>
        <w:ind w:left="720" w:hanging="360"/>
      </w:pPr>
    </w:lvl>
    <w:lvl w:ilvl="1" w:tplc="509843D4">
      <w:start w:val="1"/>
      <w:numFmt w:val="lowerLetter"/>
      <w:lvlText w:val="%2."/>
      <w:lvlJc w:val="left"/>
      <w:pPr>
        <w:ind w:left="1440" w:hanging="360"/>
      </w:pPr>
    </w:lvl>
    <w:lvl w:ilvl="2" w:tplc="AF829A10">
      <w:start w:val="1"/>
      <w:numFmt w:val="lowerRoman"/>
      <w:lvlText w:val="%3."/>
      <w:lvlJc w:val="right"/>
      <w:pPr>
        <w:ind w:left="2160" w:hanging="180"/>
      </w:pPr>
    </w:lvl>
    <w:lvl w:ilvl="3" w:tplc="E512760C">
      <w:start w:val="1"/>
      <w:numFmt w:val="decimal"/>
      <w:lvlText w:val="%4."/>
      <w:lvlJc w:val="left"/>
      <w:pPr>
        <w:ind w:left="2880" w:hanging="360"/>
      </w:pPr>
    </w:lvl>
    <w:lvl w:ilvl="4" w:tplc="3356F0F4">
      <w:start w:val="1"/>
      <w:numFmt w:val="lowerLetter"/>
      <w:lvlText w:val="%5."/>
      <w:lvlJc w:val="left"/>
      <w:pPr>
        <w:ind w:left="3600" w:hanging="360"/>
      </w:pPr>
    </w:lvl>
    <w:lvl w:ilvl="5" w:tplc="8BA80DBA">
      <w:start w:val="1"/>
      <w:numFmt w:val="lowerRoman"/>
      <w:lvlText w:val="%6."/>
      <w:lvlJc w:val="right"/>
      <w:pPr>
        <w:ind w:left="4320" w:hanging="180"/>
      </w:pPr>
    </w:lvl>
    <w:lvl w:ilvl="6" w:tplc="034820E2">
      <w:start w:val="1"/>
      <w:numFmt w:val="decimal"/>
      <w:lvlText w:val="%7."/>
      <w:lvlJc w:val="left"/>
      <w:pPr>
        <w:ind w:left="5040" w:hanging="360"/>
      </w:pPr>
    </w:lvl>
    <w:lvl w:ilvl="7" w:tplc="FAB0BC80">
      <w:start w:val="1"/>
      <w:numFmt w:val="lowerLetter"/>
      <w:lvlText w:val="%8."/>
      <w:lvlJc w:val="left"/>
      <w:pPr>
        <w:ind w:left="5760" w:hanging="360"/>
      </w:pPr>
    </w:lvl>
    <w:lvl w:ilvl="8" w:tplc="F9B42E44">
      <w:start w:val="1"/>
      <w:numFmt w:val="lowerRoman"/>
      <w:lvlText w:val="%9."/>
      <w:lvlJc w:val="right"/>
      <w:pPr>
        <w:ind w:left="6480" w:hanging="180"/>
      </w:pPr>
    </w:lvl>
  </w:abstractNum>
  <w:abstractNum w:abstractNumId="97" w15:restartNumberingAfterBreak="0">
    <w:nsid w:val="69C749F8"/>
    <w:multiLevelType w:val="hybridMultilevel"/>
    <w:tmpl w:val="06400E9A"/>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98" w15:restartNumberingAfterBreak="0">
    <w:nsid w:val="6A49350C"/>
    <w:multiLevelType w:val="hybridMultilevel"/>
    <w:tmpl w:val="9BBE42B0"/>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99" w15:restartNumberingAfterBreak="0">
    <w:nsid w:val="6AA74C64"/>
    <w:multiLevelType w:val="multilevel"/>
    <w:tmpl w:val="ECA4EA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ind w:left="2160" w:hanging="360"/>
      </w:pPr>
      <w:rPr>
        <w:rFonts w:hint="default" w:ascii="Symbol" w:hAnsi="Symbol"/>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AB91761"/>
    <w:multiLevelType w:val="hybridMultilevel"/>
    <w:tmpl w:val="41F855B8"/>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01" w15:restartNumberingAfterBreak="0">
    <w:nsid w:val="6D4E1351"/>
    <w:multiLevelType w:val="multilevel"/>
    <w:tmpl w:val="96A6EE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6DB4546D"/>
    <w:multiLevelType w:val="hybridMultilevel"/>
    <w:tmpl w:val="4C5A97CA"/>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03" w15:restartNumberingAfterBreak="0">
    <w:nsid w:val="6E115C02"/>
    <w:multiLevelType w:val="hybridMultilevel"/>
    <w:tmpl w:val="CDF4C6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E84E68B"/>
    <w:multiLevelType w:val="hybridMultilevel"/>
    <w:tmpl w:val="996A0424"/>
    <w:lvl w:ilvl="0" w:tplc="55A63320">
      <w:start w:val="1"/>
      <w:numFmt w:val="bullet"/>
      <w:lvlText w:val="♦"/>
      <w:lvlJc w:val="left"/>
      <w:pPr>
        <w:ind w:left="720" w:hanging="360"/>
      </w:pPr>
      <w:rPr>
        <w:rFonts w:hint="default" w:ascii="Courier New" w:hAnsi="Courier New"/>
      </w:rPr>
    </w:lvl>
    <w:lvl w:ilvl="1" w:tplc="C57498BC">
      <w:start w:val="1"/>
      <w:numFmt w:val="bullet"/>
      <w:lvlText w:val="o"/>
      <w:lvlJc w:val="left"/>
      <w:pPr>
        <w:ind w:left="1440" w:hanging="360"/>
      </w:pPr>
      <w:rPr>
        <w:rFonts w:hint="default" w:ascii="Courier New" w:hAnsi="Courier New"/>
      </w:rPr>
    </w:lvl>
    <w:lvl w:ilvl="2" w:tplc="FF84F9F6">
      <w:start w:val="1"/>
      <w:numFmt w:val="bullet"/>
      <w:lvlText w:val=""/>
      <w:lvlJc w:val="left"/>
      <w:pPr>
        <w:ind w:left="2160" w:hanging="360"/>
      </w:pPr>
      <w:rPr>
        <w:rFonts w:hint="default" w:ascii="Wingdings" w:hAnsi="Wingdings"/>
      </w:rPr>
    </w:lvl>
    <w:lvl w:ilvl="3" w:tplc="E306DFF0">
      <w:start w:val="1"/>
      <w:numFmt w:val="bullet"/>
      <w:lvlText w:val=""/>
      <w:lvlJc w:val="left"/>
      <w:pPr>
        <w:ind w:left="2880" w:hanging="360"/>
      </w:pPr>
      <w:rPr>
        <w:rFonts w:hint="default" w:ascii="Symbol" w:hAnsi="Symbol"/>
      </w:rPr>
    </w:lvl>
    <w:lvl w:ilvl="4" w:tplc="AD1821C2">
      <w:start w:val="1"/>
      <w:numFmt w:val="bullet"/>
      <w:lvlText w:val="o"/>
      <w:lvlJc w:val="left"/>
      <w:pPr>
        <w:ind w:left="3600" w:hanging="360"/>
      </w:pPr>
      <w:rPr>
        <w:rFonts w:hint="default" w:ascii="Courier New" w:hAnsi="Courier New"/>
      </w:rPr>
    </w:lvl>
    <w:lvl w:ilvl="5" w:tplc="86643282">
      <w:start w:val="1"/>
      <w:numFmt w:val="bullet"/>
      <w:lvlText w:val=""/>
      <w:lvlJc w:val="left"/>
      <w:pPr>
        <w:ind w:left="4320" w:hanging="360"/>
      </w:pPr>
      <w:rPr>
        <w:rFonts w:hint="default" w:ascii="Wingdings" w:hAnsi="Wingdings"/>
      </w:rPr>
    </w:lvl>
    <w:lvl w:ilvl="6" w:tplc="177EBBF2">
      <w:start w:val="1"/>
      <w:numFmt w:val="bullet"/>
      <w:lvlText w:val=""/>
      <w:lvlJc w:val="left"/>
      <w:pPr>
        <w:ind w:left="5040" w:hanging="360"/>
      </w:pPr>
      <w:rPr>
        <w:rFonts w:hint="default" w:ascii="Symbol" w:hAnsi="Symbol"/>
      </w:rPr>
    </w:lvl>
    <w:lvl w:ilvl="7" w:tplc="EBBE6940">
      <w:start w:val="1"/>
      <w:numFmt w:val="bullet"/>
      <w:lvlText w:val="o"/>
      <w:lvlJc w:val="left"/>
      <w:pPr>
        <w:ind w:left="5760" w:hanging="360"/>
      </w:pPr>
      <w:rPr>
        <w:rFonts w:hint="default" w:ascii="Courier New" w:hAnsi="Courier New"/>
      </w:rPr>
    </w:lvl>
    <w:lvl w:ilvl="8" w:tplc="3432C806">
      <w:start w:val="1"/>
      <w:numFmt w:val="bullet"/>
      <w:lvlText w:val=""/>
      <w:lvlJc w:val="left"/>
      <w:pPr>
        <w:ind w:left="6480" w:hanging="360"/>
      </w:pPr>
      <w:rPr>
        <w:rFonts w:hint="default" w:ascii="Wingdings" w:hAnsi="Wingdings"/>
      </w:rPr>
    </w:lvl>
  </w:abstractNum>
  <w:abstractNum w:abstractNumId="105" w15:restartNumberingAfterBreak="0">
    <w:nsid w:val="6F13088A"/>
    <w:multiLevelType w:val="multilevel"/>
    <w:tmpl w:val="F5A46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FF610E2"/>
    <w:multiLevelType w:val="multilevel"/>
    <w:tmpl w:val="ECA4EA92"/>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rPr>
        <w:rFonts w:hint="default"/>
        <w:sz w:val="20"/>
      </w:rPr>
    </w:lvl>
    <w:lvl w:ilvl="2">
      <w:start w:val="1"/>
      <w:numFmt w:val="bullet"/>
      <w:lvlText w:val=""/>
      <w:lvlJc w:val="left"/>
      <w:pPr>
        <w:ind w:left="2880" w:hanging="360"/>
      </w:pPr>
      <w:rPr>
        <w:rFonts w:hint="default" w:ascii="Symbol" w:hAnsi="Symbol"/>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7" w15:restartNumberingAfterBreak="0">
    <w:nsid w:val="70B81174"/>
    <w:multiLevelType w:val="multilevel"/>
    <w:tmpl w:val="8C0AD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0C0E1F7"/>
    <w:multiLevelType w:val="hybridMultilevel"/>
    <w:tmpl w:val="2236CCBA"/>
    <w:lvl w:ilvl="0" w:tplc="ACCA5B7A">
      <w:start w:val="1"/>
      <w:numFmt w:val="decimal"/>
      <w:lvlText w:val="%1."/>
      <w:lvlJc w:val="left"/>
      <w:pPr>
        <w:ind w:left="720" w:hanging="360"/>
      </w:pPr>
    </w:lvl>
    <w:lvl w:ilvl="1" w:tplc="B5F282E8">
      <w:start w:val="1"/>
      <w:numFmt w:val="lowerLetter"/>
      <w:lvlText w:val="%2."/>
      <w:lvlJc w:val="left"/>
      <w:pPr>
        <w:ind w:left="1440" w:hanging="360"/>
      </w:pPr>
    </w:lvl>
    <w:lvl w:ilvl="2" w:tplc="8B4A1C74">
      <w:start w:val="1"/>
      <w:numFmt w:val="lowerRoman"/>
      <w:lvlText w:val="%3."/>
      <w:lvlJc w:val="right"/>
      <w:pPr>
        <w:ind w:left="2160" w:hanging="180"/>
      </w:pPr>
    </w:lvl>
    <w:lvl w:ilvl="3" w:tplc="E7322B40">
      <w:start w:val="1"/>
      <w:numFmt w:val="decimal"/>
      <w:lvlText w:val="%4."/>
      <w:lvlJc w:val="left"/>
      <w:pPr>
        <w:ind w:left="2880" w:hanging="360"/>
      </w:pPr>
    </w:lvl>
    <w:lvl w:ilvl="4" w:tplc="A4CA7F72">
      <w:start w:val="1"/>
      <w:numFmt w:val="lowerLetter"/>
      <w:lvlText w:val="%5."/>
      <w:lvlJc w:val="left"/>
      <w:pPr>
        <w:ind w:left="3600" w:hanging="360"/>
      </w:pPr>
    </w:lvl>
    <w:lvl w:ilvl="5" w:tplc="952E926E">
      <w:start w:val="1"/>
      <w:numFmt w:val="lowerRoman"/>
      <w:lvlText w:val="%6."/>
      <w:lvlJc w:val="right"/>
      <w:pPr>
        <w:ind w:left="4320" w:hanging="180"/>
      </w:pPr>
    </w:lvl>
    <w:lvl w:ilvl="6" w:tplc="2C56305C">
      <w:start w:val="1"/>
      <w:numFmt w:val="decimal"/>
      <w:lvlText w:val="%7."/>
      <w:lvlJc w:val="left"/>
      <w:pPr>
        <w:ind w:left="5040" w:hanging="360"/>
      </w:pPr>
    </w:lvl>
    <w:lvl w:ilvl="7" w:tplc="80E4228C">
      <w:start w:val="1"/>
      <w:numFmt w:val="lowerLetter"/>
      <w:lvlText w:val="%8."/>
      <w:lvlJc w:val="left"/>
      <w:pPr>
        <w:ind w:left="5760" w:hanging="360"/>
      </w:pPr>
    </w:lvl>
    <w:lvl w:ilvl="8" w:tplc="B1406670">
      <w:start w:val="1"/>
      <w:numFmt w:val="lowerRoman"/>
      <w:lvlText w:val="%9."/>
      <w:lvlJc w:val="right"/>
      <w:pPr>
        <w:ind w:left="6480" w:hanging="180"/>
      </w:pPr>
    </w:lvl>
  </w:abstractNum>
  <w:abstractNum w:abstractNumId="109" w15:restartNumberingAfterBreak="0">
    <w:nsid w:val="71058A5D"/>
    <w:multiLevelType w:val="hybridMultilevel"/>
    <w:tmpl w:val="BF7EEB00"/>
    <w:lvl w:ilvl="0" w:tplc="F8F2FC08">
      <w:start w:val="1"/>
      <w:numFmt w:val="bullet"/>
      <w:lvlText w:val=""/>
      <w:lvlJc w:val="left"/>
      <w:pPr>
        <w:ind w:left="1440" w:hanging="360"/>
      </w:pPr>
      <w:rPr>
        <w:rFonts w:hint="default" w:ascii="Symbol" w:hAnsi="Symbol"/>
      </w:rPr>
    </w:lvl>
    <w:lvl w:ilvl="1" w:tplc="4BF44AD8">
      <w:start w:val="1"/>
      <w:numFmt w:val="bullet"/>
      <w:lvlText w:val="o"/>
      <w:lvlJc w:val="left"/>
      <w:pPr>
        <w:ind w:left="2160" w:hanging="360"/>
      </w:pPr>
      <w:rPr>
        <w:rFonts w:hint="default" w:ascii="Courier New" w:hAnsi="Courier New"/>
      </w:rPr>
    </w:lvl>
    <w:lvl w:ilvl="2" w:tplc="BFF6EC16">
      <w:start w:val="1"/>
      <w:numFmt w:val="bullet"/>
      <w:lvlText w:val=""/>
      <w:lvlJc w:val="left"/>
      <w:pPr>
        <w:ind w:left="2880" w:hanging="360"/>
      </w:pPr>
      <w:rPr>
        <w:rFonts w:hint="default" w:ascii="Wingdings" w:hAnsi="Wingdings"/>
      </w:rPr>
    </w:lvl>
    <w:lvl w:ilvl="3" w:tplc="B838AC72">
      <w:start w:val="1"/>
      <w:numFmt w:val="bullet"/>
      <w:lvlText w:val=""/>
      <w:lvlJc w:val="left"/>
      <w:pPr>
        <w:ind w:left="3600" w:hanging="360"/>
      </w:pPr>
      <w:rPr>
        <w:rFonts w:hint="default" w:ascii="Symbol" w:hAnsi="Symbol"/>
      </w:rPr>
    </w:lvl>
    <w:lvl w:ilvl="4" w:tplc="0E6CB338">
      <w:start w:val="1"/>
      <w:numFmt w:val="bullet"/>
      <w:lvlText w:val="o"/>
      <w:lvlJc w:val="left"/>
      <w:pPr>
        <w:ind w:left="4320" w:hanging="360"/>
      </w:pPr>
      <w:rPr>
        <w:rFonts w:hint="default" w:ascii="Courier New" w:hAnsi="Courier New"/>
      </w:rPr>
    </w:lvl>
    <w:lvl w:ilvl="5" w:tplc="08CCD60E">
      <w:start w:val="1"/>
      <w:numFmt w:val="bullet"/>
      <w:lvlText w:val=""/>
      <w:lvlJc w:val="left"/>
      <w:pPr>
        <w:ind w:left="5040" w:hanging="360"/>
      </w:pPr>
      <w:rPr>
        <w:rFonts w:hint="default" w:ascii="Wingdings" w:hAnsi="Wingdings"/>
      </w:rPr>
    </w:lvl>
    <w:lvl w:ilvl="6" w:tplc="7BFE60B0">
      <w:start w:val="1"/>
      <w:numFmt w:val="bullet"/>
      <w:lvlText w:val=""/>
      <w:lvlJc w:val="left"/>
      <w:pPr>
        <w:ind w:left="5760" w:hanging="360"/>
      </w:pPr>
      <w:rPr>
        <w:rFonts w:hint="default" w:ascii="Symbol" w:hAnsi="Symbol"/>
      </w:rPr>
    </w:lvl>
    <w:lvl w:ilvl="7" w:tplc="C544490A">
      <w:start w:val="1"/>
      <w:numFmt w:val="bullet"/>
      <w:lvlText w:val="o"/>
      <w:lvlJc w:val="left"/>
      <w:pPr>
        <w:ind w:left="6480" w:hanging="360"/>
      </w:pPr>
      <w:rPr>
        <w:rFonts w:hint="default" w:ascii="Courier New" w:hAnsi="Courier New"/>
      </w:rPr>
    </w:lvl>
    <w:lvl w:ilvl="8" w:tplc="6824AB72">
      <w:start w:val="1"/>
      <w:numFmt w:val="bullet"/>
      <w:lvlText w:val=""/>
      <w:lvlJc w:val="left"/>
      <w:pPr>
        <w:ind w:left="7200" w:hanging="360"/>
      </w:pPr>
      <w:rPr>
        <w:rFonts w:hint="default" w:ascii="Wingdings" w:hAnsi="Wingdings"/>
      </w:rPr>
    </w:lvl>
  </w:abstractNum>
  <w:abstractNum w:abstractNumId="110" w15:restartNumberingAfterBreak="0">
    <w:nsid w:val="723522E2"/>
    <w:multiLevelType w:val="hybridMultilevel"/>
    <w:tmpl w:val="153C1126"/>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11" w15:restartNumberingAfterBreak="0">
    <w:nsid w:val="76946549"/>
    <w:multiLevelType w:val="hybridMultilevel"/>
    <w:tmpl w:val="D1A2C0B0"/>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12" w15:restartNumberingAfterBreak="0">
    <w:nsid w:val="76EA43C2"/>
    <w:multiLevelType w:val="hybridMultilevel"/>
    <w:tmpl w:val="4392A74E"/>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13" w15:restartNumberingAfterBreak="0">
    <w:nsid w:val="77107512"/>
    <w:multiLevelType w:val="hybridMultilevel"/>
    <w:tmpl w:val="167E2AD8"/>
    <w:lvl w:ilvl="0" w:tplc="EAF08262">
      <w:start w:val="1"/>
      <w:numFmt w:val="decimal"/>
      <w:lvlText w:val="%1."/>
      <w:lvlJc w:val="left"/>
      <w:pPr>
        <w:ind w:left="720" w:hanging="360"/>
      </w:pPr>
    </w:lvl>
    <w:lvl w:ilvl="1" w:tplc="7BAAB3E0">
      <w:start w:val="1"/>
      <w:numFmt w:val="lowerLetter"/>
      <w:lvlText w:val="%2."/>
      <w:lvlJc w:val="left"/>
      <w:pPr>
        <w:ind w:left="1440" w:hanging="360"/>
      </w:pPr>
    </w:lvl>
    <w:lvl w:ilvl="2" w:tplc="08BEB582">
      <w:start w:val="1"/>
      <w:numFmt w:val="lowerRoman"/>
      <w:lvlText w:val="%3."/>
      <w:lvlJc w:val="right"/>
      <w:pPr>
        <w:ind w:left="2160" w:hanging="180"/>
      </w:pPr>
    </w:lvl>
    <w:lvl w:ilvl="3" w:tplc="BBAEBA1A">
      <w:start w:val="1"/>
      <w:numFmt w:val="decimal"/>
      <w:lvlText w:val="%4."/>
      <w:lvlJc w:val="left"/>
      <w:pPr>
        <w:ind w:left="2880" w:hanging="360"/>
      </w:pPr>
    </w:lvl>
    <w:lvl w:ilvl="4" w:tplc="263AF386">
      <w:start w:val="1"/>
      <w:numFmt w:val="lowerLetter"/>
      <w:lvlText w:val="%5."/>
      <w:lvlJc w:val="left"/>
      <w:pPr>
        <w:ind w:left="3600" w:hanging="360"/>
      </w:pPr>
    </w:lvl>
    <w:lvl w:ilvl="5" w:tplc="18D64EF0">
      <w:start w:val="1"/>
      <w:numFmt w:val="lowerRoman"/>
      <w:lvlText w:val="%6."/>
      <w:lvlJc w:val="right"/>
      <w:pPr>
        <w:ind w:left="4320" w:hanging="180"/>
      </w:pPr>
    </w:lvl>
    <w:lvl w:ilvl="6" w:tplc="E73A4FD6">
      <w:start w:val="1"/>
      <w:numFmt w:val="decimal"/>
      <w:lvlText w:val="%7."/>
      <w:lvlJc w:val="left"/>
      <w:pPr>
        <w:ind w:left="5040" w:hanging="360"/>
      </w:pPr>
    </w:lvl>
    <w:lvl w:ilvl="7" w:tplc="32C2A9DC">
      <w:start w:val="1"/>
      <w:numFmt w:val="lowerLetter"/>
      <w:lvlText w:val="%8."/>
      <w:lvlJc w:val="left"/>
      <w:pPr>
        <w:ind w:left="5760" w:hanging="360"/>
      </w:pPr>
    </w:lvl>
    <w:lvl w:ilvl="8" w:tplc="D9A8854E">
      <w:start w:val="1"/>
      <w:numFmt w:val="lowerRoman"/>
      <w:lvlText w:val="%9."/>
      <w:lvlJc w:val="right"/>
      <w:pPr>
        <w:ind w:left="6480" w:hanging="180"/>
      </w:pPr>
    </w:lvl>
  </w:abstractNum>
  <w:abstractNum w:abstractNumId="114" w15:restartNumberingAfterBreak="0">
    <w:nsid w:val="77F23EB1"/>
    <w:multiLevelType w:val="hybridMultilevel"/>
    <w:tmpl w:val="BBA2F0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8800A0D"/>
    <w:multiLevelType w:val="hybridMultilevel"/>
    <w:tmpl w:val="813A362C"/>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16" w15:restartNumberingAfterBreak="0">
    <w:nsid w:val="78F485D3"/>
    <w:multiLevelType w:val="hybridMultilevel"/>
    <w:tmpl w:val="A0766EE8"/>
    <w:lvl w:ilvl="0" w:tplc="12BC2D1C">
      <w:start w:val="1"/>
      <w:numFmt w:val="bullet"/>
      <w:lvlText w:val=""/>
      <w:lvlJc w:val="left"/>
      <w:pPr>
        <w:ind w:left="1440" w:hanging="360"/>
      </w:pPr>
      <w:rPr>
        <w:rFonts w:hint="default" w:ascii="Symbol" w:hAnsi="Symbol"/>
      </w:rPr>
    </w:lvl>
    <w:lvl w:ilvl="1" w:tplc="142E8B32">
      <w:start w:val="1"/>
      <w:numFmt w:val="bullet"/>
      <w:lvlText w:val="o"/>
      <w:lvlJc w:val="left"/>
      <w:pPr>
        <w:ind w:left="2160" w:hanging="360"/>
      </w:pPr>
      <w:rPr>
        <w:rFonts w:hint="default" w:ascii="Courier New" w:hAnsi="Courier New"/>
      </w:rPr>
    </w:lvl>
    <w:lvl w:ilvl="2" w:tplc="916681C2">
      <w:start w:val="1"/>
      <w:numFmt w:val="bullet"/>
      <w:lvlText w:val=""/>
      <w:lvlJc w:val="left"/>
      <w:pPr>
        <w:ind w:left="2880" w:hanging="360"/>
      </w:pPr>
      <w:rPr>
        <w:rFonts w:hint="default" w:ascii="Wingdings" w:hAnsi="Wingdings"/>
      </w:rPr>
    </w:lvl>
    <w:lvl w:ilvl="3" w:tplc="6288923E">
      <w:start w:val="1"/>
      <w:numFmt w:val="bullet"/>
      <w:lvlText w:val=""/>
      <w:lvlJc w:val="left"/>
      <w:pPr>
        <w:ind w:left="3600" w:hanging="360"/>
      </w:pPr>
      <w:rPr>
        <w:rFonts w:hint="default" w:ascii="Symbol" w:hAnsi="Symbol"/>
      </w:rPr>
    </w:lvl>
    <w:lvl w:ilvl="4" w:tplc="B85E6260">
      <w:start w:val="1"/>
      <w:numFmt w:val="bullet"/>
      <w:lvlText w:val="o"/>
      <w:lvlJc w:val="left"/>
      <w:pPr>
        <w:ind w:left="4320" w:hanging="360"/>
      </w:pPr>
      <w:rPr>
        <w:rFonts w:hint="default" w:ascii="Courier New" w:hAnsi="Courier New"/>
      </w:rPr>
    </w:lvl>
    <w:lvl w:ilvl="5" w:tplc="63E6D654">
      <w:start w:val="1"/>
      <w:numFmt w:val="bullet"/>
      <w:lvlText w:val=""/>
      <w:lvlJc w:val="left"/>
      <w:pPr>
        <w:ind w:left="5040" w:hanging="360"/>
      </w:pPr>
      <w:rPr>
        <w:rFonts w:hint="default" w:ascii="Wingdings" w:hAnsi="Wingdings"/>
      </w:rPr>
    </w:lvl>
    <w:lvl w:ilvl="6" w:tplc="E5BAC7EE">
      <w:start w:val="1"/>
      <w:numFmt w:val="bullet"/>
      <w:lvlText w:val=""/>
      <w:lvlJc w:val="left"/>
      <w:pPr>
        <w:ind w:left="5760" w:hanging="360"/>
      </w:pPr>
      <w:rPr>
        <w:rFonts w:hint="default" w:ascii="Symbol" w:hAnsi="Symbol"/>
      </w:rPr>
    </w:lvl>
    <w:lvl w:ilvl="7" w:tplc="B398745C">
      <w:start w:val="1"/>
      <w:numFmt w:val="bullet"/>
      <w:lvlText w:val="o"/>
      <w:lvlJc w:val="left"/>
      <w:pPr>
        <w:ind w:left="6480" w:hanging="360"/>
      </w:pPr>
      <w:rPr>
        <w:rFonts w:hint="default" w:ascii="Courier New" w:hAnsi="Courier New"/>
      </w:rPr>
    </w:lvl>
    <w:lvl w:ilvl="8" w:tplc="74FEAFE6">
      <w:start w:val="1"/>
      <w:numFmt w:val="bullet"/>
      <w:lvlText w:val=""/>
      <w:lvlJc w:val="left"/>
      <w:pPr>
        <w:ind w:left="7200" w:hanging="360"/>
      </w:pPr>
      <w:rPr>
        <w:rFonts w:hint="default" w:ascii="Wingdings" w:hAnsi="Wingdings"/>
      </w:rPr>
    </w:lvl>
  </w:abstractNum>
  <w:abstractNum w:abstractNumId="117" w15:restartNumberingAfterBreak="0">
    <w:nsid w:val="79615DCC"/>
    <w:multiLevelType w:val="hybridMultilevel"/>
    <w:tmpl w:val="5546D4A6"/>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18" w15:restartNumberingAfterBreak="0">
    <w:nsid w:val="79F16A6D"/>
    <w:multiLevelType w:val="hybridMultilevel"/>
    <w:tmpl w:val="4E962E9A"/>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19" w15:restartNumberingAfterBreak="0">
    <w:nsid w:val="79F214D4"/>
    <w:multiLevelType w:val="multilevel"/>
    <w:tmpl w:val="F5A46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C10B13B"/>
    <w:multiLevelType w:val="hybridMultilevel"/>
    <w:tmpl w:val="4704C13C"/>
    <w:lvl w:ilvl="0" w:tplc="D250FD90">
      <w:start w:val="1"/>
      <w:numFmt w:val="bullet"/>
      <w:lvlText w:val=""/>
      <w:lvlJc w:val="left"/>
      <w:pPr>
        <w:ind w:left="720" w:hanging="360"/>
      </w:pPr>
      <w:rPr>
        <w:rFonts w:hint="default" w:ascii="Symbol" w:hAnsi="Symbol"/>
      </w:rPr>
    </w:lvl>
    <w:lvl w:ilvl="1" w:tplc="08BA043E">
      <w:start w:val="1"/>
      <w:numFmt w:val="bullet"/>
      <w:lvlText w:val="o"/>
      <w:lvlJc w:val="left"/>
      <w:pPr>
        <w:ind w:left="1440" w:hanging="360"/>
      </w:pPr>
      <w:rPr>
        <w:rFonts w:hint="default" w:ascii="Courier New" w:hAnsi="Courier New"/>
      </w:rPr>
    </w:lvl>
    <w:lvl w:ilvl="2" w:tplc="3590257E">
      <w:start w:val="1"/>
      <w:numFmt w:val="bullet"/>
      <w:lvlText w:val=""/>
      <w:lvlJc w:val="left"/>
      <w:pPr>
        <w:ind w:left="2160" w:hanging="360"/>
      </w:pPr>
      <w:rPr>
        <w:rFonts w:hint="default" w:ascii="Wingdings" w:hAnsi="Wingdings"/>
      </w:rPr>
    </w:lvl>
    <w:lvl w:ilvl="3" w:tplc="D012D6E6">
      <w:start w:val="1"/>
      <w:numFmt w:val="bullet"/>
      <w:lvlText w:val=""/>
      <w:lvlJc w:val="left"/>
      <w:pPr>
        <w:ind w:left="2880" w:hanging="360"/>
      </w:pPr>
      <w:rPr>
        <w:rFonts w:hint="default" w:ascii="Symbol" w:hAnsi="Symbol"/>
      </w:rPr>
    </w:lvl>
    <w:lvl w:ilvl="4" w:tplc="CB52C17A">
      <w:start w:val="1"/>
      <w:numFmt w:val="bullet"/>
      <w:lvlText w:val="o"/>
      <w:lvlJc w:val="left"/>
      <w:pPr>
        <w:ind w:left="3600" w:hanging="360"/>
      </w:pPr>
      <w:rPr>
        <w:rFonts w:hint="default" w:ascii="Courier New" w:hAnsi="Courier New"/>
      </w:rPr>
    </w:lvl>
    <w:lvl w:ilvl="5" w:tplc="03FAD706">
      <w:start w:val="1"/>
      <w:numFmt w:val="bullet"/>
      <w:lvlText w:val=""/>
      <w:lvlJc w:val="left"/>
      <w:pPr>
        <w:ind w:left="4320" w:hanging="360"/>
      </w:pPr>
      <w:rPr>
        <w:rFonts w:hint="default" w:ascii="Wingdings" w:hAnsi="Wingdings"/>
      </w:rPr>
    </w:lvl>
    <w:lvl w:ilvl="6" w:tplc="C2583A4A">
      <w:start w:val="1"/>
      <w:numFmt w:val="bullet"/>
      <w:lvlText w:val=""/>
      <w:lvlJc w:val="left"/>
      <w:pPr>
        <w:ind w:left="5040" w:hanging="360"/>
      </w:pPr>
      <w:rPr>
        <w:rFonts w:hint="default" w:ascii="Symbol" w:hAnsi="Symbol"/>
      </w:rPr>
    </w:lvl>
    <w:lvl w:ilvl="7" w:tplc="7870F664">
      <w:start w:val="1"/>
      <w:numFmt w:val="bullet"/>
      <w:lvlText w:val="o"/>
      <w:lvlJc w:val="left"/>
      <w:pPr>
        <w:ind w:left="5760" w:hanging="360"/>
      </w:pPr>
      <w:rPr>
        <w:rFonts w:hint="default" w:ascii="Courier New" w:hAnsi="Courier New"/>
      </w:rPr>
    </w:lvl>
    <w:lvl w:ilvl="8" w:tplc="1A1854DE">
      <w:start w:val="1"/>
      <w:numFmt w:val="bullet"/>
      <w:lvlText w:val=""/>
      <w:lvlJc w:val="left"/>
      <w:pPr>
        <w:ind w:left="6480" w:hanging="360"/>
      </w:pPr>
      <w:rPr>
        <w:rFonts w:hint="default" w:ascii="Wingdings" w:hAnsi="Wingdings"/>
      </w:rPr>
    </w:lvl>
  </w:abstractNum>
  <w:abstractNum w:abstractNumId="121" w15:restartNumberingAfterBreak="0">
    <w:nsid w:val="7CFB0AE9"/>
    <w:multiLevelType w:val="hybridMultilevel"/>
    <w:tmpl w:val="6BBEB738"/>
    <w:lvl w:ilvl="0" w:tplc="65D407BC">
      <w:start w:val="1"/>
      <w:numFmt w:val="decimal"/>
      <w:lvlText w:val="%1."/>
      <w:lvlJc w:val="left"/>
      <w:pPr>
        <w:ind w:left="720" w:hanging="360"/>
      </w:pPr>
    </w:lvl>
    <w:lvl w:ilvl="1" w:tplc="F028E568">
      <w:start w:val="1"/>
      <w:numFmt w:val="lowerLetter"/>
      <w:lvlText w:val="%2."/>
      <w:lvlJc w:val="left"/>
      <w:pPr>
        <w:ind w:left="1440" w:hanging="360"/>
      </w:pPr>
    </w:lvl>
    <w:lvl w:ilvl="2" w:tplc="6B52B8E4">
      <w:start w:val="1"/>
      <w:numFmt w:val="lowerRoman"/>
      <w:lvlText w:val="%3."/>
      <w:lvlJc w:val="right"/>
      <w:pPr>
        <w:ind w:left="2160" w:hanging="180"/>
      </w:pPr>
    </w:lvl>
    <w:lvl w:ilvl="3" w:tplc="A5C4BBE2">
      <w:start w:val="1"/>
      <w:numFmt w:val="decimal"/>
      <w:lvlText w:val="%4."/>
      <w:lvlJc w:val="left"/>
      <w:pPr>
        <w:ind w:left="2880" w:hanging="360"/>
      </w:pPr>
    </w:lvl>
    <w:lvl w:ilvl="4" w:tplc="5EA2C3F4">
      <w:start w:val="1"/>
      <w:numFmt w:val="lowerLetter"/>
      <w:lvlText w:val="%5."/>
      <w:lvlJc w:val="left"/>
      <w:pPr>
        <w:ind w:left="3600" w:hanging="360"/>
      </w:pPr>
    </w:lvl>
    <w:lvl w:ilvl="5" w:tplc="E47E323A">
      <w:start w:val="1"/>
      <w:numFmt w:val="lowerRoman"/>
      <w:lvlText w:val="%6."/>
      <w:lvlJc w:val="right"/>
      <w:pPr>
        <w:ind w:left="4320" w:hanging="180"/>
      </w:pPr>
    </w:lvl>
    <w:lvl w:ilvl="6" w:tplc="3ABA41CA">
      <w:start w:val="1"/>
      <w:numFmt w:val="decimal"/>
      <w:lvlText w:val="%7."/>
      <w:lvlJc w:val="left"/>
      <w:pPr>
        <w:ind w:left="5040" w:hanging="360"/>
      </w:pPr>
    </w:lvl>
    <w:lvl w:ilvl="7" w:tplc="750495E6">
      <w:start w:val="1"/>
      <w:numFmt w:val="lowerLetter"/>
      <w:lvlText w:val="%8."/>
      <w:lvlJc w:val="left"/>
      <w:pPr>
        <w:ind w:left="5760" w:hanging="360"/>
      </w:pPr>
    </w:lvl>
    <w:lvl w:ilvl="8" w:tplc="10F8481A">
      <w:start w:val="1"/>
      <w:numFmt w:val="lowerRoman"/>
      <w:lvlText w:val="%9."/>
      <w:lvlJc w:val="right"/>
      <w:pPr>
        <w:ind w:left="6480" w:hanging="180"/>
      </w:pPr>
    </w:lvl>
  </w:abstractNum>
  <w:abstractNum w:abstractNumId="122" w15:restartNumberingAfterBreak="0">
    <w:nsid w:val="7D46272C"/>
    <w:multiLevelType w:val="multilevel"/>
    <w:tmpl w:val="F5A46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DDF2A7F"/>
    <w:multiLevelType w:val="hybridMultilevel"/>
    <w:tmpl w:val="E7F2EF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4" w15:restartNumberingAfterBreak="0">
    <w:nsid w:val="7F4134AF"/>
    <w:multiLevelType w:val="multilevel"/>
    <w:tmpl w:val="BE7AF9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5" w15:restartNumberingAfterBreak="0">
    <w:nsid w:val="7FC2CC0C"/>
    <w:multiLevelType w:val="hybridMultilevel"/>
    <w:tmpl w:val="D7D6B268"/>
    <w:lvl w:ilvl="0" w:tplc="C82CD41C">
      <w:start w:val="1"/>
      <w:numFmt w:val="bullet"/>
      <w:lvlText w:val=""/>
      <w:lvlJc w:val="left"/>
      <w:pPr>
        <w:ind w:left="720" w:hanging="360"/>
      </w:pPr>
      <w:rPr>
        <w:rFonts w:hint="default" w:ascii="Symbol" w:hAnsi="Symbol"/>
      </w:rPr>
    </w:lvl>
    <w:lvl w:ilvl="1" w:tplc="BFD0381C">
      <w:start w:val="1"/>
      <w:numFmt w:val="bullet"/>
      <w:lvlText w:val="o"/>
      <w:lvlJc w:val="left"/>
      <w:pPr>
        <w:ind w:left="1440" w:hanging="360"/>
      </w:pPr>
      <w:rPr>
        <w:rFonts w:hint="default" w:ascii="Courier New" w:hAnsi="Courier New"/>
      </w:rPr>
    </w:lvl>
    <w:lvl w:ilvl="2" w:tplc="1C2C17D4">
      <w:start w:val="1"/>
      <w:numFmt w:val="bullet"/>
      <w:lvlText w:val=""/>
      <w:lvlJc w:val="left"/>
      <w:pPr>
        <w:ind w:left="2160" w:hanging="360"/>
      </w:pPr>
      <w:rPr>
        <w:rFonts w:hint="default" w:ascii="Wingdings" w:hAnsi="Wingdings"/>
      </w:rPr>
    </w:lvl>
    <w:lvl w:ilvl="3" w:tplc="A77E3940">
      <w:start w:val="1"/>
      <w:numFmt w:val="bullet"/>
      <w:lvlText w:val=""/>
      <w:lvlJc w:val="left"/>
      <w:pPr>
        <w:ind w:left="2880" w:hanging="360"/>
      </w:pPr>
      <w:rPr>
        <w:rFonts w:hint="default" w:ascii="Symbol" w:hAnsi="Symbol"/>
      </w:rPr>
    </w:lvl>
    <w:lvl w:ilvl="4" w:tplc="BA8E7E58">
      <w:start w:val="1"/>
      <w:numFmt w:val="bullet"/>
      <w:lvlText w:val="o"/>
      <w:lvlJc w:val="left"/>
      <w:pPr>
        <w:ind w:left="3600" w:hanging="360"/>
      </w:pPr>
      <w:rPr>
        <w:rFonts w:hint="default" w:ascii="Courier New" w:hAnsi="Courier New"/>
      </w:rPr>
    </w:lvl>
    <w:lvl w:ilvl="5" w:tplc="6A7480CA">
      <w:start w:val="1"/>
      <w:numFmt w:val="bullet"/>
      <w:lvlText w:val=""/>
      <w:lvlJc w:val="left"/>
      <w:pPr>
        <w:ind w:left="4320" w:hanging="360"/>
      </w:pPr>
      <w:rPr>
        <w:rFonts w:hint="default" w:ascii="Wingdings" w:hAnsi="Wingdings"/>
      </w:rPr>
    </w:lvl>
    <w:lvl w:ilvl="6" w:tplc="6D48C0A4">
      <w:start w:val="1"/>
      <w:numFmt w:val="bullet"/>
      <w:lvlText w:val=""/>
      <w:lvlJc w:val="left"/>
      <w:pPr>
        <w:ind w:left="5040" w:hanging="360"/>
      </w:pPr>
      <w:rPr>
        <w:rFonts w:hint="default" w:ascii="Symbol" w:hAnsi="Symbol"/>
      </w:rPr>
    </w:lvl>
    <w:lvl w:ilvl="7" w:tplc="CD1E790E">
      <w:start w:val="1"/>
      <w:numFmt w:val="bullet"/>
      <w:lvlText w:val="o"/>
      <w:lvlJc w:val="left"/>
      <w:pPr>
        <w:ind w:left="5760" w:hanging="360"/>
      </w:pPr>
      <w:rPr>
        <w:rFonts w:hint="default" w:ascii="Courier New" w:hAnsi="Courier New"/>
      </w:rPr>
    </w:lvl>
    <w:lvl w:ilvl="8" w:tplc="87EA9192">
      <w:start w:val="1"/>
      <w:numFmt w:val="bullet"/>
      <w:lvlText w:val=""/>
      <w:lvlJc w:val="left"/>
      <w:pPr>
        <w:ind w:left="6480" w:hanging="360"/>
      </w:pPr>
      <w:rPr>
        <w:rFonts w:hint="default" w:ascii="Wingdings" w:hAnsi="Wingdings"/>
      </w:rPr>
    </w:lvl>
  </w:abstractNum>
  <w:num w:numId="1" w16cid:durableId="587615264">
    <w:abstractNumId w:val="23"/>
  </w:num>
  <w:num w:numId="2" w16cid:durableId="1059550564">
    <w:abstractNumId w:val="94"/>
  </w:num>
  <w:num w:numId="3" w16cid:durableId="419521784">
    <w:abstractNumId w:val="61"/>
  </w:num>
  <w:num w:numId="4" w16cid:durableId="810516151">
    <w:abstractNumId w:val="72"/>
  </w:num>
  <w:num w:numId="5" w16cid:durableId="1426342583">
    <w:abstractNumId w:val="37"/>
  </w:num>
  <w:num w:numId="6" w16cid:durableId="779228144">
    <w:abstractNumId w:val="104"/>
  </w:num>
  <w:num w:numId="7" w16cid:durableId="45221679">
    <w:abstractNumId w:val="12"/>
  </w:num>
  <w:num w:numId="8" w16cid:durableId="2143306727">
    <w:abstractNumId w:val="42"/>
  </w:num>
  <w:num w:numId="9" w16cid:durableId="616252554">
    <w:abstractNumId w:val="36"/>
  </w:num>
  <w:num w:numId="10" w16cid:durableId="992682586">
    <w:abstractNumId w:val="41"/>
  </w:num>
  <w:num w:numId="11" w16cid:durableId="367679546">
    <w:abstractNumId w:val="58"/>
  </w:num>
  <w:num w:numId="12" w16cid:durableId="997222726">
    <w:abstractNumId w:val="51"/>
  </w:num>
  <w:num w:numId="13" w16cid:durableId="1303997347">
    <w:abstractNumId w:val="96"/>
  </w:num>
  <w:num w:numId="14" w16cid:durableId="209925410">
    <w:abstractNumId w:val="83"/>
  </w:num>
  <w:num w:numId="15" w16cid:durableId="1467158744">
    <w:abstractNumId w:val="121"/>
  </w:num>
  <w:num w:numId="16" w16cid:durableId="759915806">
    <w:abstractNumId w:val="92"/>
  </w:num>
  <w:num w:numId="17" w16cid:durableId="1755590759">
    <w:abstractNumId w:val="113"/>
  </w:num>
  <w:num w:numId="18" w16cid:durableId="429013478">
    <w:abstractNumId w:val="69"/>
  </w:num>
  <w:num w:numId="19" w16cid:durableId="58946216">
    <w:abstractNumId w:val="17"/>
  </w:num>
  <w:num w:numId="20" w16cid:durableId="1752307714">
    <w:abstractNumId w:val="78"/>
  </w:num>
  <w:num w:numId="21" w16cid:durableId="940720025">
    <w:abstractNumId w:val="84"/>
  </w:num>
  <w:num w:numId="22" w16cid:durableId="1389526344">
    <w:abstractNumId w:val="50"/>
  </w:num>
  <w:num w:numId="23" w16cid:durableId="1430157318">
    <w:abstractNumId w:val="39"/>
  </w:num>
  <w:num w:numId="24" w16cid:durableId="431559566">
    <w:abstractNumId w:val="108"/>
  </w:num>
  <w:num w:numId="25" w16cid:durableId="1662267988">
    <w:abstractNumId w:val="57"/>
  </w:num>
  <w:num w:numId="26" w16cid:durableId="1360088282">
    <w:abstractNumId w:val="38"/>
  </w:num>
  <w:num w:numId="27" w16cid:durableId="1062674512">
    <w:abstractNumId w:val="56"/>
  </w:num>
  <w:num w:numId="28" w16cid:durableId="1419792627">
    <w:abstractNumId w:val="120"/>
  </w:num>
  <w:num w:numId="29" w16cid:durableId="1006439195">
    <w:abstractNumId w:val="48"/>
  </w:num>
  <w:num w:numId="30" w16cid:durableId="923689904">
    <w:abstractNumId w:val="15"/>
  </w:num>
  <w:num w:numId="31" w16cid:durableId="1326981364">
    <w:abstractNumId w:val="44"/>
  </w:num>
  <w:num w:numId="32" w16cid:durableId="863593095">
    <w:abstractNumId w:val="73"/>
  </w:num>
  <w:num w:numId="33" w16cid:durableId="1006782582">
    <w:abstractNumId w:val="125"/>
  </w:num>
  <w:num w:numId="34" w16cid:durableId="294144041">
    <w:abstractNumId w:val="19"/>
  </w:num>
  <w:num w:numId="35" w16cid:durableId="2114663618">
    <w:abstractNumId w:val="79"/>
  </w:num>
  <w:num w:numId="36" w16cid:durableId="236792047">
    <w:abstractNumId w:val="40"/>
  </w:num>
  <w:num w:numId="37" w16cid:durableId="1350982681">
    <w:abstractNumId w:val="71"/>
  </w:num>
  <w:num w:numId="38" w16cid:durableId="1199973478">
    <w:abstractNumId w:val="109"/>
  </w:num>
  <w:num w:numId="39" w16cid:durableId="1153251419">
    <w:abstractNumId w:val="116"/>
  </w:num>
  <w:num w:numId="40" w16cid:durableId="1914243742">
    <w:abstractNumId w:val="87"/>
  </w:num>
  <w:num w:numId="41" w16cid:durableId="1487430581">
    <w:abstractNumId w:val="32"/>
  </w:num>
  <w:num w:numId="42" w16cid:durableId="1552575613">
    <w:abstractNumId w:val="64"/>
  </w:num>
  <w:num w:numId="43" w16cid:durableId="661474319">
    <w:abstractNumId w:val="80"/>
  </w:num>
  <w:num w:numId="44" w16cid:durableId="705839555">
    <w:abstractNumId w:val="35"/>
  </w:num>
  <w:num w:numId="45" w16cid:durableId="517621816">
    <w:abstractNumId w:val="28"/>
  </w:num>
  <w:num w:numId="46" w16cid:durableId="363753324">
    <w:abstractNumId w:val="89"/>
  </w:num>
  <w:num w:numId="47" w16cid:durableId="1478691231">
    <w:abstractNumId w:val="93"/>
  </w:num>
  <w:num w:numId="48" w16cid:durableId="4404420">
    <w:abstractNumId w:val="54"/>
  </w:num>
  <w:num w:numId="49" w16cid:durableId="2096974786">
    <w:abstractNumId w:val="10"/>
  </w:num>
  <w:num w:numId="50" w16cid:durableId="2125806794">
    <w:abstractNumId w:val="82"/>
  </w:num>
  <w:num w:numId="51" w16cid:durableId="1205484234">
    <w:abstractNumId w:val="76"/>
  </w:num>
  <w:num w:numId="52" w16cid:durableId="1046954792">
    <w:abstractNumId w:val="60"/>
  </w:num>
  <w:num w:numId="53" w16cid:durableId="1682050077">
    <w:abstractNumId w:val="34"/>
  </w:num>
  <w:num w:numId="54" w16cid:durableId="1115322003">
    <w:abstractNumId w:val="101"/>
  </w:num>
  <w:num w:numId="55" w16cid:durableId="432866568">
    <w:abstractNumId w:val="13"/>
  </w:num>
  <w:num w:numId="56" w16cid:durableId="2009821274">
    <w:abstractNumId w:val="53"/>
  </w:num>
  <w:num w:numId="57" w16cid:durableId="186144042">
    <w:abstractNumId w:val="95"/>
  </w:num>
  <w:num w:numId="58" w16cid:durableId="451175004">
    <w:abstractNumId w:val="0"/>
  </w:num>
  <w:num w:numId="59" w16cid:durableId="1748263407">
    <w:abstractNumId w:val="65"/>
  </w:num>
  <w:num w:numId="60" w16cid:durableId="1911379023">
    <w:abstractNumId w:val="29"/>
  </w:num>
  <w:num w:numId="61" w16cid:durableId="183204117">
    <w:abstractNumId w:val="20"/>
  </w:num>
  <w:num w:numId="62" w16cid:durableId="2002192634">
    <w:abstractNumId w:val="107"/>
  </w:num>
  <w:num w:numId="63" w16cid:durableId="389840339">
    <w:abstractNumId w:val="18"/>
  </w:num>
  <w:num w:numId="64" w16cid:durableId="887909971">
    <w:abstractNumId w:val="77"/>
  </w:num>
  <w:num w:numId="65" w16cid:durableId="1915313475">
    <w:abstractNumId w:val="26"/>
  </w:num>
  <w:num w:numId="66" w16cid:durableId="858860015">
    <w:abstractNumId w:val="24"/>
  </w:num>
  <w:num w:numId="67" w16cid:durableId="1800799719">
    <w:abstractNumId w:val="27"/>
  </w:num>
  <w:num w:numId="68" w16cid:durableId="103690482">
    <w:abstractNumId w:val="112"/>
  </w:num>
  <w:num w:numId="69" w16cid:durableId="399255641">
    <w:abstractNumId w:val="30"/>
  </w:num>
  <w:num w:numId="70" w16cid:durableId="843472493">
    <w:abstractNumId w:val="67"/>
  </w:num>
  <w:num w:numId="71" w16cid:durableId="986864269">
    <w:abstractNumId w:val="21"/>
  </w:num>
  <w:num w:numId="72" w16cid:durableId="939531969">
    <w:abstractNumId w:val="111"/>
  </w:num>
  <w:num w:numId="73" w16cid:durableId="2041470211">
    <w:abstractNumId w:val="4"/>
  </w:num>
  <w:num w:numId="74" w16cid:durableId="525565202">
    <w:abstractNumId w:val="102"/>
  </w:num>
  <w:num w:numId="75" w16cid:durableId="1495490961">
    <w:abstractNumId w:val="47"/>
  </w:num>
  <w:num w:numId="76" w16cid:durableId="380175189">
    <w:abstractNumId w:val="117"/>
  </w:num>
  <w:num w:numId="77" w16cid:durableId="637148222">
    <w:abstractNumId w:val="33"/>
  </w:num>
  <w:num w:numId="78" w16cid:durableId="1242913488">
    <w:abstractNumId w:val="22"/>
  </w:num>
  <w:num w:numId="79" w16cid:durableId="822430092">
    <w:abstractNumId w:val="119"/>
  </w:num>
  <w:num w:numId="80" w16cid:durableId="616721577">
    <w:abstractNumId w:val="62"/>
  </w:num>
  <w:num w:numId="81" w16cid:durableId="1082988421">
    <w:abstractNumId w:val="105"/>
  </w:num>
  <w:num w:numId="82" w16cid:durableId="1058743490">
    <w:abstractNumId w:val="68"/>
  </w:num>
  <w:num w:numId="83" w16cid:durableId="762920916">
    <w:abstractNumId w:val="100"/>
  </w:num>
  <w:num w:numId="84" w16cid:durableId="2111395002">
    <w:abstractNumId w:val="46"/>
  </w:num>
  <w:num w:numId="85" w16cid:durableId="1778331162">
    <w:abstractNumId w:val="81"/>
  </w:num>
  <w:num w:numId="86" w16cid:durableId="1723871313">
    <w:abstractNumId w:val="55"/>
  </w:num>
  <w:num w:numId="87" w16cid:durableId="1964264219">
    <w:abstractNumId w:val="2"/>
  </w:num>
  <w:num w:numId="88" w16cid:durableId="502742793">
    <w:abstractNumId w:val="11"/>
  </w:num>
  <w:num w:numId="89" w16cid:durableId="1084454175">
    <w:abstractNumId w:val="118"/>
  </w:num>
  <w:num w:numId="90" w16cid:durableId="969165411">
    <w:abstractNumId w:val="97"/>
  </w:num>
  <w:num w:numId="91" w16cid:durableId="499782085">
    <w:abstractNumId w:val="115"/>
  </w:num>
  <w:num w:numId="92" w16cid:durableId="447238685">
    <w:abstractNumId w:val="85"/>
  </w:num>
  <w:num w:numId="93" w16cid:durableId="1825925203">
    <w:abstractNumId w:val="9"/>
  </w:num>
  <w:num w:numId="94" w16cid:durableId="2048333467">
    <w:abstractNumId w:val="59"/>
  </w:num>
  <w:num w:numId="95" w16cid:durableId="1891190810">
    <w:abstractNumId w:val="122"/>
  </w:num>
  <w:num w:numId="96" w16cid:durableId="1561012412">
    <w:abstractNumId w:val="99"/>
  </w:num>
  <w:num w:numId="97" w16cid:durableId="53237463">
    <w:abstractNumId w:val="43"/>
  </w:num>
  <w:num w:numId="98" w16cid:durableId="1214851635">
    <w:abstractNumId w:val="31"/>
  </w:num>
  <w:num w:numId="99" w16cid:durableId="1099064453">
    <w:abstractNumId w:val="7"/>
  </w:num>
  <w:num w:numId="100" w16cid:durableId="1642231865">
    <w:abstractNumId w:val="8"/>
  </w:num>
  <w:num w:numId="101" w16cid:durableId="703142278">
    <w:abstractNumId w:val="106"/>
  </w:num>
  <w:num w:numId="102" w16cid:durableId="620309833">
    <w:abstractNumId w:val="5"/>
  </w:num>
  <w:num w:numId="103" w16cid:durableId="2038310743">
    <w:abstractNumId w:val="98"/>
  </w:num>
  <w:num w:numId="104" w16cid:durableId="632057059">
    <w:abstractNumId w:val="1"/>
  </w:num>
  <w:num w:numId="105" w16cid:durableId="1110853762">
    <w:abstractNumId w:val="75"/>
  </w:num>
  <w:num w:numId="106" w16cid:durableId="1263103303">
    <w:abstractNumId w:val="16"/>
  </w:num>
  <w:num w:numId="107" w16cid:durableId="478881903">
    <w:abstractNumId w:val="110"/>
  </w:num>
  <w:num w:numId="108" w16cid:durableId="1742017232">
    <w:abstractNumId w:val="90"/>
  </w:num>
  <w:num w:numId="109" w16cid:durableId="1228149466">
    <w:abstractNumId w:val="114"/>
  </w:num>
  <w:num w:numId="110" w16cid:durableId="712271637">
    <w:abstractNumId w:val="103"/>
  </w:num>
  <w:num w:numId="111" w16cid:durableId="830406888">
    <w:abstractNumId w:val="88"/>
  </w:num>
  <w:num w:numId="112" w16cid:durableId="1004043399">
    <w:abstractNumId w:val="124"/>
  </w:num>
  <w:num w:numId="113" w16cid:durableId="536355934">
    <w:abstractNumId w:val="52"/>
  </w:num>
  <w:num w:numId="114" w16cid:durableId="462772457">
    <w:abstractNumId w:val="63"/>
  </w:num>
  <w:num w:numId="115" w16cid:durableId="385836638">
    <w:abstractNumId w:val="91"/>
  </w:num>
  <w:num w:numId="116" w16cid:durableId="66653456">
    <w:abstractNumId w:val="66"/>
  </w:num>
  <w:num w:numId="117" w16cid:durableId="1829049699">
    <w:abstractNumId w:val="25"/>
  </w:num>
  <w:num w:numId="118" w16cid:durableId="983116939">
    <w:abstractNumId w:val="14"/>
  </w:num>
  <w:num w:numId="119" w16cid:durableId="1202480243">
    <w:abstractNumId w:val="74"/>
  </w:num>
  <w:num w:numId="120" w16cid:durableId="2051684196">
    <w:abstractNumId w:val="45"/>
  </w:num>
  <w:num w:numId="121" w16cid:durableId="48649024">
    <w:abstractNumId w:val="123"/>
  </w:num>
  <w:num w:numId="122" w16cid:durableId="2081055220">
    <w:abstractNumId w:val="3"/>
  </w:num>
  <w:num w:numId="123" w16cid:durableId="2004818786">
    <w:abstractNumId w:val="49"/>
  </w:num>
  <w:num w:numId="124" w16cid:durableId="816267817">
    <w:abstractNumId w:val="70"/>
  </w:num>
  <w:num w:numId="125" w16cid:durableId="1578637085">
    <w:abstractNumId w:val="86"/>
  </w:num>
  <w:num w:numId="126" w16cid:durableId="894513832">
    <w:abstractNumId w:val="6"/>
  </w:num>
  <w:numIdMacAtCleanup w:val="1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 Dutta">
    <w15:presenceInfo w15:providerId="AD" w15:userId="S::duttjoy@mfcgd.com::0eb92b0f-3823-4c03-a9c5-3de46fcbb39c"/>
  </w15:person>
  <w15:person w15:author="Han Zhang">
    <w15:presenceInfo w15:providerId="AD" w15:userId="S::zhanhan@MFCGD.COM::70700e29-4f29-4333-9c75-e8c155c8891c"/>
  </w15:person>
  <w15:person w15:author="Sangmeshwar Birajdar">
    <w15:presenceInfo w15:providerId="AD" w15:userId="S::birajsa@MFCGD.COM::14b68d90-c8bf-45ad-b603-b8581ae029d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1D7"/>
    <w:rsid w:val="00001AC6"/>
    <w:rsid w:val="00013462"/>
    <w:rsid w:val="0002585C"/>
    <w:rsid w:val="00037C04"/>
    <w:rsid w:val="00052F6C"/>
    <w:rsid w:val="000578CA"/>
    <w:rsid w:val="00064BFB"/>
    <w:rsid w:val="00066BB3"/>
    <w:rsid w:val="00071906"/>
    <w:rsid w:val="00094469"/>
    <w:rsid w:val="00095ACD"/>
    <w:rsid w:val="000B3941"/>
    <w:rsid w:val="000B4DE8"/>
    <w:rsid w:val="000B4E7E"/>
    <w:rsid w:val="000B6DC1"/>
    <w:rsid w:val="000D1CA3"/>
    <w:rsid w:val="000E6908"/>
    <w:rsid w:val="000F0363"/>
    <w:rsid w:val="000F180D"/>
    <w:rsid w:val="000F237A"/>
    <w:rsid w:val="00103C9B"/>
    <w:rsid w:val="00105343"/>
    <w:rsid w:val="001060A3"/>
    <w:rsid w:val="0011154C"/>
    <w:rsid w:val="001309B0"/>
    <w:rsid w:val="00133965"/>
    <w:rsid w:val="00136297"/>
    <w:rsid w:val="00141A96"/>
    <w:rsid w:val="00143E64"/>
    <w:rsid w:val="00150994"/>
    <w:rsid w:val="0015205B"/>
    <w:rsid w:val="00161842"/>
    <w:rsid w:val="00162125"/>
    <w:rsid w:val="00177AD7"/>
    <w:rsid w:val="00187072"/>
    <w:rsid w:val="001950E8"/>
    <w:rsid w:val="00195A8E"/>
    <w:rsid w:val="001B07E8"/>
    <w:rsid w:val="001B6EB2"/>
    <w:rsid w:val="001D2A23"/>
    <w:rsid w:val="001D48E3"/>
    <w:rsid w:val="001E3532"/>
    <w:rsid w:val="001E5A94"/>
    <w:rsid w:val="001E5C8F"/>
    <w:rsid w:val="001F6797"/>
    <w:rsid w:val="00207D41"/>
    <w:rsid w:val="00210944"/>
    <w:rsid w:val="0021254D"/>
    <w:rsid w:val="00213909"/>
    <w:rsid w:val="002174D8"/>
    <w:rsid w:val="00223B22"/>
    <w:rsid w:val="002453BE"/>
    <w:rsid w:val="002500FF"/>
    <w:rsid w:val="002506B5"/>
    <w:rsid w:val="0026190C"/>
    <w:rsid w:val="002751CD"/>
    <w:rsid w:val="0027524D"/>
    <w:rsid w:val="002811C3"/>
    <w:rsid w:val="00281B49"/>
    <w:rsid w:val="00283F6C"/>
    <w:rsid w:val="002A1551"/>
    <w:rsid w:val="002B4788"/>
    <w:rsid w:val="002B4DC0"/>
    <w:rsid w:val="002B71ED"/>
    <w:rsid w:val="002C53B7"/>
    <w:rsid w:val="002E1E5E"/>
    <w:rsid w:val="002F4F5B"/>
    <w:rsid w:val="00302A4B"/>
    <w:rsid w:val="00307AFE"/>
    <w:rsid w:val="00355AAE"/>
    <w:rsid w:val="003635A3"/>
    <w:rsid w:val="00380D67"/>
    <w:rsid w:val="003906C9"/>
    <w:rsid w:val="003A2A3B"/>
    <w:rsid w:val="003A5B57"/>
    <w:rsid w:val="003B28C9"/>
    <w:rsid w:val="003D28A3"/>
    <w:rsid w:val="003D3595"/>
    <w:rsid w:val="003D7502"/>
    <w:rsid w:val="003E1FDA"/>
    <w:rsid w:val="003F1936"/>
    <w:rsid w:val="003F4C42"/>
    <w:rsid w:val="00403AF0"/>
    <w:rsid w:val="00405CFC"/>
    <w:rsid w:val="00406136"/>
    <w:rsid w:val="00417C73"/>
    <w:rsid w:val="00422328"/>
    <w:rsid w:val="00441DEB"/>
    <w:rsid w:val="00450493"/>
    <w:rsid w:val="00457A3F"/>
    <w:rsid w:val="004726CE"/>
    <w:rsid w:val="00473401"/>
    <w:rsid w:val="0047417B"/>
    <w:rsid w:val="004C5FA4"/>
    <w:rsid w:val="004E39E5"/>
    <w:rsid w:val="00500B17"/>
    <w:rsid w:val="0051004D"/>
    <w:rsid w:val="00510859"/>
    <w:rsid w:val="00511815"/>
    <w:rsid w:val="00517B29"/>
    <w:rsid w:val="00523A60"/>
    <w:rsid w:val="00525F3E"/>
    <w:rsid w:val="00526C2B"/>
    <w:rsid w:val="00531E52"/>
    <w:rsid w:val="00541420"/>
    <w:rsid w:val="00550B4E"/>
    <w:rsid w:val="00555F35"/>
    <w:rsid w:val="00564231"/>
    <w:rsid w:val="00580E53"/>
    <w:rsid w:val="005A06B7"/>
    <w:rsid w:val="005A2096"/>
    <w:rsid w:val="005C24D7"/>
    <w:rsid w:val="005E0544"/>
    <w:rsid w:val="005F3D1E"/>
    <w:rsid w:val="00603AA5"/>
    <w:rsid w:val="00604C92"/>
    <w:rsid w:val="00615A2B"/>
    <w:rsid w:val="00622B96"/>
    <w:rsid w:val="006346BC"/>
    <w:rsid w:val="00643ED3"/>
    <w:rsid w:val="00672954"/>
    <w:rsid w:val="0069259F"/>
    <w:rsid w:val="006960D5"/>
    <w:rsid w:val="006A4DCA"/>
    <w:rsid w:val="006B192A"/>
    <w:rsid w:val="006B45A2"/>
    <w:rsid w:val="006C0465"/>
    <w:rsid w:val="006C0706"/>
    <w:rsid w:val="006F000C"/>
    <w:rsid w:val="006F52EB"/>
    <w:rsid w:val="007027B6"/>
    <w:rsid w:val="00707840"/>
    <w:rsid w:val="007250C1"/>
    <w:rsid w:val="00731E16"/>
    <w:rsid w:val="00747F95"/>
    <w:rsid w:val="007521D7"/>
    <w:rsid w:val="00781937"/>
    <w:rsid w:val="00783C20"/>
    <w:rsid w:val="00785E4F"/>
    <w:rsid w:val="00786D0B"/>
    <w:rsid w:val="00795943"/>
    <w:rsid w:val="007972C0"/>
    <w:rsid w:val="007A0444"/>
    <w:rsid w:val="007A40CC"/>
    <w:rsid w:val="007B0A00"/>
    <w:rsid w:val="007B6FED"/>
    <w:rsid w:val="007D2E09"/>
    <w:rsid w:val="007D3000"/>
    <w:rsid w:val="007D370E"/>
    <w:rsid w:val="007E798F"/>
    <w:rsid w:val="007F04A1"/>
    <w:rsid w:val="00803877"/>
    <w:rsid w:val="00807AFA"/>
    <w:rsid w:val="0081375B"/>
    <w:rsid w:val="00826E5C"/>
    <w:rsid w:val="0084349C"/>
    <w:rsid w:val="00845701"/>
    <w:rsid w:val="008610E6"/>
    <w:rsid w:val="00861586"/>
    <w:rsid w:val="00892790"/>
    <w:rsid w:val="008E6CC1"/>
    <w:rsid w:val="00901351"/>
    <w:rsid w:val="0091681B"/>
    <w:rsid w:val="0092429F"/>
    <w:rsid w:val="00932D09"/>
    <w:rsid w:val="00962054"/>
    <w:rsid w:val="00962286"/>
    <w:rsid w:val="00966B5E"/>
    <w:rsid w:val="00972E60"/>
    <w:rsid w:val="009B3859"/>
    <w:rsid w:val="009B7457"/>
    <w:rsid w:val="009C4746"/>
    <w:rsid w:val="009D021D"/>
    <w:rsid w:val="009D3512"/>
    <w:rsid w:val="009F1839"/>
    <w:rsid w:val="00A04C85"/>
    <w:rsid w:val="00A131C9"/>
    <w:rsid w:val="00A22CD0"/>
    <w:rsid w:val="00A2445C"/>
    <w:rsid w:val="00A31143"/>
    <w:rsid w:val="00A43859"/>
    <w:rsid w:val="00A43F34"/>
    <w:rsid w:val="00A44E4F"/>
    <w:rsid w:val="00A567F7"/>
    <w:rsid w:val="00A63DA1"/>
    <w:rsid w:val="00A72F6F"/>
    <w:rsid w:val="00A74E81"/>
    <w:rsid w:val="00A77376"/>
    <w:rsid w:val="00A85860"/>
    <w:rsid w:val="00AB0AF9"/>
    <w:rsid w:val="00AB0FC6"/>
    <w:rsid w:val="00AC4202"/>
    <w:rsid w:val="00AD1A54"/>
    <w:rsid w:val="00AD7941"/>
    <w:rsid w:val="00AE440B"/>
    <w:rsid w:val="00B13633"/>
    <w:rsid w:val="00B13C1B"/>
    <w:rsid w:val="00B17964"/>
    <w:rsid w:val="00B35D0D"/>
    <w:rsid w:val="00B50E27"/>
    <w:rsid w:val="00B54B01"/>
    <w:rsid w:val="00B55A7F"/>
    <w:rsid w:val="00B61D89"/>
    <w:rsid w:val="00B666CC"/>
    <w:rsid w:val="00B719F0"/>
    <w:rsid w:val="00B72954"/>
    <w:rsid w:val="00B878E1"/>
    <w:rsid w:val="00B90C1D"/>
    <w:rsid w:val="00B953D0"/>
    <w:rsid w:val="00BA101F"/>
    <w:rsid w:val="00BA3C96"/>
    <w:rsid w:val="00BB0769"/>
    <w:rsid w:val="00BC2363"/>
    <w:rsid w:val="00BC7611"/>
    <w:rsid w:val="00BE789B"/>
    <w:rsid w:val="00BF194A"/>
    <w:rsid w:val="00BF4501"/>
    <w:rsid w:val="00BF6BC8"/>
    <w:rsid w:val="00C04435"/>
    <w:rsid w:val="00C0730B"/>
    <w:rsid w:val="00C13CE2"/>
    <w:rsid w:val="00C15618"/>
    <w:rsid w:val="00C21505"/>
    <w:rsid w:val="00C31B7B"/>
    <w:rsid w:val="00C44158"/>
    <w:rsid w:val="00C45AF3"/>
    <w:rsid w:val="00C51474"/>
    <w:rsid w:val="00C52338"/>
    <w:rsid w:val="00C566C6"/>
    <w:rsid w:val="00C63D29"/>
    <w:rsid w:val="00C657E6"/>
    <w:rsid w:val="00C67001"/>
    <w:rsid w:val="00C77804"/>
    <w:rsid w:val="00C8152B"/>
    <w:rsid w:val="00C8409E"/>
    <w:rsid w:val="00C85776"/>
    <w:rsid w:val="00C902FD"/>
    <w:rsid w:val="00C97520"/>
    <w:rsid w:val="00C9769A"/>
    <w:rsid w:val="00CB6322"/>
    <w:rsid w:val="00CC3915"/>
    <w:rsid w:val="00CD2EAC"/>
    <w:rsid w:val="00CD3615"/>
    <w:rsid w:val="00CE6324"/>
    <w:rsid w:val="00CF24E0"/>
    <w:rsid w:val="00D00D64"/>
    <w:rsid w:val="00D066C4"/>
    <w:rsid w:val="00D10636"/>
    <w:rsid w:val="00D10D02"/>
    <w:rsid w:val="00D16A06"/>
    <w:rsid w:val="00D17F02"/>
    <w:rsid w:val="00D463C3"/>
    <w:rsid w:val="00D85422"/>
    <w:rsid w:val="00DA77E3"/>
    <w:rsid w:val="00DB2CCB"/>
    <w:rsid w:val="00DC5819"/>
    <w:rsid w:val="00DC6837"/>
    <w:rsid w:val="00DD18AF"/>
    <w:rsid w:val="00DD7DAC"/>
    <w:rsid w:val="00E22DA7"/>
    <w:rsid w:val="00E24AFC"/>
    <w:rsid w:val="00E26571"/>
    <w:rsid w:val="00E41301"/>
    <w:rsid w:val="00E44F43"/>
    <w:rsid w:val="00E454F7"/>
    <w:rsid w:val="00E52256"/>
    <w:rsid w:val="00E56B72"/>
    <w:rsid w:val="00E56C8D"/>
    <w:rsid w:val="00E56D4F"/>
    <w:rsid w:val="00E5710D"/>
    <w:rsid w:val="00E62102"/>
    <w:rsid w:val="00E65972"/>
    <w:rsid w:val="00E8783B"/>
    <w:rsid w:val="00EB1F08"/>
    <w:rsid w:val="00EB6229"/>
    <w:rsid w:val="00EC25CC"/>
    <w:rsid w:val="00ED11CD"/>
    <w:rsid w:val="00ED5FAB"/>
    <w:rsid w:val="00ED6B3E"/>
    <w:rsid w:val="00EE20AC"/>
    <w:rsid w:val="00EF26EA"/>
    <w:rsid w:val="00EF2AB4"/>
    <w:rsid w:val="00F11340"/>
    <w:rsid w:val="00F136E3"/>
    <w:rsid w:val="00F23610"/>
    <w:rsid w:val="00F33397"/>
    <w:rsid w:val="00F5680F"/>
    <w:rsid w:val="00F72AE9"/>
    <w:rsid w:val="00F797E5"/>
    <w:rsid w:val="00F92C15"/>
    <w:rsid w:val="00F93BD6"/>
    <w:rsid w:val="00F97E4C"/>
    <w:rsid w:val="00FC226A"/>
    <w:rsid w:val="00FC5110"/>
    <w:rsid w:val="00FD1967"/>
    <w:rsid w:val="00FE7F4E"/>
    <w:rsid w:val="00FF33EA"/>
    <w:rsid w:val="0150E56B"/>
    <w:rsid w:val="018E67A9"/>
    <w:rsid w:val="01DCF200"/>
    <w:rsid w:val="02817401"/>
    <w:rsid w:val="02BBEBF0"/>
    <w:rsid w:val="02DD3787"/>
    <w:rsid w:val="02E7C824"/>
    <w:rsid w:val="02E874A0"/>
    <w:rsid w:val="03916BC3"/>
    <w:rsid w:val="03946641"/>
    <w:rsid w:val="03986353"/>
    <w:rsid w:val="047224A0"/>
    <w:rsid w:val="047A3A40"/>
    <w:rsid w:val="04F556FF"/>
    <w:rsid w:val="0506B87A"/>
    <w:rsid w:val="0507F6C3"/>
    <w:rsid w:val="057919CF"/>
    <w:rsid w:val="05B07803"/>
    <w:rsid w:val="062B76AF"/>
    <w:rsid w:val="064D55E3"/>
    <w:rsid w:val="067D0920"/>
    <w:rsid w:val="06889E59"/>
    <w:rsid w:val="06CF886B"/>
    <w:rsid w:val="06E246CF"/>
    <w:rsid w:val="0724B886"/>
    <w:rsid w:val="0747C976"/>
    <w:rsid w:val="07723296"/>
    <w:rsid w:val="0780D397"/>
    <w:rsid w:val="07E1DD0F"/>
    <w:rsid w:val="082B7BB7"/>
    <w:rsid w:val="0869C575"/>
    <w:rsid w:val="08D89BC5"/>
    <w:rsid w:val="08F68D93"/>
    <w:rsid w:val="08FDAD1B"/>
    <w:rsid w:val="092E6CF5"/>
    <w:rsid w:val="094610CB"/>
    <w:rsid w:val="0947773A"/>
    <w:rsid w:val="0947E6B6"/>
    <w:rsid w:val="095244EF"/>
    <w:rsid w:val="09AC7D3A"/>
    <w:rsid w:val="09E34FDD"/>
    <w:rsid w:val="0A244087"/>
    <w:rsid w:val="0A32020A"/>
    <w:rsid w:val="0A5952E0"/>
    <w:rsid w:val="0AB4563F"/>
    <w:rsid w:val="0B372DD4"/>
    <w:rsid w:val="0B3EBE10"/>
    <w:rsid w:val="0BD4B700"/>
    <w:rsid w:val="0BF053AD"/>
    <w:rsid w:val="0C0F9DC9"/>
    <w:rsid w:val="0C4647B7"/>
    <w:rsid w:val="0C7C772F"/>
    <w:rsid w:val="0D922DCF"/>
    <w:rsid w:val="0DDE30AF"/>
    <w:rsid w:val="0DEB3173"/>
    <w:rsid w:val="0E1713C9"/>
    <w:rsid w:val="0E1ADACE"/>
    <w:rsid w:val="0E3D6EEC"/>
    <w:rsid w:val="0E56CF6C"/>
    <w:rsid w:val="0EA2135E"/>
    <w:rsid w:val="0F0AE556"/>
    <w:rsid w:val="0F4346F9"/>
    <w:rsid w:val="0F4D9E28"/>
    <w:rsid w:val="0F525BD5"/>
    <w:rsid w:val="0F57E174"/>
    <w:rsid w:val="1016B86B"/>
    <w:rsid w:val="10195F9A"/>
    <w:rsid w:val="10240FA5"/>
    <w:rsid w:val="10366411"/>
    <w:rsid w:val="109A541B"/>
    <w:rsid w:val="1109A0B4"/>
    <w:rsid w:val="110B8A52"/>
    <w:rsid w:val="1129DDE2"/>
    <w:rsid w:val="112F58DC"/>
    <w:rsid w:val="11C1CD5F"/>
    <w:rsid w:val="11C953A0"/>
    <w:rsid w:val="12068133"/>
    <w:rsid w:val="123C1406"/>
    <w:rsid w:val="124634A4"/>
    <w:rsid w:val="125F28FC"/>
    <w:rsid w:val="12AB47B5"/>
    <w:rsid w:val="12D49DF1"/>
    <w:rsid w:val="12FE186C"/>
    <w:rsid w:val="132E2EFE"/>
    <w:rsid w:val="135D87E2"/>
    <w:rsid w:val="136A93B9"/>
    <w:rsid w:val="136D3D5B"/>
    <w:rsid w:val="13B709EC"/>
    <w:rsid w:val="13DBC38D"/>
    <w:rsid w:val="141A506F"/>
    <w:rsid w:val="142AFAC7"/>
    <w:rsid w:val="1512B452"/>
    <w:rsid w:val="15CA81CB"/>
    <w:rsid w:val="15D4A46B"/>
    <w:rsid w:val="15E55D80"/>
    <w:rsid w:val="16D49037"/>
    <w:rsid w:val="17238915"/>
    <w:rsid w:val="176BBEBD"/>
    <w:rsid w:val="176C8F88"/>
    <w:rsid w:val="1772A8B7"/>
    <w:rsid w:val="178B80FF"/>
    <w:rsid w:val="178C4A90"/>
    <w:rsid w:val="17AD3DA0"/>
    <w:rsid w:val="17E0C39B"/>
    <w:rsid w:val="1802B053"/>
    <w:rsid w:val="1817D146"/>
    <w:rsid w:val="1864418F"/>
    <w:rsid w:val="1872BE2F"/>
    <w:rsid w:val="1895A9BA"/>
    <w:rsid w:val="18D600AB"/>
    <w:rsid w:val="18DB0592"/>
    <w:rsid w:val="19A8E9E1"/>
    <w:rsid w:val="1A15F084"/>
    <w:rsid w:val="1A612348"/>
    <w:rsid w:val="1A9801A1"/>
    <w:rsid w:val="1AA3DCF7"/>
    <w:rsid w:val="1ACAFDD0"/>
    <w:rsid w:val="1AF16D45"/>
    <w:rsid w:val="1B025B1F"/>
    <w:rsid w:val="1BBB92FB"/>
    <w:rsid w:val="1BE0B901"/>
    <w:rsid w:val="1BF2903C"/>
    <w:rsid w:val="1CC3C57D"/>
    <w:rsid w:val="1D15395F"/>
    <w:rsid w:val="1D3CEEAF"/>
    <w:rsid w:val="1DBCE78F"/>
    <w:rsid w:val="1DBD4A3A"/>
    <w:rsid w:val="1DFA24E0"/>
    <w:rsid w:val="1DFDC100"/>
    <w:rsid w:val="1E0C31AA"/>
    <w:rsid w:val="1E45859B"/>
    <w:rsid w:val="1E5DFEC4"/>
    <w:rsid w:val="1E623050"/>
    <w:rsid w:val="1E788582"/>
    <w:rsid w:val="1E81A494"/>
    <w:rsid w:val="1E84F8B3"/>
    <w:rsid w:val="1EB96EA9"/>
    <w:rsid w:val="1EC8078C"/>
    <w:rsid w:val="1EDA6B13"/>
    <w:rsid w:val="1F39743B"/>
    <w:rsid w:val="1F77D717"/>
    <w:rsid w:val="1FD3DBB5"/>
    <w:rsid w:val="1FD9E1F5"/>
    <w:rsid w:val="1FF7E0E5"/>
    <w:rsid w:val="2002C2C4"/>
    <w:rsid w:val="20399E8F"/>
    <w:rsid w:val="204F2F13"/>
    <w:rsid w:val="22289016"/>
    <w:rsid w:val="2259D9BD"/>
    <w:rsid w:val="22AAED6B"/>
    <w:rsid w:val="22BCB042"/>
    <w:rsid w:val="22E98B07"/>
    <w:rsid w:val="2338797B"/>
    <w:rsid w:val="234366FB"/>
    <w:rsid w:val="234815D3"/>
    <w:rsid w:val="23773E8A"/>
    <w:rsid w:val="239F5D5C"/>
    <w:rsid w:val="23ABE2DF"/>
    <w:rsid w:val="241DFA0E"/>
    <w:rsid w:val="24282EBE"/>
    <w:rsid w:val="246107A6"/>
    <w:rsid w:val="24AB7146"/>
    <w:rsid w:val="24BDAD84"/>
    <w:rsid w:val="24CC31FA"/>
    <w:rsid w:val="2517AF36"/>
    <w:rsid w:val="25452474"/>
    <w:rsid w:val="25595BC6"/>
    <w:rsid w:val="255FC526"/>
    <w:rsid w:val="25A4C0FA"/>
    <w:rsid w:val="2622F011"/>
    <w:rsid w:val="267D5483"/>
    <w:rsid w:val="268551F1"/>
    <w:rsid w:val="268E382E"/>
    <w:rsid w:val="26906B83"/>
    <w:rsid w:val="26AB2E00"/>
    <w:rsid w:val="26E501DB"/>
    <w:rsid w:val="27476428"/>
    <w:rsid w:val="277105FA"/>
    <w:rsid w:val="27C54FF3"/>
    <w:rsid w:val="27F69E4F"/>
    <w:rsid w:val="28E7BE9A"/>
    <w:rsid w:val="28FD9EEC"/>
    <w:rsid w:val="29328D5B"/>
    <w:rsid w:val="2950E9ED"/>
    <w:rsid w:val="2950F655"/>
    <w:rsid w:val="29592178"/>
    <w:rsid w:val="2978C497"/>
    <w:rsid w:val="29C56880"/>
    <w:rsid w:val="29DDCA7F"/>
    <w:rsid w:val="29E75316"/>
    <w:rsid w:val="29FCCA61"/>
    <w:rsid w:val="2A147C2A"/>
    <w:rsid w:val="2A57ECC5"/>
    <w:rsid w:val="2A633397"/>
    <w:rsid w:val="2B7D84DB"/>
    <w:rsid w:val="2B9E38B7"/>
    <w:rsid w:val="2C2F3ED5"/>
    <w:rsid w:val="2C57A71D"/>
    <w:rsid w:val="2C6DCA81"/>
    <w:rsid w:val="2CB63C8A"/>
    <w:rsid w:val="2CCE2509"/>
    <w:rsid w:val="2CD96C40"/>
    <w:rsid w:val="2CF50B52"/>
    <w:rsid w:val="2D0F0627"/>
    <w:rsid w:val="2D175138"/>
    <w:rsid w:val="2D2AE297"/>
    <w:rsid w:val="2D4D735B"/>
    <w:rsid w:val="2DA7D398"/>
    <w:rsid w:val="2DA9BA91"/>
    <w:rsid w:val="2DDB0E13"/>
    <w:rsid w:val="2E307EFA"/>
    <w:rsid w:val="2E5404A8"/>
    <w:rsid w:val="2EBDFC38"/>
    <w:rsid w:val="2EC9132F"/>
    <w:rsid w:val="2F143B0C"/>
    <w:rsid w:val="2F35A824"/>
    <w:rsid w:val="2FC9ACBE"/>
    <w:rsid w:val="2FDFFBC6"/>
    <w:rsid w:val="2FF37FAA"/>
    <w:rsid w:val="301424BD"/>
    <w:rsid w:val="30189911"/>
    <w:rsid w:val="302D2376"/>
    <w:rsid w:val="302F9035"/>
    <w:rsid w:val="308769D6"/>
    <w:rsid w:val="3097CDA7"/>
    <w:rsid w:val="30E3E692"/>
    <w:rsid w:val="30F6A882"/>
    <w:rsid w:val="316C5A70"/>
    <w:rsid w:val="3185787B"/>
    <w:rsid w:val="31D0D33A"/>
    <w:rsid w:val="32756514"/>
    <w:rsid w:val="32A5FF81"/>
    <w:rsid w:val="32BE90A3"/>
    <w:rsid w:val="330913C1"/>
    <w:rsid w:val="3328B80B"/>
    <w:rsid w:val="337846D2"/>
    <w:rsid w:val="33CBAC9B"/>
    <w:rsid w:val="342C0CF7"/>
    <w:rsid w:val="3446D986"/>
    <w:rsid w:val="344EB6A2"/>
    <w:rsid w:val="3474C1AF"/>
    <w:rsid w:val="34ABF9F7"/>
    <w:rsid w:val="3508D8AE"/>
    <w:rsid w:val="35D6AA5B"/>
    <w:rsid w:val="35F270F2"/>
    <w:rsid w:val="3605FEFB"/>
    <w:rsid w:val="360C17EB"/>
    <w:rsid w:val="362FD2E0"/>
    <w:rsid w:val="3644AFDC"/>
    <w:rsid w:val="36C7DB09"/>
    <w:rsid w:val="3719B1AD"/>
    <w:rsid w:val="3746B918"/>
    <w:rsid w:val="37B0680E"/>
    <w:rsid w:val="3813FD33"/>
    <w:rsid w:val="38651ADA"/>
    <w:rsid w:val="38705933"/>
    <w:rsid w:val="387E5EB2"/>
    <w:rsid w:val="38F73023"/>
    <w:rsid w:val="392FE948"/>
    <w:rsid w:val="396BA35D"/>
    <w:rsid w:val="3988EC46"/>
    <w:rsid w:val="39D6F07E"/>
    <w:rsid w:val="3A734019"/>
    <w:rsid w:val="3A7C527B"/>
    <w:rsid w:val="3AC7518B"/>
    <w:rsid w:val="3B3E2255"/>
    <w:rsid w:val="3B4E8BC4"/>
    <w:rsid w:val="3BD1D6FA"/>
    <w:rsid w:val="3C071670"/>
    <w:rsid w:val="3C0AECA7"/>
    <w:rsid w:val="3C0CD9E1"/>
    <w:rsid w:val="3C158685"/>
    <w:rsid w:val="3C3C9948"/>
    <w:rsid w:val="3C5CB0DD"/>
    <w:rsid w:val="3C8BF75F"/>
    <w:rsid w:val="3D198FA3"/>
    <w:rsid w:val="3D8E3130"/>
    <w:rsid w:val="3DA28C00"/>
    <w:rsid w:val="3E13CF7E"/>
    <w:rsid w:val="3E375C91"/>
    <w:rsid w:val="3E4C083A"/>
    <w:rsid w:val="3E555C13"/>
    <w:rsid w:val="3E9FF50C"/>
    <w:rsid w:val="3EA317B1"/>
    <w:rsid w:val="3EA63684"/>
    <w:rsid w:val="3ED91AE5"/>
    <w:rsid w:val="3EE68237"/>
    <w:rsid w:val="3EF0B31C"/>
    <w:rsid w:val="3F729DDC"/>
    <w:rsid w:val="400A2DD2"/>
    <w:rsid w:val="40432488"/>
    <w:rsid w:val="40782A9B"/>
    <w:rsid w:val="40D3A071"/>
    <w:rsid w:val="40F697DC"/>
    <w:rsid w:val="41016DCB"/>
    <w:rsid w:val="41057B46"/>
    <w:rsid w:val="4114E0F1"/>
    <w:rsid w:val="41262452"/>
    <w:rsid w:val="41412823"/>
    <w:rsid w:val="4176BA8C"/>
    <w:rsid w:val="41BF7274"/>
    <w:rsid w:val="425887EC"/>
    <w:rsid w:val="425AF438"/>
    <w:rsid w:val="425CB32B"/>
    <w:rsid w:val="42689106"/>
    <w:rsid w:val="42CC080E"/>
    <w:rsid w:val="432CE481"/>
    <w:rsid w:val="4351ABE4"/>
    <w:rsid w:val="439A9DBB"/>
    <w:rsid w:val="43C4F693"/>
    <w:rsid w:val="43D40A48"/>
    <w:rsid w:val="442D5C3B"/>
    <w:rsid w:val="44336A5A"/>
    <w:rsid w:val="44737C04"/>
    <w:rsid w:val="44DC24BC"/>
    <w:rsid w:val="454F1D56"/>
    <w:rsid w:val="4612D0DC"/>
    <w:rsid w:val="46183D6B"/>
    <w:rsid w:val="46605281"/>
    <w:rsid w:val="47268132"/>
    <w:rsid w:val="472A7D44"/>
    <w:rsid w:val="4762CC2C"/>
    <w:rsid w:val="47EF805A"/>
    <w:rsid w:val="4814AED6"/>
    <w:rsid w:val="485C30D9"/>
    <w:rsid w:val="48AA4592"/>
    <w:rsid w:val="48BDB8FE"/>
    <w:rsid w:val="4925F7A6"/>
    <w:rsid w:val="494D8F32"/>
    <w:rsid w:val="4AAEBD06"/>
    <w:rsid w:val="4B29F994"/>
    <w:rsid w:val="4B61A7A9"/>
    <w:rsid w:val="4B8D9011"/>
    <w:rsid w:val="4BA32A86"/>
    <w:rsid w:val="4BB514FE"/>
    <w:rsid w:val="4BE02BD8"/>
    <w:rsid w:val="4BFBF2FA"/>
    <w:rsid w:val="4C701051"/>
    <w:rsid w:val="4CB0E866"/>
    <w:rsid w:val="4CC84DF7"/>
    <w:rsid w:val="4D102E2D"/>
    <w:rsid w:val="4DABD2BF"/>
    <w:rsid w:val="4DAFE147"/>
    <w:rsid w:val="4DBB24A6"/>
    <w:rsid w:val="4DDB138E"/>
    <w:rsid w:val="4DFEE532"/>
    <w:rsid w:val="4F3175D9"/>
    <w:rsid w:val="4F41BD0C"/>
    <w:rsid w:val="4F74B08F"/>
    <w:rsid w:val="4F9D37B7"/>
    <w:rsid w:val="4FF63F93"/>
    <w:rsid w:val="5077639E"/>
    <w:rsid w:val="508CA665"/>
    <w:rsid w:val="50AEED70"/>
    <w:rsid w:val="50D9C99D"/>
    <w:rsid w:val="51BBBC86"/>
    <w:rsid w:val="51F03A1A"/>
    <w:rsid w:val="51F8BB68"/>
    <w:rsid w:val="520D102F"/>
    <w:rsid w:val="525DB186"/>
    <w:rsid w:val="5290D1C9"/>
    <w:rsid w:val="52E3AD74"/>
    <w:rsid w:val="52E752DD"/>
    <w:rsid w:val="5356FF91"/>
    <w:rsid w:val="537CCC68"/>
    <w:rsid w:val="53B14015"/>
    <w:rsid w:val="5402E69B"/>
    <w:rsid w:val="541789A1"/>
    <w:rsid w:val="541BC771"/>
    <w:rsid w:val="542262A3"/>
    <w:rsid w:val="544B6390"/>
    <w:rsid w:val="55096006"/>
    <w:rsid w:val="554BB06F"/>
    <w:rsid w:val="5559A4E9"/>
    <w:rsid w:val="556C2EF6"/>
    <w:rsid w:val="557F3165"/>
    <w:rsid w:val="55AA93E0"/>
    <w:rsid w:val="55B0F086"/>
    <w:rsid w:val="55CCC202"/>
    <w:rsid w:val="55CF8999"/>
    <w:rsid w:val="5636D73E"/>
    <w:rsid w:val="56AF5647"/>
    <w:rsid w:val="56C9E1AE"/>
    <w:rsid w:val="57696797"/>
    <w:rsid w:val="57ADAB3A"/>
    <w:rsid w:val="580F90F5"/>
    <w:rsid w:val="581ACED7"/>
    <w:rsid w:val="582C1BB8"/>
    <w:rsid w:val="584588C0"/>
    <w:rsid w:val="589D3986"/>
    <w:rsid w:val="58B8EC37"/>
    <w:rsid w:val="593F9110"/>
    <w:rsid w:val="5940F40C"/>
    <w:rsid w:val="59A08D69"/>
    <w:rsid w:val="59D60BD6"/>
    <w:rsid w:val="59EC771E"/>
    <w:rsid w:val="5A23CE35"/>
    <w:rsid w:val="5A35DCF3"/>
    <w:rsid w:val="5A6C9430"/>
    <w:rsid w:val="5AA6AA87"/>
    <w:rsid w:val="5AB5E30B"/>
    <w:rsid w:val="5ABA56F1"/>
    <w:rsid w:val="5AD5AAB3"/>
    <w:rsid w:val="5AFF088F"/>
    <w:rsid w:val="5B45CF29"/>
    <w:rsid w:val="5BE9FB38"/>
    <w:rsid w:val="5C38F992"/>
    <w:rsid w:val="5C749E30"/>
    <w:rsid w:val="5C74A074"/>
    <w:rsid w:val="5C74C064"/>
    <w:rsid w:val="5C8FFF99"/>
    <w:rsid w:val="5C94029A"/>
    <w:rsid w:val="5C976189"/>
    <w:rsid w:val="5CCA6D0F"/>
    <w:rsid w:val="5CECC0CB"/>
    <w:rsid w:val="5D118906"/>
    <w:rsid w:val="5D1846D3"/>
    <w:rsid w:val="5D2441F6"/>
    <w:rsid w:val="5D677727"/>
    <w:rsid w:val="5DDE9E50"/>
    <w:rsid w:val="5EB3D1C3"/>
    <w:rsid w:val="5ED56C69"/>
    <w:rsid w:val="5F0C3D99"/>
    <w:rsid w:val="5F5D6D7D"/>
    <w:rsid w:val="5F943F34"/>
    <w:rsid w:val="5FD5650C"/>
    <w:rsid w:val="5FE30E8E"/>
    <w:rsid w:val="6073A262"/>
    <w:rsid w:val="607A573B"/>
    <w:rsid w:val="616C4326"/>
    <w:rsid w:val="61A0142C"/>
    <w:rsid w:val="623FFE4A"/>
    <w:rsid w:val="62838F2F"/>
    <w:rsid w:val="62A66CB2"/>
    <w:rsid w:val="62E373C5"/>
    <w:rsid w:val="62E38556"/>
    <w:rsid w:val="631AA93C"/>
    <w:rsid w:val="631CF982"/>
    <w:rsid w:val="6385D4AD"/>
    <w:rsid w:val="63A075F2"/>
    <w:rsid w:val="6418E0B9"/>
    <w:rsid w:val="641FFC6F"/>
    <w:rsid w:val="64372D15"/>
    <w:rsid w:val="644E0BDA"/>
    <w:rsid w:val="646702A6"/>
    <w:rsid w:val="64901DEE"/>
    <w:rsid w:val="64C0DC54"/>
    <w:rsid w:val="64D714F6"/>
    <w:rsid w:val="6502249B"/>
    <w:rsid w:val="6555F044"/>
    <w:rsid w:val="655B6EFF"/>
    <w:rsid w:val="65605009"/>
    <w:rsid w:val="65F92056"/>
    <w:rsid w:val="661B9F46"/>
    <w:rsid w:val="66ADDBF2"/>
    <w:rsid w:val="66C14985"/>
    <w:rsid w:val="6746E7E1"/>
    <w:rsid w:val="675D6040"/>
    <w:rsid w:val="67642CA6"/>
    <w:rsid w:val="67788397"/>
    <w:rsid w:val="67A4E972"/>
    <w:rsid w:val="67A9F9E6"/>
    <w:rsid w:val="67B85D23"/>
    <w:rsid w:val="680575FC"/>
    <w:rsid w:val="681D9709"/>
    <w:rsid w:val="682E0DB4"/>
    <w:rsid w:val="683704AD"/>
    <w:rsid w:val="68B1D607"/>
    <w:rsid w:val="69122BEE"/>
    <w:rsid w:val="69206DFA"/>
    <w:rsid w:val="69E598B1"/>
    <w:rsid w:val="6A0E225E"/>
    <w:rsid w:val="6A36AB53"/>
    <w:rsid w:val="6A7ECA0F"/>
    <w:rsid w:val="6ACC9ECA"/>
    <w:rsid w:val="6B169F15"/>
    <w:rsid w:val="6B413592"/>
    <w:rsid w:val="6B5DCA9E"/>
    <w:rsid w:val="6BA7DEF2"/>
    <w:rsid w:val="6BCCB7F0"/>
    <w:rsid w:val="6C4C6151"/>
    <w:rsid w:val="6C87C4D5"/>
    <w:rsid w:val="6C99EB77"/>
    <w:rsid w:val="6CAD00AE"/>
    <w:rsid w:val="6D893FBC"/>
    <w:rsid w:val="6D99E030"/>
    <w:rsid w:val="6DA1950A"/>
    <w:rsid w:val="6DA96580"/>
    <w:rsid w:val="6DCF4E2B"/>
    <w:rsid w:val="6DE450EE"/>
    <w:rsid w:val="6DEB18DB"/>
    <w:rsid w:val="6E3F4EA8"/>
    <w:rsid w:val="6E88E3DF"/>
    <w:rsid w:val="6EAD87B1"/>
    <w:rsid w:val="6EE3C1DE"/>
    <w:rsid w:val="6EF37A30"/>
    <w:rsid w:val="6EF9B569"/>
    <w:rsid w:val="6F056669"/>
    <w:rsid w:val="6FFA7068"/>
    <w:rsid w:val="703D7E20"/>
    <w:rsid w:val="705EEC0D"/>
    <w:rsid w:val="70786F5C"/>
    <w:rsid w:val="70D61B0E"/>
    <w:rsid w:val="70FB1B07"/>
    <w:rsid w:val="713942EC"/>
    <w:rsid w:val="71C3F291"/>
    <w:rsid w:val="71DC440F"/>
    <w:rsid w:val="7210B2E5"/>
    <w:rsid w:val="7213D869"/>
    <w:rsid w:val="722600ED"/>
    <w:rsid w:val="7274B0FA"/>
    <w:rsid w:val="72A78DF4"/>
    <w:rsid w:val="72C84DB0"/>
    <w:rsid w:val="72E999E1"/>
    <w:rsid w:val="72F0D53B"/>
    <w:rsid w:val="72F7091D"/>
    <w:rsid w:val="733B817C"/>
    <w:rsid w:val="7344955D"/>
    <w:rsid w:val="73BD4E6F"/>
    <w:rsid w:val="73FE3836"/>
    <w:rsid w:val="74186992"/>
    <w:rsid w:val="74683A02"/>
    <w:rsid w:val="74A962CD"/>
    <w:rsid w:val="74D0DA3C"/>
    <w:rsid w:val="75302F5E"/>
    <w:rsid w:val="755045B6"/>
    <w:rsid w:val="755F6D79"/>
    <w:rsid w:val="75DC3695"/>
    <w:rsid w:val="76A9785E"/>
    <w:rsid w:val="76EBEAF7"/>
    <w:rsid w:val="770D299F"/>
    <w:rsid w:val="771D5EF5"/>
    <w:rsid w:val="7726E28B"/>
    <w:rsid w:val="772AD208"/>
    <w:rsid w:val="773297FD"/>
    <w:rsid w:val="7778AAB4"/>
    <w:rsid w:val="77999754"/>
    <w:rsid w:val="77AB1FF7"/>
    <w:rsid w:val="77B293CB"/>
    <w:rsid w:val="77BF8476"/>
    <w:rsid w:val="77E92144"/>
    <w:rsid w:val="7860D788"/>
    <w:rsid w:val="78DE6FDC"/>
    <w:rsid w:val="79785183"/>
    <w:rsid w:val="79838858"/>
    <w:rsid w:val="7989A653"/>
    <w:rsid w:val="798F4206"/>
    <w:rsid w:val="79C277F8"/>
    <w:rsid w:val="7A02D633"/>
    <w:rsid w:val="7A4BB8F1"/>
    <w:rsid w:val="7A660356"/>
    <w:rsid w:val="7AF17A05"/>
    <w:rsid w:val="7B07A171"/>
    <w:rsid w:val="7BE2ED66"/>
    <w:rsid w:val="7BFADD83"/>
    <w:rsid w:val="7C0125A1"/>
    <w:rsid w:val="7C108122"/>
    <w:rsid w:val="7C197E80"/>
    <w:rsid w:val="7C73EE0D"/>
    <w:rsid w:val="7CC5CCAF"/>
    <w:rsid w:val="7D13C827"/>
    <w:rsid w:val="7D259161"/>
    <w:rsid w:val="7D3E828F"/>
    <w:rsid w:val="7D5E903B"/>
    <w:rsid w:val="7DE3EC6D"/>
    <w:rsid w:val="7E3851A2"/>
    <w:rsid w:val="7E566E18"/>
    <w:rsid w:val="7EAE2624"/>
    <w:rsid w:val="7ECE5DFE"/>
    <w:rsid w:val="7ED4B7F3"/>
    <w:rsid w:val="7EEE9B61"/>
    <w:rsid w:val="7FA24A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FC508"/>
  <w15:chartTrackingRefBased/>
  <w15:docId w15:val="{ACB6E91A-7BBF-4736-9C4B-DA7A39B601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41420"/>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521D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21D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21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1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1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1D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521D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7521D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7521D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521D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521D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521D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521D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521D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521D7"/>
    <w:rPr>
      <w:rFonts w:eastAsiaTheme="majorEastAsia" w:cstheme="majorBidi"/>
      <w:color w:val="272727" w:themeColor="text1" w:themeTint="D8"/>
    </w:rPr>
  </w:style>
  <w:style w:type="paragraph" w:styleId="Title">
    <w:name w:val="Title"/>
    <w:basedOn w:val="Normal"/>
    <w:next w:val="Normal"/>
    <w:link w:val="TitleChar"/>
    <w:uiPriority w:val="10"/>
    <w:qFormat/>
    <w:rsid w:val="007521D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521D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521D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52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1D7"/>
    <w:pPr>
      <w:spacing w:before="160"/>
      <w:jc w:val="center"/>
    </w:pPr>
    <w:rPr>
      <w:i/>
      <w:iCs/>
      <w:color w:val="404040" w:themeColor="text1" w:themeTint="BF"/>
    </w:rPr>
  </w:style>
  <w:style w:type="character" w:styleId="QuoteChar" w:customStyle="1">
    <w:name w:val="Quote Char"/>
    <w:basedOn w:val="DefaultParagraphFont"/>
    <w:link w:val="Quote"/>
    <w:uiPriority w:val="29"/>
    <w:rsid w:val="007521D7"/>
    <w:rPr>
      <w:i/>
      <w:iCs/>
      <w:color w:val="404040" w:themeColor="text1" w:themeTint="BF"/>
    </w:rPr>
  </w:style>
  <w:style w:type="paragraph" w:styleId="ListParagraph">
    <w:name w:val="List Paragraph"/>
    <w:basedOn w:val="Normal"/>
    <w:uiPriority w:val="34"/>
    <w:qFormat/>
    <w:rsid w:val="007521D7"/>
    <w:pPr>
      <w:ind w:left="720"/>
      <w:contextualSpacing/>
    </w:pPr>
  </w:style>
  <w:style w:type="character" w:styleId="IntenseEmphasis">
    <w:name w:val="Intense Emphasis"/>
    <w:basedOn w:val="DefaultParagraphFont"/>
    <w:uiPriority w:val="21"/>
    <w:qFormat/>
    <w:rsid w:val="007521D7"/>
    <w:rPr>
      <w:i/>
      <w:iCs/>
      <w:color w:val="0F4761" w:themeColor="accent1" w:themeShade="BF"/>
    </w:rPr>
  </w:style>
  <w:style w:type="paragraph" w:styleId="IntenseQuote">
    <w:name w:val="Intense Quote"/>
    <w:basedOn w:val="Normal"/>
    <w:next w:val="Normal"/>
    <w:link w:val="IntenseQuoteChar"/>
    <w:uiPriority w:val="30"/>
    <w:qFormat/>
    <w:rsid w:val="007521D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521D7"/>
    <w:rPr>
      <w:i/>
      <w:iCs/>
      <w:color w:val="0F4761" w:themeColor="accent1" w:themeShade="BF"/>
    </w:rPr>
  </w:style>
  <w:style w:type="character" w:styleId="IntenseReference">
    <w:name w:val="Intense Reference"/>
    <w:basedOn w:val="DefaultParagraphFont"/>
    <w:uiPriority w:val="32"/>
    <w:qFormat/>
    <w:rsid w:val="007521D7"/>
    <w:rPr>
      <w:b/>
      <w:bCs/>
      <w:smallCaps/>
      <w:color w:val="0F4761" w:themeColor="accent1" w:themeShade="BF"/>
      <w:spacing w:val="5"/>
    </w:rPr>
  </w:style>
  <w:style w:type="paragraph" w:styleId="Footer">
    <w:name w:val="footer"/>
    <w:basedOn w:val="Normal"/>
    <w:link w:val="FooterChar"/>
    <w:uiPriority w:val="99"/>
    <w:unhideWhenUsed/>
    <w:rsid w:val="00541420"/>
    <w:pPr>
      <w:tabs>
        <w:tab w:val="center" w:pos="4680"/>
        <w:tab w:val="right" w:pos="9360"/>
      </w:tabs>
      <w:spacing w:after="0" w:line="240" w:lineRule="auto"/>
    </w:pPr>
  </w:style>
  <w:style w:type="character" w:styleId="FooterChar" w:customStyle="1">
    <w:name w:val="Footer Char"/>
    <w:basedOn w:val="DefaultParagraphFont"/>
    <w:link w:val="Footer"/>
    <w:uiPriority w:val="99"/>
    <w:rsid w:val="00541420"/>
  </w:style>
  <w:style w:type="paragraph" w:styleId="NoSpacing">
    <w:name w:val="No Spacing"/>
    <w:uiPriority w:val="1"/>
    <w:qFormat/>
    <w:rsid w:val="00541420"/>
    <w:pPr>
      <w:spacing w:after="0" w:line="240" w:lineRule="auto"/>
    </w:pPr>
    <w:rPr>
      <w:rFonts w:eastAsiaTheme="minorEastAsia"/>
      <w:kern w:val="0"/>
      <w:sz w:val="22"/>
      <w:szCs w:val="22"/>
      <w14:ligatures w14:val="none"/>
    </w:rPr>
  </w:style>
  <w:style w:type="paragraph" w:styleId="TOCHeading">
    <w:name w:val="TOC Heading"/>
    <w:basedOn w:val="Heading1"/>
    <w:next w:val="Normal"/>
    <w:uiPriority w:val="39"/>
    <w:unhideWhenUsed/>
    <w:qFormat/>
    <w:rsid w:val="00541420"/>
    <w:pPr>
      <w:spacing w:before="480" w:after="0"/>
      <w:outlineLvl w:val="9"/>
    </w:pPr>
    <w:rPr>
      <w:b/>
      <w:bCs/>
      <w:sz w:val="28"/>
      <w:szCs w:val="28"/>
    </w:rPr>
  </w:style>
  <w:style w:type="table" w:styleId="TableGrid">
    <w:name w:val="Table Grid"/>
    <w:basedOn w:val="TableNormal"/>
    <w:uiPriority w:val="59"/>
    <w:rsid w:val="00541420"/>
    <w:pPr>
      <w:spacing w:after="0" w:line="240" w:lineRule="auto"/>
    </w:pPr>
    <w:rPr>
      <w:rFonts w:eastAsiaTheme="minorEastAsia"/>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541420"/>
    <w:rPr>
      <w:color w:val="467886" w:themeColor="hyperlink"/>
      <w:u w:val="single"/>
    </w:rPr>
  </w:style>
  <w:style w:type="paragraph" w:styleId="TOC1">
    <w:name w:val="toc 1"/>
    <w:basedOn w:val="Normal"/>
    <w:next w:val="Normal"/>
    <w:autoRedefine/>
    <w:uiPriority w:val="39"/>
    <w:unhideWhenUsed/>
    <w:rsid w:val="00541420"/>
    <w:pPr>
      <w:spacing w:after="100"/>
    </w:pPr>
  </w:style>
  <w:style w:type="paragraph" w:styleId="ChartHeaderInformation" w:customStyle="1">
    <w:name w:val="Chart Header Information"/>
    <w:basedOn w:val="Normal"/>
    <w:qFormat/>
    <w:rsid w:val="00541420"/>
    <w:pPr>
      <w:framePr w:hSpace="180" w:wrap="around" w:hAnchor="margin" w:vAnchor="page" w:y="2266"/>
      <w:spacing w:before="120" w:after="120" w:line="240" w:lineRule="auto"/>
      <w:jc w:val="center"/>
    </w:pPr>
    <w:rPr>
      <w:rFonts w:ascii="Cambria" w:hAnsi="Cambria" w:eastAsia="Calibri" w:cs="Times New Roman"/>
      <w:b/>
      <w:color w:val="0066CC"/>
    </w:rPr>
  </w:style>
  <w:style w:type="paragraph" w:styleId="ChartBodyCopy" w:customStyle="1">
    <w:name w:val="Chart Body Copy"/>
    <w:basedOn w:val="Normal"/>
    <w:qFormat/>
    <w:rsid w:val="00541420"/>
    <w:pPr>
      <w:spacing w:before="60" w:after="60" w:line="252" w:lineRule="auto"/>
    </w:pPr>
    <w:rPr>
      <w:rFonts w:ascii="Calibri" w:hAnsi="Calibri" w:eastAsia="Calibri" w:cs="Times New Roman"/>
      <w:color w:val="000000"/>
      <w:sz w:val="20"/>
    </w:rPr>
  </w:style>
  <w:style w:type="paragraph" w:styleId="TOC2">
    <w:name w:val="toc 2"/>
    <w:basedOn w:val="Normal"/>
    <w:next w:val="Normal"/>
    <w:autoRedefine/>
    <w:uiPriority w:val="39"/>
    <w:unhideWhenUsed/>
    <w:rsid w:val="00541420"/>
    <w:pPr>
      <w:widowControl w:val="0"/>
      <w:spacing w:after="100" w:line="240" w:lineRule="atLeast"/>
      <w:ind w:left="200"/>
    </w:pPr>
    <w:rPr>
      <w:rFonts w:ascii="Times New Roman" w:hAnsi="Times New Roman" w:eastAsia="Calibri" w:cs="Times New Roman"/>
      <w:sz w:val="20"/>
      <w:szCs w:val="20"/>
    </w:rPr>
  </w:style>
  <w:style w:type="paragraph" w:styleId="TOC3">
    <w:name w:val="toc 3"/>
    <w:basedOn w:val="Normal"/>
    <w:next w:val="Normal"/>
    <w:autoRedefine/>
    <w:uiPriority w:val="39"/>
    <w:unhideWhenUsed/>
    <w:rsid w:val="00541420"/>
    <w:pPr>
      <w:widowControl w:val="0"/>
      <w:spacing w:after="100" w:line="240" w:lineRule="atLeast"/>
      <w:ind w:left="400"/>
    </w:pPr>
    <w:rPr>
      <w:rFonts w:ascii="Times New Roman" w:hAnsi="Times New Roman" w:eastAsia="Calibri" w:cs="Times New Roman"/>
      <w:sz w:val="20"/>
      <w:szCs w:val="20"/>
    </w:rPr>
  </w:style>
  <w:style w:type="table" w:styleId="TableGridLight">
    <w:name w:val="Grid Table Light"/>
    <w:basedOn w:val="TableNormal"/>
    <w:uiPriority w:val="40"/>
    <w:rsid w:val="00541420"/>
    <w:pPr>
      <w:spacing w:after="0" w:line="240" w:lineRule="auto"/>
    </w:pPr>
    <w:rPr>
      <w:kern w:val="0"/>
      <w:sz w:val="22"/>
      <w:szCs w:val="22"/>
      <w14:ligatures w14:val="none"/>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NormalWeb">
    <w:name w:val="Normal (Web)"/>
    <w:basedOn w:val="Normal"/>
    <w:uiPriority w:val="99"/>
    <w:semiHidden/>
    <w:unhideWhenUsed/>
    <w:rsid w:val="001B6EB2"/>
    <w:rPr>
      <w:rFonts w:ascii="Times New Roman" w:hAnsi="Times New Roman" w:cs="Times New Roman"/>
      <w:sz w:val="24"/>
      <w:szCs w:val="24"/>
    </w:rPr>
  </w:style>
  <w:style w:type="character" w:styleId="Strong">
    <w:name w:val="Strong"/>
    <w:basedOn w:val="DefaultParagraphFont"/>
    <w:uiPriority w:val="22"/>
    <w:qFormat/>
    <w:rsid w:val="002B4788"/>
    <w:rPr>
      <w:b/>
      <w:bCs/>
    </w:rPr>
  </w:style>
  <w:style w:type="paragraph" w:styleId="ListBullet">
    <w:name w:val="List Bullet"/>
    <w:basedOn w:val="Normal"/>
    <w:uiPriority w:val="99"/>
    <w:unhideWhenUsed/>
    <w:rsid w:val="00C63D29"/>
    <w:pPr>
      <w:numPr>
        <w:numId w:val="58"/>
      </w:numPr>
      <w:tabs>
        <w:tab w:val="clear" w:pos="360"/>
      </w:tabs>
      <w:ind w:left="0" w:firstLine="0"/>
      <w:contextualSpacing/>
    </w:pPr>
    <w:rPr>
      <w:rFonts w:ascii="Calibri Light" w:hAnsi="Calibri Light"/>
      <w:sz w:val="20"/>
    </w:rPr>
  </w:style>
  <w:style w:type="paragraph" w:styleId="Header">
    <w:name w:val="header"/>
    <w:basedOn w:val="Normal"/>
    <w:link w:val="HeaderChar"/>
    <w:uiPriority w:val="99"/>
    <w:unhideWhenUsed/>
    <w:rsid w:val="0015205B"/>
    <w:pPr>
      <w:tabs>
        <w:tab w:val="center" w:pos="4680"/>
        <w:tab w:val="right" w:pos="9360"/>
      </w:tabs>
      <w:spacing w:after="0" w:line="240" w:lineRule="auto"/>
    </w:pPr>
  </w:style>
  <w:style w:type="character" w:styleId="HeaderChar" w:customStyle="1">
    <w:name w:val="Header Char"/>
    <w:basedOn w:val="DefaultParagraphFont"/>
    <w:link w:val="Header"/>
    <w:uiPriority w:val="99"/>
    <w:rsid w:val="0015205B"/>
    <w:rPr>
      <w:rFonts w:eastAsiaTheme="minorEastAsia"/>
      <w:kern w:val="0"/>
      <w:sz w:val="22"/>
      <w:szCs w:val="22"/>
      <w14:ligatures w14:val="none"/>
    </w:rPr>
  </w:style>
  <w:style w:type="paragraph" w:styleId="CommentText">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rFonts w:eastAsiaTheme="minorEastAsia"/>
      <w:kern w:val="0"/>
      <w:sz w:val="20"/>
      <w:szCs w:val="20"/>
      <w14:ligatures w14:val="none"/>
    </w:rPr>
  </w:style>
  <w:style w:type="character" w:styleId="CommentReference">
    <w:name w:val="Comment Reference"/>
    <w:basedOn w:val="DefaultParagraphFont"/>
    <w:uiPriority w:val="99"/>
    <w:semiHidden/>
    <w:unhideWhenUsed/>
    <w:rPr>
      <w:sz w:val="16"/>
      <w:szCs w:val="16"/>
    </w:rPr>
  </w:style>
  <w:style w:type="paragraph" w:styleId="CommentSubject">
    <w:name w:val="Comment Subject"/>
    <w:basedOn w:val="CommentText"/>
    <w:next w:val="CommentText"/>
    <w:link w:val="CommentSubjectChar"/>
    <w:uiPriority w:val="99"/>
    <w:semiHidden/>
    <w:unhideWhenUsed/>
    <w:rsid w:val="002B71ED"/>
    <w:rPr>
      <w:b/>
      <w:bCs/>
    </w:rPr>
  </w:style>
  <w:style w:type="character" w:styleId="CommentSubjectChar" w:customStyle="1">
    <w:name w:val="Comment Subject Char"/>
    <w:basedOn w:val="CommentTextChar"/>
    <w:link w:val="CommentSubject"/>
    <w:uiPriority w:val="99"/>
    <w:semiHidden/>
    <w:rsid w:val="002B71ED"/>
    <w:rPr>
      <w:rFonts w:eastAsiaTheme="minorEastAsia"/>
      <w:b/>
      <w:bCs/>
      <w:kern w:val="0"/>
      <w:sz w:val="20"/>
      <w:szCs w:val="20"/>
      <w14:ligatures w14:val="none"/>
    </w:rPr>
  </w:style>
  <w:style w:type="paragraph" w:styleId="Revision">
    <w:name w:val="Revision"/>
    <w:hidden/>
    <w:uiPriority w:val="99"/>
    <w:semiHidden/>
    <w:rsid w:val="002B71ED"/>
    <w:pPr>
      <w:spacing w:after="0" w:line="240" w:lineRule="auto"/>
    </w:pPr>
    <w:rPr>
      <w:rFonts w:eastAsiaTheme="minorEastAsia"/>
      <w:kern w:val="0"/>
      <w:sz w:val="22"/>
      <w:szCs w:val="22"/>
      <w14:ligatures w14:val="none"/>
    </w:rPr>
  </w:style>
  <w:style w:type="character" w:styleId="FollowedHyperlink">
    <w:name w:val="FollowedHyperlink"/>
    <w:basedOn w:val="DefaultParagraphFont"/>
    <w:uiPriority w:val="99"/>
    <w:semiHidden/>
    <w:unhideWhenUsed/>
    <w:rsid w:val="0026190C"/>
    <w:rPr>
      <w:color w:val="96607D" w:themeColor="followedHyperlink"/>
      <w:u w:val="single"/>
    </w:rPr>
  </w:style>
  <w:style w:type="character" w:styleId="UnresolvedMention">
    <w:name w:val="Unresolved Mention"/>
    <w:basedOn w:val="DefaultParagraphFont"/>
    <w:uiPriority w:val="99"/>
    <w:semiHidden/>
    <w:unhideWhenUsed/>
    <w:rsid w:val="00223B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4.png"/><Relationship Id="rId26" Type="http://schemas.openxmlformats.org/officeDocument/2006/relationships/hyperlink" Target="https://mfc-my.sharepoint.com/:x:/r/personal/macalge_mfcgd_com/Documents/Project%20Documents/2026/01%20MVP%203%20Stress%20Testing%20Automation/Copy%20of%20IFRS17%2026Q1%20Consolidated%20Sensitivities%20Results%20(part%201)%20-%2020260423%20value%20only%20(B1%20Stress%20Test%20Sample).xlsb?d=w2cd56b2ebeb4432cbda198e7c129155b&amp;csf=1&amp;web=1&amp;e=2TNhxa" TargetMode="External"/><Relationship Id="rId3" Type="http://schemas.openxmlformats.org/officeDocument/2006/relationships/customXml" Target="../customXml/item3.xml"/><Relationship Id="rId21" Type="http://schemas.openxmlformats.org/officeDocument/2006/relationships/hyperlink" Target="https://mfc.sharepoint.com/:x:/r/sites/GFTRiskProjects/Project%20Library/2026%20Financial%20Risk%20Stress%20Test%20Framework/BarraOne_Asset_Impact_STM.xlsx?d=wea4c8285e6d14adb97352ed13aff38ef&amp;csf=1&amp;web=1&amp;e=Kt3bQ9"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mfc.sharepoint.com/:x:/r/sites/GFTRiskProjects/Project%20Library/2026%20Financial%20Risk%20Stress%20Test%20Framework/BarraOne_Asset_Impact_STM.xlsx?d=wea4c8285e6d14adb97352ed13aff38ef&amp;csf=1&amp;web=1&amp;e=Kt3bQ9" TargetMode="External"/><Relationship Id="rId25" Type="http://schemas.openxmlformats.org/officeDocument/2006/relationships/hyperlink" Target="https://mfc-my.sharepoint.com/:x:/r/personal/macalge_mfcgd_com/Documents/Project%20Documents/2026/01%20MVP%203%20Stress%20Testing%20Automation/Copy%20of%20IFRS17%2026Q1%20Consolidated%20Sensitivities%20Results%20(part%201)%20-%2020260423%20value%20only%20(B1%20Stress%20Test%20Sample).xlsb?d=w2cd56b2ebeb4432cbda198e7c129155b&amp;csf=1&amp;web=1&amp;e=2TNhxa"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mfc.sharepoint.com/:x:/r/sites/GFTRiskProjects/Project%20Library/2026%20Financial%20Risk%20Stress%20Test%20Framework/BarraOne_Asset_Impact_STM.xlsx?d=wea4c8285e6d14adb97352ed13aff38ef&amp;csf=1&amp;web=1&amp;e=Kt3bQ9"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yperlink" Target="https://mfc-my.sharepoint.com/:x:/r/personal/macalge_mfcgd_com/Documents/Project%20Documents/2026/01%20MVP%203%20Stress%20Testing%20Automation/MVP%203%20Calculation%20Logic.xlsx?d=w23fd530774cd4d888f6a6e901667d6bc&amp;csf=1&amp;web=1&amp;e=N8BfZW"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https://mfc.sharepoint.com/:x:/r/sites/GFTRiskProjects/Project%20Library/2026%20Financial%20Risk%20Stress%20Test%20Framework/BarraOne_Asset_Impact_STM.xlsx?d=wea4c8285e6d14adb97352ed13aff38ef&amp;csf=1&amp;web=1&amp;e=Kt3bQ9" TargetMode="External"/><Relationship Id="rId28" Type="http://schemas.openxmlformats.org/officeDocument/2006/relationships/hyperlink" Target="https://mfc-my.sharepoint.com/:x:/r/personal/macalge_mfcgd_com/Documents/Project%20Documents/2026/01%20MVP%203%20Stress%20Testing%20Automation/Copy%20of%20IFRS17%2026Q1%20Consolidated%20Sensitivities%20Results%20(part%201)%20-%2020260423%20value%20only%20(B1%20Stress%20Test%20Sample).xlsb?d=w2cd56b2ebeb4432cbda198e7c129155b&amp;csf=1&amp;web=1&amp;e=2TNhxa" TargetMode="External"/><Relationship Id="rId36" Type="http://schemas.microsoft.com/office/2020/10/relationships/intelligence" Target="intelligence2.xml"/><Relationship Id="rId10" Type="http://schemas.openxmlformats.org/officeDocument/2006/relationships/comments" Target="comments.xml"/><Relationship Id="rId19" Type="http://schemas.openxmlformats.org/officeDocument/2006/relationships/hyperlink" Target="https://mfc.sharepoint.com/:x:/r/sites/GFTRiskProjects/Project%20Library/2026%20Financial%20Risk%20Stress%20Test%20Framework/BarraOne_Asset_Impact_STM.xlsx?d=wea4c8285e6d14adb97352ed13aff38ef&amp;csf=1&amp;web=1&amp;e=Kt3bQ9" TargetMode="External"/><Relationship Id="rId31"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yperlink" Target="https://mfc.sharepoint.com/:x:/r/sites/GFTRiskProjects/Project%20Library/2026%20Financial%20Risk%20Stress%20Test%20Framework/BarraOne_Asset_Impact_STM.xlsx?d=wea4c8285e6d14adb97352ed13aff38ef&amp;csf=1&amp;web=1&amp;e=Kt3bQ9" TargetMode="External"/><Relationship Id="rId27" Type="http://schemas.openxmlformats.org/officeDocument/2006/relationships/hyperlink" Target="https://mfc-my.sharepoint.com/:x:/r/personal/macalge_mfcgd_com/Documents/Project%20Documents/2026/01%20MVP%203%20Stress%20Testing%20Automation/Copy%20of%20IFRS17%2026Q1%20Consolidated%20Sensitivities%20Results%20(part%201)%20-%2020260423%20value%20only%20(B1%20Stress%20Test%20Sample).xlsb?d=w2cd56b2ebeb4432cbda198e7c129155b&amp;csf=1&amp;web=1&amp;e=2TNhxa" TargetMode="External"/><Relationship Id="rId30" Type="http://schemas.openxmlformats.org/officeDocument/2006/relationships/footer" Target="footer2.xml"/><Relationship Id="rId35" Type="http://schemas.microsoft.com/office/2019/05/relationships/documenttasks" Target="documenttasks/documenttasks1.xml"/><Relationship Id="rId8" Type="http://schemas.openxmlformats.org/officeDocument/2006/relationships/footnotes" Target="footnotes.xml"/></Relationships>
</file>

<file path=word/documenttasks/documenttasks1.xml><?xml version="1.0" encoding="utf-8"?>
<t:Tasks xmlns:t="http://schemas.microsoft.com/office/tasks/2019/documenttasks" xmlns:oel="http://schemas.microsoft.com/office/2019/extlst">
  <t:Task id="{652110EC-FC3C-4771-9AD4-58A628899BB9}">
    <t:Anchor>
      <t:Comment id="325430213"/>
    </t:Anchor>
    <t:History>
      <t:Event id="{AA8BB656-72B2-4390-8838-723AC1E02E9A}" time="2026-03-26T18:03:55.67Z">
        <t:Attribution userId="S::duttjoy@mfcgd.com::0eb92b0f-3823-4c03-a9c5-3de46fcbb39c" userProvider="AD" userName="Joy Dutta"/>
        <t:Anchor>
          <t:Comment id="325430213"/>
        </t:Anchor>
        <t:Create/>
      </t:Event>
      <t:Event id="{EBE95ACD-C4D5-4540-B646-F088326BA34F}" time="2026-03-26T18:03:55.67Z">
        <t:Attribution userId="S::duttjoy@mfcgd.com::0eb92b0f-3823-4c03-a9c5-3de46fcbb39c" userProvider="AD" userName="Joy Dutta"/>
        <t:Anchor>
          <t:Comment id="325430213"/>
        </t:Anchor>
        <t:Assign userId="S::vinjaso@mfcgd.com::a9d375d7-86d4-4e29-b97e-95ec194437fc" userProvider="AD" userName="Sowmya Vinjam"/>
      </t:Event>
      <t:Event id="{4B7F9E0F-33C4-4850-B804-91CE6801FF92}" time="2026-03-26T18:03:55.67Z">
        <t:Attribution userId="S::duttjoy@mfcgd.com::0eb92b0f-3823-4c03-a9c5-3de46fcbb39c" userProvider="AD" userName="Joy Dutta"/>
        <t:Anchor>
          <t:Comment id="325430213"/>
        </t:Anchor>
        <t:SetTitle title="@Sowmya Vinjam - Not Clear ?? 2 lines"/>
      </t:Event>
      <t:Event id="{7F1E02BA-9557-4415-BEBB-77E785A3CD27}" time="2026-03-27T19:18:20.952Z">
        <t:Attribution userId="S::vinjaso@mfcgd.com::a9d375d7-86d4-4e29-b97e-95ec194437fc" userProvider="AD" userName="Sowmya Vinjam"/>
        <t:Progress percentComplete="100"/>
      </t:Event>
    </t:History>
  </t:Task>
  <t:Task id="{5BD041F6-82A3-4FEF-A339-53A6664DEE1E}">
    <t:Anchor>
      <t:Comment id="2088862180"/>
    </t:Anchor>
    <t:History>
      <t:Event id="{03C34BB2-7362-4582-B287-226067661293}" time="2026-03-27T18:08:48.923Z">
        <t:Attribution userId="S::duttjoy@mfcgd.com::0eb92b0f-3823-4c03-a9c5-3de46fcbb39c" userProvider="AD" userName="Joy Dutta"/>
        <t:Anchor>
          <t:Comment id="2088862180"/>
        </t:Anchor>
        <t:Create/>
      </t:Event>
      <t:Event id="{467BFA6F-7F8F-4009-AF10-0A35E9996526}" time="2026-03-27T18:08:48.923Z">
        <t:Attribution userId="S::duttjoy@mfcgd.com::0eb92b0f-3823-4c03-a9c5-3de46fcbb39c" userProvider="AD" userName="Joy Dutta"/>
        <t:Anchor>
          <t:Comment id="2088862180"/>
        </t:Anchor>
        <t:Assign userId="S::vinjaso@mfcgd.com::a9d375d7-86d4-4e29-b97e-95ec194437fc" userProvider="AD" userName="Sowmya Vinjam"/>
      </t:Event>
      <t:Event id="{C9D80DEE-E4E1-4728-966D-E736643F8E6E}" time="2026-03-27T18:08:48.923Z">
        <t:Attribution userId="S::duttjoy@mfcgd.com::0eb92b0f-3823-4c03-a9c5-3de46fcbb39c" userProvider="AD" userName="Joy Dutta"/>
        <t:Anchor>
          <t:Comment id="2088862180"/>
        </t:Anchor>
        <t:SetTitle title="@Sowmya Vinjam - What's the difference between the 2 Out of Scope items ?"/>
      </t:Event>
      <t:Event id="{A2B1789F-31A4-446D-9063-2325963A1B18}" time="2026-03-27T18:42:59.41Z">
        <t:Attribution userId="S::vinjaso@mfcgd.com::a9d375d7-86d4-4e29-b97e-95ec194437fc" userProvider="AD" userName="Sowmya Vinjam"/>
        <t:Progress percentComplete="100"/>
      </t:Event>
    </t:History>
  </t:Task>
  <t:Task id="{EC76DED6-657B-4F88-8A65-A84DF465C864}">
    <t:Anchor>
      <t:Comment id="2027736065"/>
    </t:Anchor>
    <t:History>
      <t:Event id="{7720B3E7-55E5-4145-9EE9-7A6C41B4CE2F}" time="2026-03-27T19:19:10.528Z">
        <t:Attribution userId="S::vinjaso@mfcgd.com::a9d375d7-86d4-4e29-b97e-95ec194437fc" userProvider="AD" userName="Sowmya Vinjam"/>
        <t:Anchor>
          <t:Comment id="2027736065"/>
        </t:Anchor>
        <t:Create/>
      </t:Event>
      <t:Event id="{22FF902B-634F-4878-A47E-A9988F932167}" time="2026-03-27T19:19:10.528Z">
        <t:Attribution userId="S::vinjaso@mfcgd.com::a9d375d7-86d4-4e29-b97e-95ec194437fc" userProvider="AD" userName="Sowmya Vinjam"/>
        <t:Anchor>
          <t:Comment id="2027736065"/>
        </t:Anchor>
        <t:Assign userId="S::duttjoy@MFCGD.COM::0eb92b0f-3823-4c03-a9c5-3de46fcbb39c" userProvider="AD" userName="Joy Dutta"/>
      </t:Event>
      <t:Event id="{28833FE1-E204-480B-B8B6-9DEB86D732FF}" time="2026-03-27T19:19:10.528Z">
        <t:Attribution userId="S::vinjaso@mfcgd.com::a9d375d7-86d4-4e29-b97e-95ec194437fc" userProvider="AD" userName="Sowmya Vinjam"/>
        <t:Anchor>
          <t:Comment id="2027736065"/>
        </t:Anchor>
        <t:SetTitle title="@Joy Dutta :added the pictures for each step please check"/>
      </t:Event>
    </t:History>
  </t:Task>
  <t:Task id="{5EE9F5EC-6466-4039-AC0F-11AF991F074D}">
    <t:Anchor>
      <t:Comment id="2125239112"/>
    </t:Anchor>
    <t:History>
      <t:Event id="{9835BAF8-3D33-454F-8A85-A5CEB59CCBF3}" time="2026-03-26T18:03:04.593Z">
        <t:Attribution userId="S::duttjoy@mfcgd.com::0eb92b0f-3823-4c03-a9c5-3de46fcbb39c" userProvider="AD" userName="Joy Dutta"/>
        <t:Anchor>
          <t:Comment id="2125239112"/>
        </t:Anchor>
        <t:Create/>
      </t:Event>
      <t:Event id="{622F229C-268D-4C57-BA61-98CF53D21BA0}" time="2026-03-26T18:03:04.593Z">
        <t:Attribution userId="S::duttjoy@mfcgd.com::0eb92b0f-3823-4c03-a9c5-3de46fcbb39c" userProvider="AD" userName="Joy Dutta"/>
        <t:Anchor>
          <t:Comment id="2125239112"/>
        </t:Anchor>
        <t:Assign userId="S::vinjaso@mfcgd.com::a9d375d7-86d4-4e29-b97e-95ec194437fc" userProvider="AD" userName="Sowmya Vinjam"/>
      </t:Event>
      <t:Event id="{ABC57A0E-F1E7-4C11-8E2A-609F0DAD00FD}" time="2026-03-26T18:03:04.593Z">
        <t:Attribution userId="S::duttjoy@mfcgd.com::0eb92b0f-3823-4c03-a9c5-3de46fcbb39c" userProvider="AD" userName="Joy Dutta"/>
        <t:Anchor>
          <t:Comment id="2125239112"/>
        </t:Anchor>
        <t:SetTitle title="@Sowmya Vinjam - Check with Han - Business Value of this exercise needs to be communicated If Results are already given by BRC Board Risk Committee - Why are we doing this framework to calculate"/>
      </t:Event>
      <t:Event id="{E790CE99-9024-4A19-9D1F-C94E708B557F}" time="2026-03-27T18:43:34.289Z">
        <t:Attribution userId="S::vinjaso@mfcgd.com::a9d375d7-86d4-4e29-b97e-95ec194437fc" userProvider="AD" userName="Sowmya Vinjam"/>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49E8E682AE4949849A25276853C29C" ma:contentTypeVersion="15" ma:contentTypeDescription="Create a new document." ma:contentTypeScope="" ma:versionID="0805de9053518a1679648e51ff8c15bd">
  <xsd:schema xmlns:xsd="http://www.w3.org/2001/XMLSchema" xmlns:xs="http://www.w3.org/2001/XMLSchema" xmlns:p="http://schemas.microsoft.com/office/2006/metadata/properties" xmlns:ns2="aff3a22c-b168-43d8-a67e-e3f2f0ba7740" xmlns:ns3="f2375646-f766-42b9-966b-c945a0806887" targetNamespace="http://schemas.microsoft.com/office/2006/metadata/properties" ma:root="true" ma:fieldsID="5da5145e8eb462e7bf607fbcbde0b591" ns2:_="" ns3:_="">
    <xsd:import namespace="aff3a22c-b168-43d8-a67e-e3f2f0ba7740"/>
    <xsd:import namespace="f2375646-f766-42b9-966b-c945a08068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f3a22c-b168-43d8-a67e-e3f2f0ba77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c039845-d277-466e-a9af-ee1ca770c93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375646-f766-42b9-966b-c945a080688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1531f6dc-0c14-45a5-a557-9421ec040c37}" ma:internalName="TaxCatchAll" ma:showField="CatchAllData" ma:web="f2375646-f766-42b9-966b-c945a08068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2375646-f766-42b9-966b-c945a0806887" xsi:nil="true"/>
    <lcf76f155ced4ddcb4097134ff3c332f xmlns="aff3a22c-b168-43d8-a67e-e3f2f0ba774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5721DB-A5D9-40C9-93F0-29103B5B50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f3a22c-b168-43d8-a67e-e3f2f0ba7740"/>
    <ds:schemaRef ds:uri="f2375646-f766-42b9-966b-c945a08068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3B386C-A917-4D08-AA98-15B72A710FDE}">
  <ds:schemaRefs>
    <ds:schemaRef ds:uri="http://schemas.microsoft.com/office/2006/metadata/properties"/>
    <ds:schemaRef ds:uri="http://schemas.microsoft.com/office/infopath/2007/PartnerControls"/>
    <ds:schemaRef ds:uri="f2375646-f766-42b9-966b-c945a0806887"/>
    <ds:schemaRef ds:uri="aff3a22c-b168-43d8-a67e-e3f2f0ba7740"/>
  </ds:schemaRefs>
</ds:datastoreItem>
</file>

<file path=customXml/itemProps3.xml><?xml version="1.0" encoding="utf-8"?>
<ds:datastoreItem xmlns:ds="http://schemas.openxmlformats.org/officeDocument/2006/customXml" ds:itemID="{920F80CE-4629-44F8-A1BF-D30C3C393CC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Vinjam</dc:creator>
  <cp:keywords/>
  <dc:description/>
  <cp:lastModifiedBy>Prashanth Patil</cp:lastModifiedBy>
  <cp:revision>150</cp:revision>
  <dcterms:created xsi:type="dcterms:W3CDTF">2026-04-21T01:47:00Z</dcterms:created>
  <dcterms:modified xsi:type="dcterms:W3CDTF">2026-05-21T13:52:38Z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2d27ed2c,56b684d5,37851f2b</vt:lpwstr>
  </property>
  <property fmtid="{D5CDD505-2E9C-101B-9397-08002B2CF9AE}" pid="3" name="ClassificationContentMarkingFooterFontProps">
    <vt:lpwstr>#000000,10,Aptos</vt:lpwstr>
  </property>
  <property fmtid="{D5CDD505-2E9C-101B-9397-08002B2CF9AE}" pid="4" name="ClassificationContentMarkingFooterText">
    <vt:lpwstr>CONFIDENTIAL</vt:lpwstr>
  </property>
  <property fmtid="{D5CDD505-2E9C-101B-9397-08002B2CF9AE}" pid="5" name="MSIP_Label_3c9aa860-6a65-4942-a19a-0478291725e1_Enabled">
    <vt:lpwstr>true</vt:lpwstr>
  </property>
  <property fmtid="{D5CDD505-2E9C-101B-9397-08002B2CF9AE}" pid="6" name="MSIP_Label_3c9aa860-6a65-4942-a19a-0478291725e1_SetDate">
    <vt:lpwstr>2025-12-17T16:42:19Z</vt:lpwstr>
  </property>
  <property fmtid="{D5CDD505-2E9C-101B-9397-08002B2CF9AE}" pid="7" name="MSIP_Label_3c9aa860-6a65-4942-a19a-0478291725e1_Method">
    <vt:lpwstr>Privileged</vt:lpwstr>
  </property>
  <property fmtid="{D5CDD505-2E9C-101B-9397-08002B2CF9AE}" pid="8" name="MSIP_Label_3c9aa860-6a65-4942-a19a-0478291725e1_Name">
    <vt:lpwstr>CONFIDENTIAL</vt:lpwstr>
  </property>
  <property fmtid="{D5CDD505-2E9C-101B-9397-08002B2CF9AE}" pid="9" name="MSIP_Label_3c9aa860-6a65-4942-a19a-0478291725e1_SiteId">
    <vt:lpwstr>5d3e2773-e07f-4432-a630-1a0f68a28a05</vt:lpwstr>
  </property>
  <property fmtid="{D5CDD505-2E9C-101B-9397-08002B2CF9AE}" pid="10" name="MSIP_Label_3c9aa860-6a65-4942-a19a-0478291725e1_ActionId">
    <vt:lpwstr>6a114b66-2cfd-478d-b441-c78edb52fdd8</vt:lpwstr>
  </property>
  <property fmtid="{D5CDD505-2E9C-101B-9397-08002B2CF9AE}" pid="11" name="MSIP_Label_3c9aa860-6a65-4942-a19a-0478291725e1_ContentBits">
    <vt:lpwstr>2</vt:lpwstr>
  </property>
  <property fmtid="{D5CDD505-2E9C-101B-9397-08002B2CF9AE}" pid="12" name="MSIP_Label_3c9aa860-6a65-4942-a19a-0478291725e1_Tag">
    <vt:lpwstr>10, 0, 1, 1</vt:lpwstr>
  </property>
  <property fmtid="{D5CDD505-2E9C-101B-9397-08002B2CF9AE}" pid="13" name="ContentTypeId">
    <vt:lpwstr>0x0101009F49E8E682AE4949849A25276853C29C</vt:lpwstr>
  </property>
  <property fmtid="{D5CDD505-2E9C-101B-9397-08002B2CF9AE}" pid="14" name="MediaServiceImageTags">
    <vt:lpwstr/>
  </property>
  <property fmtid="{D5CDD505-2E9C-101B-9397-08002B2CF9AE}" pid="16" name="docLang">
    <vt:lpwstr>en</vt:lpwstr>
  </property>
</Properties>
</file>