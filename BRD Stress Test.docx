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C25F" w14:textId="77777777" w:rsidR="00541420" w:rsidRPr="005F593E" w:rsidRDefault="00541420" w:rsidP="00541420">
      <w:pPr>
        <w:pStyle w:val="Title"/>
        <w:rPr>
          <w:rFonts w:cstheme="majorHAnsi"/>
        </w:rPr>
      </w:pPr>
      <w:bookmarkStart w:id="0" w:name="_Hlk199851567"/>
      <w:bookmarkEnd w:id="0"/>
    </w:p>
    <w:p w14:paraId="0A1BB1B3" w14:textId="77777777" w:rsidR="00541420" w:rsidRPr="005F593E" w:rsidRDefault="00541420" w:rsidP="00541420">
      <w:pPr>
        <w:pStyle w:val="Title"/>
        <w:rPr>
          <w:rFonts w:cstheme="majorHAnsi"/>
        </w:rPr>
      </w:pPr>
    </w:p>
    <w:p w14:paraId="637CC4D1" w14:textId="77777777" w:rsidR="00541420" w:rsidRPr="005F593E" w:rsidRDefault="00541420" w:rsidP="00541420">
      <w:pPr>
        <w:pStyle w:val="Title"/>
        <w:rPr>
          <w:rFonts w:cstheme="majorHAnsi"/>
        </w:rPr>
      </w:pPr>
    </w:p>
    <w:p w14:paraId="449766E2" w14:textId="77777777" w:rsidR="00541420" w:rsidRPr="005F593E" w:rsidRDefault="00541420" w:rsidP="00541420">
      <w:pPr>
        <w:pStyle w:val="Title"/>
        <w:rPr>
          <w:rFonts w:cstheme="majorHAnsi"/>
        </w:rPr>
      </w:pPr>
    </w:p>
    <w:p w14:paraId="7F52C796" w14:textId="77777777" w:rsidR="00541420" w:rsidRPr="005F593E" w:rsidRDefault="00541420" w:rsidP="00541420">
      <w:pPr>
        <w:pStyle w:val="Title"/>
        <w:rPr>
          <w:rFonts w:cstheme="majorHAnsi"/>
        </w:rPr>
      </w:pPr>
    </w:p>
    <w:p w14:paraId="25BFBD61" w14:textId="77777777" w:rsidR="00541420" w:rsidRPr="005F593E" w:rsidRDefault="00541420" w:rsidP="00541420">
      <w:pPr>
        <w:pStyle w:val="Title"/>
        <w:rPr>
          <w:rFonts w:cstheme="majorHAnsi"/>
        </w:rPr>
      </w:pPr>
    </w:p>
    <w:p w14:paraId="47D0FDB1" w14:textId="77777777" w:rsidR="00541420" w:rsidRPr="005F593E" w:rsidRDefault="00541420" w:rsidP="00541420">
      <w:pPr>
        <w:jc w:val="center"/>
        <w:rPr>
          <w:rFonts w:asciiTheme="majorHAnsi" w:hAnsiTheme="majorHAnsi" w:cstheme="majorHAnsi"/>
          <w:b/>
          <w:sz w:val="48"/>
          <w:szCs w:val="48"/>
        </w:rPr>
      </w:pPr>
      <w:r w:rsidRPr="005F593E">
        <w:rPr>
          <w:rFonts w:asciiTheme="majorHAnsi" w:hAnsiTheme="majorHAnsi" w:cstheme="majorHAnsi"/>
          <w:b/>
          <w:sz w:val="48"/>
          <w:szCs w:val="48"/>
        </w:rPr>
        <w:t>BUSINESS REQUIREMENT</w:t>
      </w:r>
      <w:r>
        <w:rPr>
          <w:rFonts w:asciiTheme="majorHAnsi" w:hAnsiTheme="majorHAnsi" w:cstheme="majorHAnsi"/>
          <w:b/>
          <w:sz w:val="48"/>
          <w:szCs w:val="48"/>
        </w:rPr>
        <w:t xml:space="preserve">S </w:t>
      </w:r>
      <w:r w:rsidRPr="005F593E">
        <w:rPr>
          <w:rFonts w:asciiTheme="majorHAnsi" w:hAnsiTheme="majorHAnsi" w:cstheme="majorHAnsi"/>
          <w:b/>
          <w:sz w:val="48"/>
          <w:szCs w:val="48"/>
        </w:rPr>
        <w:t>DOCUMENT</w:t>
      </w:r>
    </w:p>
    <w:p w14:paraId="37A145C5" w14:textId="77777777" w:rsidR="00541420" w:rsidRPr="005F593E" w:rsidRDefault="00541420" w:rsidP="00541420">
      <w:pPr>
        <w:pStyle w:val="Title"/>
        <w:jc w:val="center"/>
        <w:rPr>
          <w:rFonts w:cstheme="majorHAnsi"/>
        </w:rPr>
      </w:pPr>
    </w:p>
    <w:p w14:paraId="40FE6192" w14:textId="7E50B6B5" w:rsidR="00541420" w:rsidRPr="003A2A3B" w:rsidRDefault="00450493" w:rsidP="003A2A3B">
      <w:pPr>
        <w:jc w:val="center"/>
        <w:rPr>
          <w:rFonts w:asciiTheme="majorHAnsi" w:hAnsiTheme="majorHAnsi" w:cstheme="majorHAnsi"/>
          <w:b/>
          <w:sz w:val="48"/>
          <w:szCs w:val="48"/>
        </w:rPr>
      </w:pPr>
      <w:del w:id="1" w:author="Jeanine Kwong" w:date="2026-05-22T16:40:00Z" w16du:dateUtc="2026-05-22T20:40:00Z">
        <w:r w:rsidDel="004B5451">
          <w:rPr>
            <w:rFonts w:asciiTheme="majorHAnsi" w:hAnsiTheme="majorHAnsi" w:cstheme="majorHAnsi"/>
            <w:b/>
            <w:sz w:val="48"/>
            <w:szCs w:val="48"/>
          </w:rPr>
          <w:delText xml:space="preserve">Financial </w:delText>
        </w:r>
      </w:del>
      <w:ins w:id="2" w:author="Jeanine Kwong" w:date="2026-05-22T16:40:00Z" w16du:dateUtc="2026-05-22T20:40:00Z">
        <w:r w:rsidR="004B5451">
          <w:rPr>
            <w:rFonts w:asciiTheme="majorHAnsi" w:hAnsiTheme="majorHAnsi" w:cstheme="majorHAnsi"/>
            <w:b/>
            <w:sz w:val="48"/>
            <w:szCs w:val="48"/>
          </w:rPr>
          <w:t>Market</w:t>
        </w:r>
        <w:r w:rsidR="004B5451">
          <w:rPr>
            <w:rFonts w:asciiTheme="majorHAnsi" w:hAnsiTheme="majorHAnsi" w:cstheme="majorHAnsi"/>
            <w:b/>
            <w:sz w:val="48"/>
            <w:szCs w:val="48"/>
          </w:rPr>
          <w:t xml:space="preserve"> </w:t>
        </w:r>
      </w:ins>
      <w:r>
        <w:rPr>
          <w:rFonts w:asciiTheme="majorHAnsi" w:hAnsiTheme="majorHAnsi" w:cstheme="majorHAnsi"/>
          <w:b/>
          <w:sz w:val="48"/>
          <w:szCs w:val="48"/>
        </w:rPr>
        <w:t>Risk Stress Test Framework</w:t>
      </w:r>
    </w:p>
    <w:p w14:paraId="79F1F10E" w14:textId="77777777" w:rsidR="00541420" w:rsidRPr="005F593E" w:rsidRDefault="00541420" w:rsidP="00541420">
      <w:pPr>
        <w:rPr>
          <w:rFonts w:asciiTheme="majorHAnsi" w:hAnsiTheme="majorHAnsi" w:cstheme="majorHAnsi"/>
        </w:rPr>
      </w:pPr>
    </w:p>
    <w:p w14:paraId="51B9B02E" w14:textId="77777777" w:rsidR="00541420" w:rsidRPr="005F593E" w:rsidRDefault="00541420" w:rsidP="00541420">
      <w:pPr>
        <w:rPr>
          <w:rFonts w:asciiTheme="majorHAnsi" w:hAnsiTheme="majorHAnsi" w:cstheme="majorHAnsi"/>
        </w:rPr>
      </w:pPr>
    </w:p>
    <w:p w14:paraId="5BA8A58F" w14:textId="77777777" w:rsidR="00541420" w:rsidRPr="005F593E" w:rsidRDefault="00541420" w:rsidP="00541420">
      <w:pPr>
        <w:rPr>
          <w:rFonts w:asciiTheme="majorHAnsi" w:hAnsiTheme="majorHAnsi" w:cstheme="majorHAnsi"/>
        </w:rPr>
      </w:pPr>
    </w:p>
    <w:p w14:paraId="6FE43869" w14:textId="77777777" w:rsidR="00541420" w:rsidRPr="005F593E" w:rsidRDefault="00541420" w:rsidP="00541420">
      <w:pPr>
        <w:rPr>
          <w:rFonts w:asciiTheme="majorHAnsi" w:hAnsiTheme="majorHAnsi" w:cstheme="majorHAnsi"/>
        </w:rPr>
      </w:pPr>
    </w:p>
    <w:p w14:paraId="21550FB4" w14:textId="77777777" w:rsidR="00541420" w:rsidRPr="005F593E" w:rsidRDefault="00541420" w:rsidP="00541420">
      <w:pPr>
        <w:rPr>
          <w:rFonts w:asciiTheme="majorHAnsi" w:hAnsiTheme="majorHAnsi" w:cstheme="majorHAnsi"/>
        </w:rPr>
      </w:pPr>
    </w:p>
    <w:p w14:paraId="57483419" w14:textId="77777777" w:rsidR="00541420" w:rsidRPr="005F593E" w:rsidRDefault="00541420" w:rsidP="00541420">
      <w:pPr>
        <w:rPr>
          <w:rFonts w:asciiTheme="majorHAnsi" w:hAnsiTheme="majorHAnsi" w:cstheme="majorHAnsi"/>
        </w:rPr>
      </w:pPr>
    </w:p>
    <w:p w14:paraId="08037668" w14:textId="77777777" w:rsidR="00541420" w:rsidRPr="005F593E" w:rsidRDefault="00541420" w:rsidP="00541420">
      <w:pPr>
        <w:rPr>
          <w:rFonts w:asciiTheme="majorHAnsi" w:hAnsiTheme="majorHAnsi" w:cstheme="majorHAnsi"/>
        </w:rPr>
      </w:pPr>
    </w:p>
    <w:p w14:paraId="07E226A9" w14:textId="77777777" w:rsidR="00541420" w:rsidRPr="005F593E" w:rsidRDefault="00541420" w:rsidP="00541420">
      <w:pPr>
        <w:rPr>
          <w:rFonts w:asciiTheme="majorHAnsi" w:hAnsiTheme="majorHAnsi" w:cstheme="majorHAnsi"/>
        </w:rPr>
      </w:pPr>
    </w:p>
    <w:p w14:paraId="09F1E1B0" w14:textId="77777777" w:rsidR="00541420" w:rsidRPr="005F593E" w:rsidRDefault="00541420" w:rsidP="00541420">
      <w:pPr>
        <w:rPr>
          <w:rFonts w:asciiTheme="majorHAnsi" w:hAnsiTheme="majorHAnsi" w:cstheme="majorHAnsi"/>
        </w:rPr>
      </w:pPr>
    </w:p>
    <w:p w14:paraId="1F6BCA92" w14:textId="77777777" w:rsidR="00541420" w:rsidRPr="005F593E" w:rsidRDefault="00541420" w:rsidP="00541420">
      <w:pPr>
        <w:rPr>
          <w:rFonts w:asciiTheme="majorHAnsi" w:hAnsiTheme="majorHAnsi" w:cstheme="majorHAnsi"/>
        </w:rPr>
      </w:pPr>
    </w:p>
    <w:p w14:paraId="05470E45" w14:textId="77777777" w:rsidR="00541420" w:rsidRPr="005F593E" w:rsidRDefault="00541420" w:rsidP="00541420">
      <w:pPr>
        <w:rPr>
          <w:rFonts w:asciiTheme="majorHAnsi" w:hAnsiTheme="majorHAnsi" w:cstheme="majorHAnsi"/>
        </w:rPr>
      </w:pPr>
    </w:p>
    <w:p w14:paraId="11FB2EA2" w14:textId="77777777" w:rsidR="00541420" w:rsidRPr="005F593E" w:rsidRDefault="00541420" w:rsidP="2EBDFC38">
      <w:pPr>
        <w:pStyle w:val="Heading1"/>
        <w:rPr>
          <w:color w:val="auto"/>
          <w:sz w:val="22"/>
          <w:szCs w:val="22"/>
        </w:rPr>
      </w:pPr>
      <w:bookmarkStart w:id="3" w:name="_Toc398308071"/>
      <w:r w:rsidRPr="2EBDFC38">
        <w:rPr>
          <w:color w:val="auto"/>
          <w:sz w:val="22"/>
          <w:szCs w:val="22"/>
        </w:rPr>
        <w:lastRenderedPageBreak/>
        <w:t>1. Document Revisions</w:t>
      </w:r>
      <w:bookmarkEnd w:id="3"/>
    </w:p>
    <w:p w14:paraId="6C38ADDA" w14:textId="77777777" w:rsidR="00541420" w:rsidRPr="005F593E" w:rsidRDefault="00541420" w:rsidP="00541420">
      <w:pPr>
        <w:jc w:val="both"/>
        <w:rPr>
          <w:rFonts w:asciiTheme="majorHAnsi" w:hAnsiTheme="majorHAnsi" w:cstheme="majorHAnsi"/>
          <w:spacing w:val="-5"/>
          <w:sz w:val="20"/>
          <w:szCs w:val="20"/>
        </w:rPr>
      </w:pPr>
      <w:r w:rsidRPr="005F593E">
        <w:rPr>
          <w:rFonts w:asciiTheme="majorHAnsi" w:hAnsiTheme="majorHAnsi" w:cstheme="majorHAnsi"/>
          <w:sz w:val="20"/>
          <w:szCs w:val="20"/>
        </w:rPr>
        <w:t xml:space="preserve">Completing the following table makes it easy to come back later and track what </w:t>
      </w:r>
      <w:r w:rsidRPr="005F593E">
        <w:rPr>
          <w:rFonts w:asciiTheme="majorHAnsi" w:hAnsiTheme="majorHAnsi" w:cstheme="majorHAnsi"/>
          <w:spacing w:val="1"/>
          <w:sz w:val="20"/>
          <w:szCs w:val="20"/>
        </w:rPr>
        <w:t xml:space="preserve">changes were made to the requirements at each point in the project, who made </w:t>
      </w:r>
      <w:r w:rsidRPr="005F593E">
        <w:rPr>
          <w:rFonts w:asciiTheme="majorHAnsi" w:hAnsiTheme="majorHAnsi" w:cstheme="majorHAnsi"/>
          <w:spacing w:val="-3"/>
          <w:sz w:val="20"/>
          <w:szCs w:val="20"/>
        </w:rPr>
        <w:t xml:space="preserve">them, and why they were made. This is a way of implementing change control on </w:t>
      </w:r>
      <w:r w:rsidRPr="005F593E">
        <w:rPr>
          <w:rFonts w:asciiTheme="majorHAnsi" w:hAnsiTheme="majorHAnsi" w:cstheme="majorHAnsi"/>
          <w:spacing w:val="-5"/>
          <w:sz w:val="20"/>
          <w:szCs w:val="20"/>
        </w:rPr>
        <w:t>the BRD.</w:t>
      </w:r>
    </w:p>
    <w:tbl>
      <w:tblPr>
        <w:tblStyle w:val="TableGridLight"/>
        <w:tblpPr w:leftFromText="180" w:rightFromText="180" w:bottomFromText="200" w:vertAnchor="page" w:horzAnchor="margin" w:tblpY="361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0A0" w:firstRow="1" w:lastRow="0" w:firstColumn="1" w:lastColumn="0" w:noHBand="0" w:noVBand="0"/>
      </w:tblPr>
      <w:tblGrid>
        <w:gridCol w:w="1539"/>
        <w:gridCol w:w="1616"/>
        <w:gridCol w:w="6195"/>
      </w:tblGrid>
      <w:tr w:rsidR="003A2A3B" w:rsidRPr="005F593E" w14:paraId="1E8FE1B9" w14:textId="77777777" w:rsidTr="003A2A3B">
        <w:trPr>
          <w:trHeight w:val="144"/>
        </w:trPr>
        <w:tc>
          <w:tcPr>
            <w:tcW w:w="823" w:type="pct"/>
            <w:vAlign w:val="center"/>
            <w:hideMark/>
          </w:tcPr>
          <w:p w14:paraId="2C704096" w14:textId="77777777" w:rsidR="003A2A3B" w:rsidRPr="005F593E" w:rsidRDefault="003A2A3B" w:rsidP="003A2A3B">
            <w:pPr>
              <w:pStyle w:val="ChartHeaderInformation"/>
              <w:framePr w:hSpace="0" w:wrap="auto" w:vAnchor="margin" w:hAnchor="text" w:yAlign="inline"/>
              <w:spacing w:line="276" w:lineRule="auto"/>
              <w:rPr>
                <w:rFonts w:asciiTheme="majorHAnsi" w:hAnsiTheme="majorHAnsi" w:cstheme="majorHAnsi"/>
                <w:color w:val="auto"/>
              </w:rPr>
            </w:pPr>
            <w:r w:rsidRPr="005F593E">
              <w:rPr>
                <w:rFonts w:asciiTheme="majorHAnsi" w:hAnsiTheme="majorHAnsi" w:cstheme="majorHAnsi"/>
                <w:color w:val="auto"/>
              </w:rPr>
              <w:t>Date</w:t>
            </w:r>
          </w:p>
        </w:tc>
        <w:tc>
          <w:tcPr>
            <w:tcW w:w="864" w:type="pct"/>
            <w:vAlign w:val="center"/>
            <w:hideMark/>
          </w:tcPr>
          <w:p w14:paraId="696A8F75" w14:textId="77777777" w:rsidR="003A2A3B" w:rsidRPr="005F593E" w:rsidRDefault="003A2A3B" w:rsidP="003A2A3B">
            <w:pPr>
              <w:pStyle w:val="ChartHeaderInformation"/>
              <w:framePr w:hSpace="0" w:wrap="auto" w:vAnchor="margin" w:hAnchor="text" w:yAlign="inline"/>
              <w:spacing w:line="276" w:lineRule="auto"/>
              <w:rPr>
                <w:rFonts w:asciiTheme="majorHAnsi" w:hAnsiTheme="majorHAnsi" w:cstheme="majorHAnsi"/>
                <w:color w:val="auto"/>
              </w:rPr>
            </w:pPr>
            <w:r w:rsidRPr="005F593E">
              <w:rPr>
                <w:rFonts w:asciiTheme="majorHAnsi" w:hAnsiTheme="majorHAnsi" w:cstheme="majorHAnsi"/>
                <w:color w:val="auto"/>
              </w:rPr>
              <w:t>Version Number</w:t>
            </w:r>
          </w:p>
        </w:tc>
        <w:tc>
          <w:tcPr>
            <w:tcW w:w="3313" w:type="pct"/>
            <w:vAlign w:val="center"/>
            <w:hideMark/>
          </w:tcPr>
          <w:p w14:paraId="380E7AF5" w14:textId="77777777" w:rsidR="003A2A3B" w:rsidRPr="005F593E" w:rsidRDefault="003A2A3B" w:rsidP="003A2A3B">
            <w:pPr>
              <w:pStyle w:val="ChartHeaderInformation"/>
              <w:framePr w:hSpace="0" w:wrap="auto" w:vAnchor="margin" w:hAnchor="text" w:yAlign="inline"/>
              <w:spacing w:line="276" w:lineRule="auto"/>
              <w:rPr>
                <w:rFonts w:asciiTheme="majorHAnsi" w:hAnsiTheme="majorHAnsi" w:cstheme="majorHAnsi"/>
                <w:color w:val="auto"/>
              </w:rPr>
            </w:pPr>
            <w:r w:rsidRPr="005F593E">
              <w:rPr>
                <w:rFonts w:asciiTheme="majorHAnsi" w:hAnsiTheme="majorHAnsi" w:cstheme="majorHAnsi"/>
                <w:color w:val="auto"/>
              </w:rPr>
              <w:t>Document Changes</w:t>
            </w:r>
          </w:p>
        </w:tc>
      </w:tr>
      <w:tr w:rsidR="003A2A3B" w:rsidRPr="005F593E" w14:paraId="1BA4CA82" w14:textId="77777777" w:rsidTr="003A2A3B">
        <w:trPr>
          <w:trHeight w:val="288"/>
        </w:trPr>
        <w:tc>
          <w:tcPr>
            <w:tcW w:w="823" w:type="pct"/>
          </w:tcPr>
          <w:p w14:paraId="10D32C15" w14:textId="77777777" w:rsidR="003A2A3B" w:rsidRPr="005F593E" w:rsidRDefault="003A2A3B" w:rsidP="003A2A3B">
            <w:pPr>
              <w:jc w:val="both"/>
              <w:rPr>
                <w:rFonts w:asciiTheme="majorHAnsi" w:hAnsiTheme="majorHAnsi" w:cstheme="majorHAnsi"/>
                <w:sz w:val="20"/>
                <w:szCs w:val="20"/>
              </w:rPr>
            </w:pPr>
          </w:p>
        </w:tc>
        <w:tc>
          <w:tcPr>
            <w:tcW w:w="864" w:type="pct"/>
          </w:tcPr>
          <w:p w14:paraId="104EEC1C" w14:textId="77777777" w:rsidR="003A2A3B" w:rsidRPr="005F593E" w:rsidRDefault="003A2A3B" w:rsidP="003A2A3B">
            <w:pPr>
              <w:jc w:val="both"/>
              <w:rPr>
                <w:rFonts w:asciiTheme="majorHAnsi" w:hAnsiTheme="majorHAnsi" w:cstheme="majorHAnsi"/>
                <w:sz w:val="20"/>
                <w:szCs w:val="20"/>
              </w:rPr>
            </w:pPr>
          </w:p>
        </w:tc>
        <w:tc>
          <w:tcPr>
            <w:tcW w:w="3313" w:type="pct"/>
          </w:tcPr>
          <w:p w14:paraId="3EC4B6C7" w14:textId="77777777" w:rsidR="003A2A3B" w:rsidRPr="005F593E" w:rsidRDefault="003A2A3B" w:rsidP="003A2A3B">
            <w:pPr>
              <w:jc w:val="both"/>
              <w:rPr>
                <w:rFonts w:asciiTheme="majorHAnsi" w:hAnsiTheme="majorHAnsi" w:cstheme="majorHAnsi"/>
                <w:sz w:val="20"/>
                <w:szCs w:val="20"/>
              </w:rPr>
            </w:pPr>
          </w:p>
        </w:tc>
      </w:tr>
      <w:tr w:rsidR="003A2A3B" w:rsidRPr="005F593E" w14:paraId="2595374D" w14:textId="77777777" w:rsidTr="003A2A3B">
        <w:trPr>
          <w:trHeight w:val="288"/>
        </w:trPr>
        <w:tc>
          <w:tcPr>
            <w:tcW w:w="823" w:type="pct"/>
          </w:tcPr>
          <w:p w14:paraId="1BF9AB61" w14:textId="77777777" w:rsidR="003A2A3B" w:rsidRPr="005F593E" w:rsidRDefault="003A2A3B" w:rsidP="003A2A3B">
            <w:pPr>
              <w:jc w:val="both"/>
              <w:rPr>
                <w:rFonts w:asciiTheme="majorHAnsi" w:hAnsiTheme="majorHAnsi" w:cstheme="majorHAnsi"/>
                <w:sz w:val="20"/>
                <w:szCs w:val="20"/>
              </w:rPr>
            </w:pPr>
          </w:p>
        </w:tc>
        <w:tc>
          <w:tcPr>
            <w:tcW w:w="864" w:type="pct"/>
          </w:tcPr>
          <w:p w14:paraId="54306D06" w14:textId="77777777" w:rsidR="003A2A3B" w:rsidRPr="005F593E" w:rsidRDefault="003A2A3B" w:rsidP="003A2A3B">
            <w:pPr>
              <w:jc w:val="both"/>
              <w:rPr>
                <w:rFonts w:asciiTheme="majorHAnsi" w:hAnsiTheme="majorHAnsi" w:cstheme="majorHAnsi"/>
                <w:sz w:val="20"/>
                <w:szCs w:val="20"/>
              </w:rPr>
            </w:pPr>
          </w:p>
        </w:tc>
        <w:tc>
          <w:tcPr>
            <w:tcW w:w="3313" w:type="pct"/>
          </w:tcPr>
          <w:p w14:paraId="60D34F47" w14:textId="77777777" w:rsidR="003A2A3B" w:rsidRPr="005F593E" w:rsidRDefault="003A2A3B" w:rsidP="003A2A3B">
            <w:pPr>
              <w:jc w:val="both"/>
              <w:rPr>
                <w:rFonts w:asciiTheme="majorHAnsi" w:hAnsiTheme="majorHAnsi" w:cstheme="majorHAnsi"/>
                <w:sz w:val="20"/>
                <w:szCs w:val="20"/>
              </w:rPr>
            </w:pPr>
          </w:p>
        </w:tc>
      </w:tr>
      <w:tr w:rsidR="003A2A3B" w:rsidRPr="005F593E" w14:paraId="38DD10CC" w14:textId="77777777" w:rsidTr="003A2A3B">
        <w:trPr>
          <w:trHeight w:val="288"/>
        </w:trPr>
        <w:tc>
          <w:tcPr>
            <w:tcW w:w="823" w:type="pct"/>
          </w:tcPr>
          <w:p w14:paraId="68775D03"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46382657"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7323A0CF" w14:textId="77777777" w:rsidR="003A2A3B" w:rsidRPr="005F593E" w:rsidRDefault="003A2A3B" w:rsidP="003A2A3B">
            <w:pPr>
              <w:pStyle w:val="ChartBodyCopy"/>
              <w:jc w:val="both"/>
              <w:rPr>
                <w:rFonts w:asciiTheme="majorHAnsi" w:hAnsiTheme="majorHAnsi" w:cstheme="majorHAnsi"/>
                <w:color w:val="auto"/>
              </w:rPr>
            </w:pPr>
          </w:p>
        </w:tc>
      </w:tr>
      <w:tr w:rsidR="003A2A3B" w:rsidRPr="005F593E" w14:paraId="7084EE50" w14:textId="77777777" w:rsidTr="003A2A3B">
        <w:trPr>
          <w:trHeight w:val="301"/>
        </w:trPr>
        <w:tc>
          <w:tcPr>
            <w:tcW w:w="823" w:type="pct"/>
          </w:tcPr>
          <w:p w14:paraId="13DA35A8"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354935D0"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54A246DA" w14:textId="77777777" w:rsidR="003A2A3B" w:rsidRPr="005F593E" w:rsidRDefault="003A2A3B" w:rsidP="003A2A3B">
            <w:pPr>
              <w:pStyle w:val="ChartBodyCopy"/>
              <w:jc w:val="both"/>
              <w:rPr>
                <w:rFonts w:asciiTheme="majorHAnsi" w:hAnsiTheme="majorHAnsi" w:cstheme="majorHAnsi"/>
                <w:color w:val="auto"/>
              </w:rPr>
            </w:pPr>
          </w:p>
        </w:tc>
      </w:tr>
      <w:tr w:rsidR="003A2A3B" w:rsidRPr="005F593E" w14:paraId="04F8C1B1" w14:textId="77777777" w:rsidTr="003A2A3B">
        <w:trPr>
          <w:trHeight w:val="288"/>
        </w:trPr>
        <w:tc>
          <w:tcPr>
            <w:tcW w:w="823" w:type="pct"/>
          </w:tcPr>
          <w:p w14:paraId="36B75A17"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3307F4E8"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534B25DF" w14:textId="77777777" w:rsidR="003A2A3B" w:rsidRPr="005F593E" w:rsidRDefault="003A2A3B" w:rsidP="003A2A3B">
            <w:pPr>
              <w:pStyle w:val="ChartBodyCopy"/>
              <w:jc w:val="both"/>
              <w:rPr>
                <w:rFonts w:asciiTheme="majorHAnsi" w:hAnsiTheme="majorHAnsi" w:cstheme="majorHAnsi"/>
                <w:color w:val="auto"/>
              </w:rPr>
            </w:pPr>
          </w:p>
        </w:tc>
      </w:tr>
      <w:tr w:rsidR="003A2A3B" w:rsidRPr="005F593E" w14:paraId="701067F9" w14:textId="77777777" w:rsidTr="003A2A3B">
        <w:trPr>
          <w:trHeight w:val="288"/>
        </w:trPr>
        <w:tc>
          <w:tcPr>
            <w:tcW w:w="823" w:type="pct"/>
          </w:tcPr>
          <w:p w14:paraId="562B696F"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5A78A1C3"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60E298E5" w14:textId="77777777" w:rsidR="003A2A3B" w:rsidRPr="005F593E" w:rsidRDefault="003A2A3B" w:rsidP="003A2A3B">
            <w:pPr>
              <w:pStyle w:val="ChartBodyCopy"/>
              <w:jc w:val="both"/>
              <w:rPr>
                <w:rFonts w:asciiTheme="majorHAnsi" w:hAnsiTheme="majorHAnsi" w:cstheme="majorHAnsi"/>
                <w:color w:val="auto"/>
              </w:rPr>
            </w:pPr>
          </w:p>
        </w:tc>
      </w:tr>
      <w:tr w:rsidR="003A2A3B" w:rsidRPr="005F593E" w14:paraId="1004E696" w14:textId="77777777" w:rsidTr="003A2A3B">
        <w:trPr>
          <w:trHeight w:val="288"/>
        </w:trPr>
        <w:tc>
          <w:tcPr>
            <w:tcW w:w="823" w:type="pct"/>
          </w:tcPr>
          <w:p w14:paraId="4071B30B"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64EE82F0"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2D221824" w14:textId="77777777" w:rsidR="003A2A3B" w:rsidRPr="005F593E" w:rsidRDefault="003A2A3B" w:rsidP="003A2A3B">
            <w:pPr>
              <w:pStyle w:val="ChartBodyCopy"/>
              <w:jc w:val="both"/>
              <w:rPr>
                <w:rFonts w:asciiTheme="majorHAnsi" w:hAnsiTheme="majorHAnsi" w:cstheme="majorHAnsi"/>
                <w:color w:val="auto"/>
              </w:rPr>
            </w:pPr>
          </w:p>
        </w:tc>
      </w:tr>
      <w:tr w:rsidR="003A2A3B" w:rsidRPr="005F593E" w14:paraId="69A30B43" w14:textId="77777777" w:rsidTr="003A2A3B">
        <w:trPr>
          <w:trHeight w:val="288"/>
        </w:trPr>
        <w:tc>
          <w:tcPr>
            <w:tcW w:w="823" w:type="pct"/>
          </w:tcPr>
          <w:p w14:paraId="270EC33D"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7C64BE38"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3FE259FD" w14:textId="77777777" w:rsidR="003A2A3B" w:rsidRPr="005F593E" w:rsidRDefault="003A2A3B" w:rsidP="003A2A3B">
            <w:pPr>
              <w:pStyle w:val="ChartBodyCopy"/>
              <w:jc w:val="both"/>
              <w:rPr>
                <w:rFonts w:asciiTheme="majorHAnsi" w:hAnsiTheme="majorHAnsi" w:cstheme="majorHAnsi"/>
                <w:color w:val="auto"/>
              </w:rPr>
            </w:pPr>
          </w:p>
        </w:tc>
      </w:tr>
      <w:tr w:rsidR="003A2A3B" w:rsidRPr="005F593E" w14:paraId="4C595507" w14:textId="77777777" w:rsidTr="003A2A3B">
        <w:trPr>
          <w:trHeight w:val="288"/>
        </w:trPr>
        <w:tc>
          <w:tcPr>
            <w:tcW w:w="823" w:type="pct"/>
          </w:tcPr>
          <w:p w14:paraId="2EF3E6B4"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5DE6474E"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664A52DA" w14:textId="77777777" w:rsidR="003A2A3B" w:rsidRPr="005F593E" w:rsidRDefault="003A2A3B" w:rsidP="003A2A3B">
            <w:pPr>
              <w:pStyle w:val="ChartBodyCopy"/>
              <w:jc w:val="both"/>
              <w:rPr>
                <w:rFonts w:asciiTheme="majorHAnsi" w:hAnsiTheme="majorHAnsi" w:cstheme="majorHAnsi"/>
                <w:color w:val="auto"/>
              </w:rPr>
            </w:pPr>
          </w:p>
        </w:tc>
      </w:tr>
      <w:tr w:rsidR="003A2A3B" w:rsidRPr="005F593E" w14:paraId="33EDC191" w14:textId="77777777" w:rsidTr="003A2A3B">
        <w:trPr>
          <w:trHeight w:val="288"/>
        </w:trPr>
        <w:tc>
          <w:tcPr>
            <w:tcW w:w="823" w:type="pct"/>
          </w:tcPr>
          <w:p w14:paraId="1A1FD399"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52055731"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31EEDF00" w14:textId="77777777" w:rsidR="003A2A3B" w:rsidRPr="005F593E" w:rsidRDefault="003A2A3B" w:rsidP="003A2A3B">
            <w:pPr>
              <w:pStyle w:val="ChartBodyCopy"/>
              <w:jc w:val="both"/>
              <w:rPr>
                <w:rFonts w:asciiTheme="majorHAnsi" w:hAnsiTheme="majorHAnsi" w:cstheme="majorHAnsi"/>
                <w:color w:val="auto"/>
              </w:rPr>
            </w:pPr>
          </w:p>
        </w:tc>
      </w:tr>
      <w:tr w:rsidR="003A2A3B" w:rsidRPr="005F593E" w14:paraId="7B0DE0E8" w14:textId="77777777" w:rsidTr="003A2A3B">
        <w:trPr>
          <w:trHeight w:val="288"/>
        </w:trPr>
        <w:tc>
          <w:tcPr>
            <w:tcW w:w="823" w:type="pct"/>
          </w:tcPr>
          <w:p w14:paraId="4327A4DA"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62EC1C7B"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170D79FF" w14:textId="77777777" w:rsidR="003A2A3B" w:rsidRPr="005F593E" w:rsidRDefault="003A2A3B" w:rsidP="003A2A3B">
            <w:pPr>
              <w:pStyle w:val="ChartBodyCopy"/>
              <w:jc w:val="both"/>
              <w:rPr>
                <w:rFonts w:asciiTheme="majorHAnsi" w:hAnsiTheme="majorHAnsi" w:cstheme="majorHAnsi"/>
                <w:color w:val="auto"/>
              </w:rPr>
            </w:pPr>
          </w:p>
        </w:tc>
      </w:tr>
      <w:tr w:rsidR="003A2A3B" w:rsidRPr="005F593E" w14:paraId="512D2503" w14:textId="77777777" w:rsidTr="003A2A3B">
        <w:trPr>
          <w:trHeight w:val="288"/>
        </w:trPr>
        <w:tc>
          <w:tcPr>
            <w:tcW w:w="823" w:type="pct"/>
          </w:tcPr>
          <w:p w14:paraId="5E7A2A1A" w14:textId="77777777" w:rsidR="003A2A3B" w:rsidRPr="005F593E" w:rsidRDefault="003A2A3B" w:rsidP="003A2A3B">
            <w:pPr>
              <w:pStyle w:val="ChartBodyCopy"/>
              <w:jc w:val="both"/>
              <w:rPr>
                <w:rFonts w:asciiTheme="majorHAnsi" w:hAnsiTheme="majorHAnsi" w:cstheme="majorHAnsi"/>
                <w:color w:val="auto"/>
              </w:rPr>
            </w:pPr>
          </w:p>
        </w:tc>
        <w:tc>
          <w:tcPr>
            <w:tcW w:w="864" w:type="pct"/>
          </w:tcPr>
          <w:p w14:paraId="0FAE112C" w14:textId="77777777" w:rsidR="003A2A3B" w:rsidRPr="005F593E" w:rsidRDefault="003A2A3B" w:rsidP="003A2A3B">
            <w:pPr>
              <w:pStyle w:val="ChartBodyCopy"/>
              <w:jc w:val="both"/>
              <w:rPr>
                <w:rFonts w:asciiTheme="majorHAnsi" w:hAnsiTheme="majorHAnsi" w:cstheme="majorHAnsi"/>
                <w:color w:val="auto"/>
              </w:rPr>
            </w:pPr>
          </w:p>
        </w:tc>
        <w:tc>
          <w:tcPr>
            <w:tcW w:w="3313" w:type="pct"/>
          </w:tcPr>
          <w:p w14:paraId="23D583C7" w14:textId="77777777" w:rsidR="003A2A3B" w:rsidRPr="005F593E" w:rsidRDefault="003A2A3B" w:rsidP="003A2A3B">
            <w:pPr>
              <w:pStyle w:val="ChartBodyCopy"/>
              <w:jc w:val="both"/>
              <w:rPr>
                <w:rFonts w:asciiTheme="majorHAnsi" w:hAnsiTheme="majorHAnsi" w:cstheme="majorHAnsi"/>
                <w:color w:val="auto"/>
              </w:rPr>
            </w:pPr>
          </w:p>
        </w:tc>
      </w:tr>
    </w:tbl>
    <w:p w14:paraId="4A961ED4" w14:textId="77777777" w:rsidR="00541420" w:rsidRPr="005F593E" w:rsidRDefault="00541420" w:rsidP="00541420">
      <w:pPr>
        <w:jc w:val="both"/>
        <w:rPr>
          <w:rFonts w:asciiTheme="majorHAnsi" w:hAnsiTheme="majorHAnsi" w:cstheme="majorHAnsi"/>
          <w:spacing w:val="-5"/>
        </w:rPr>
      </w:pPr>
    </w:p>
    <w:p w14:paraId="7C297BA3" w14:textId="77777777" w:rsidR="00541420" w:rsidRPr="005F593E" w:rsidRDefault="00541420" w:rsidP="00541420">
      <w:pPr>
        <w:jc w:val="both"/>
        <w:rPr>
          <w:rFonts w:asciiTheme="majorHAnsi" w:hAnsiTheme="majorHAnsi" w:cstheme="majorHAnsi"/>
          <w:spacing w:val="-5"/>
        </w:rPr>
      </w:pPr>
    </w:p>
    <w:p w14:paraId="5E790723" w14:textId="77777777" w:rsidR="00541420" w:rsidRPr="005F593E" w:rsidRDefault="00541420" w:rsidP="00541420">
      <w:pPr>
        <w:rPr>
          <w:rFonts w:asciiTheme="majorHAnsi" w:hAnsiTheme="majorHAnsi" w:cstheme="majorHAnsi"/>
        </w:rPr>
      </w:pPr>
    </w:p>
    <w:p w14:paraId="6413AB58" w14:textId="77777777" w:rsidR="00541420" w:rsidRPr="005F593E" w:rsidRDefault="00541420" w:rsidP="00541420">
      <w:pPr>
        <w:jc w:val="both"/>
        <w:rPr>
          <w:rFonts w:asciiTheme="majorHAnsi" w:hAnsiTheme="majorHAnsi" w:cstheme="majorHAnsi"/>
          <w:b/>
          <w:sz w:val="32"/>
        </w:rPr>
      </w:pPr>
    </w:p>
    <w:p w14:paraId="61A142CE" w14:textId="77777777" w:rsidR="00541420" w:rsidRPr="005F593E" w:rsidRDefault="00541420" w:rsidP="00541420">
      <w:pPr>
        <w:jc w:val="both"/>
        <w:rPr>
          <w:rFonts w:asciiTheme="majorHAnsi" w:hAnsiTheme="majorHAnsi" w:cstheme="majorHAnsi"/>
        </w:rPr>
      </w:pPr>
    </w:p>
    <w:p w14:paraId="028CD200" w14:textId="77777777" w:rsidR="00541420" w:rsidRPr="005F593E" w:rsidRDefault="00541420" w:rsidP="44737C04">
      <w:pPr>
        <w:jc w:val="both"/>
        <w:rPr>
          <w:rFonts w:asciiTheme="majorHAnsi" w:hAnsiTheme="majorHAnsi" w:cstheme="majorBidi"/>
        </w:rPr>
      </w:pPr>
    </w:p>
    <w:p w14:paraId="17CBEFA6" w14:textId="3906E6F6" w:rsidR="44737C04" w:rsidRDefault="44737C04" w:rsidP="44737C04">
      <w:pPr>
        <w:jc w:val="both"/>
        <w:rPr>
          <w:rFonts w:asciiTheme="majorHAnsi" w:hAnsiTheme="majorHAnsi" w:cstheme="majorBidi"/>
        </w:rPr>
      </w:pPr>
    </w:p>
    <w:p w14:paraId="66026A4B" w14:textId="0B0028A3" w:rsidR="44737C04" w:rsidRDefault="44737C04" w:rsidP="44737C04">
      <w:pPr>
        <w:jc w:val="both"/>
        <w:rPr>
          <w:rFonts w:asciiTheme="majorHAnsi" w:hAnsiTheme="majorHAnsi" w:cstheme="majorBidi"/>
        </w:rPr>
      </w:pPr>
    </w:p>
    <w:p w14:paraId="35B6E04B" w14:textId="77777777" w:rsidR="00541420" w:rsidRDefault="00541420" w:rsidP="00541420">
      <w:pPr>
        <w:jc w:val="both"/>
        <w:rPr>
          <w:rFonts w:asciiTheme="majorHAnsi" w:hAnsiTheme="majorHAnsi" w:cstheme="majorHAnsi"/>
        </w:rPr>
      </w:pPr>
    </w:p>
    <w:p w14:paraId="76CCA125" w14:textId="77777777" w:rsidR="001D48E3" w:rsidRDefault="001D48E3" w:rsidP="00541420">
      <w:pPr>
        <w:jc w:val="both"/>
        <w:rPr>
          <w:rFonts w:asciiTheme="majorHAnsi" w:hAnsiTheme="majorHAnsi" w:cstheme="majorHAnsi"/>
        </w:rPr>
      </w:pPr>
    </w:p>
    <w:p w14:paraId="2828896B" w14:textId="77777777" w:rsidR="001D48E3" w:rsidRPr="005F593E" w:rsidRDefault="001D48E3" w:rsidP="00541420">
      <w:pPr>
        <w:jc w:val="both"/>
        <w:rPr>
          <w:rFonts w:asciiTheme="majorHAnsi" w:hAnsiTheme="majorHAnsi" w:cstheme="majorHAnsi"/>
        </w:rPr>
      </w:pPr>
    </w:p>
    <w:sdt>
      <w:sdtPr>
        <w:rPr>
          <w:rFonts w:ascii="Times New Roman" w:eastAsia="Calibri" w:hAnsi="Times New Roman" w:cs="Times New Roman"/>
          <w:b w:val="0"/>
          <w:bCs w:val="0"/>
          <w:color w:val="auto"/>
          <w:sz w:val="20"/>
          <w:szCs w:val="20"/>
        </w:rPr>
        <w:id w:val="60894439"/>
        <w:docPartObj>
          <w:docPartGallery w:val="Table of Contents"/>
          <w:docPartUnique/>
        </w:docPartObj>
      </w:sdtPr>
      <w:sdtContent>
        <w:p w14:paraId="43C771FD" w14:textId="77777777" w:rsidR="00541420" w:rsidRPr="005F593E" w:rsidRDefault="00541420" w:rsidP="2EBDFC38">
          <w:pPr>
            <w:pStyle w:val="TOCHeading"/>
            <w:rPr>
              <w:color w:val="auto"/>
              <w:sz w:val="20"/>
              <w:szCs w:val="20"/>
            </w:rPr>
          </w:pPr>
          <w:r w:rsidRPr="2EBDFC38">
            <w:rPr>
              <w:color w:val="auto"/>
              <w:sz w:val="20"/>
              <w:szCs w:val="20"/>
            </w:rPr>
            <w:t>Table of Contents</w:t>
          </w:r>
        </w:p>
        <w:p w14:paraId="596B1892" w14:textId="4CE00D29" w:rsidR="00A31143" w:rsidRDefault="00A31143" w:rsidP="2EBDFC38">
          <w:pPr>
            <w:pStyle w:val="TOC1"/>
            <w:tabs>
              <w:tab w:val="right" w:leader="dot" w:pos="9345"/>
            </w:tabs>
            <w:rPr>
              <w:rStyle w:val="Hyperlink"/>
              <w:noProof/>
              <w:kern w:val="2"/>
              <w14:ligatures w14:val="standardContextual"/>
            </w:rPr>
          </w:pPr>
          <w:r>
            <w:fldChar w:fldCharType="begin"/>
          </w:r>
          <w:r w:rsidR="00541420">
            <w:instrText>TOC \o "1-3" \z \u \h</w:instrText>
          </w:r>
          <w:r>
            <w:fldChar w:fldCharType="separate"/>
          </w:r>
          <w:hyperlink w:anchor="_Toc398308071">
            <w:r w:rsidR="2EBDFC38" w:rsidRPr="2EBDFC38">
              <w:rPr>
                <w:rStyle w:val="Hyperlink"/>
              </w:rPr>
              <w:t>1. Document Revisions</w:t>
            </w:r>
            <w:r w:rsidR="00541420">
              <w:tab/>
            </w:r>
            <w:r w:rsidR="00541420">
              <w:fldChar w:fldCharType="begin"/>
            </w:r>
            <w:r w:rsidR="00541420">
              <w:instrText>PAGEREF _Toc398308071 \h</w:instrText>
            </w:r>
            <w:r w:rsidR="00541420">
              <w:fldChar w:fldCharType="separate"/>
            </w:r>
            <w:r w:rsidR="2EBDFC38" w:rsidRPr="2EBDFC38">
              <w:rPr>
                <w:rStyle w:val="Hyperlink"/>
              </w:rPr>
              <w:t>1</w:t>
            </w:r>
            <w:r w:rsidR="00541420">
              <w:fldChar w:fldCharType="end"/>
            </w:r>
          </w:hyperlink>
        </w:p>
        <w:p w14:paraId="7C9A8BFA" w14:textId="3477DC27" w:rsidR="00A31143" w:rsidRDefault="2EBDFC38" w:rsidP="2EBDFC38">
          <w:pPr>
            <w:pStyle w:val="TOC1"/>
            <w:tabs>
              <w:tab w:val="right" w:leader="dot" w:pos="9345"/>
            </w:tabs>
            <w:rPr>
              <w:rStyle w:val="Hyperlink"/>
              <w:noProof/>
              <w:kern w:val="2"/>
              <w14:ligatures w14:val="standardContextual"/>
            </w:rPr>
          </w:pPr>
          <w:hyperlink w:anchor="_Toc412032279">
            <w:r w:rsidRPr="2EBDFC38">
              <w:rPr>
                <w:rStyle w:val="Hyperlink"/>
              </w:rPr>
              <w:t>2. Introduction</w:t>
            </w:r>
            <w:r w:rsidR="00A31143">
              <w:tab/>
            </w:r>
            <w:r w:rsidR="00A31143">
              <w:fldChar w:fldCharType="begin"/>
            </w:r>
            <w:r w:rsidR="00A31143">
              <w:instrText>PAGEREF _Toc412032279 \h</w:instrText>
            </w:r>
            <w:r w:rsidR="00A31143">
              <w:fldChar w:fldCharType="separate"/>
            </w:r>
            <w:r w:rsidRPr="2EBDFC38">
              <w:rPr>
                <w:rStyle w:val="Hyperlink"/>
              </w:rPr>
              <w:t>3</w:t>
            </w:r>
            <w:r w:rsidR="00A31143">
              <w:fldChar w:fldCharType="end"/>
            </w:r>
          </w:hyperlink>
        </w:p>
        <w:p w14:paraId="4FF8E816" w14:textId="02DFAA71" w:rsidR="00A31143" w:rsidRDefault="2EBDFC38" w:rsidP="2EBDFC38">
          <w:pPr>
            <w:pStyle w:val="TOC2"/>
            <w:tabs>
              <w:tab w:val="right" w:leader="dot" w:pos="9345"/>
            </w:tabs>
            <w:rPr>
              <w:rStyle w:val="Hyperlink"/>
              <w:noProof/>
              <w:kern w:val="2"/>
              <w14:ligatures w14:val="standardContextual"/>
            </w:rPr>
          </w:pPr>
          <w:hyperlink w:anchor="_Toc1824704807">
            <w:r w:rsidRPr="2EBDFC38">
              <w:rPr>
                <w:rStyle w:val="Hyperlink"/>
              </w:rPr>
              <w:t>2.1 Project Summary</w:t>
            </w:r>
            <w:r w:rsidR="00A31143">
              <w:tab/>
            </w:r>
            <w:r w:rsidR="00A31143">
              <w:fldChar w:fldCharType="begin"/>
            </w:r>
            <w:r w:rsidR="00A31143">
              <w:instrText>PAGEREF _Toc1824704807 \h</w:instrText>
            </w:r>
            <w:r w:rsidR="00A31143">
              <w:fldChar w:fldCharType="separate"/>
            </w:r>
            <w:r w:rsidRPr="2EBDFC38">
              <w:rPr>
                <w:rStyle w:val="Hyperlink"/>
              </w:rPr>
              <w:t>3</w:t>
            </w:r>
            <w:r w:rsidR="00A31143">
              <w:fldChar w:fldCharType="end"/>
            </w:r>
          </w:hyperlink>
        </w:p>
        <w:p w14:paraId="1AEC6DFC" w14:textId="25D47C8C" w:rsidR="00A31143" w:rsidRDefault="2EBDFC38" w:rsidP="2EBDFC38">
          <w:pPr>
            <w:pStyle w:val="TOC3"/>
            <w:tabs>
              <w:tab w:val="right" w:leader="dot" w:pos="9345"/>
            </w:tabs>
            <w:rPr>
              <w:rStyle w:val="Hyperlink"/>
              <w:noProof/>
              <w:kern w:val="2"/>
              <w14:ligatures w14:val="standardContextual"/>
            </w:rPr>
          </w:pPr>
          <w:hyperlink w:anchor="_Toc2024222159">
            <w:r w:rsidRPr="2EBDFC38">
              <w:rPr>
                <w:rStyle w:val="Hyperlink"/>
              </w:rPr>
              <w:t>2.1.1 Background &amp; Overview:</w:t>
            </w:r>
            <w:r w:rsidR="00A31143">
              <w:tab/>
            </w:r>
            <w:r w:rsidR="00A31143">
              <w:fldChar w:fldCharType="begin"/>
            </w:r>
            <w:r w:rsidR="00A31143">
              <w:instrText>PAGEREF _Toc2024222159 \h</w:instrText>
            </w:r>
            <w:r w:rsidR="00A31143">
              <w:fldChar w:fldCharType="separate"/>
            </w:r>
            <w:r w:rsidRPr="2EBDFC38">
              <w:rPr>
                <w:rStyle w:val="Hyperlink"/>
              </w:rPr>
              <w:t>3</w:t>
            </w:r>
            <w:r w:rsidR="00A31143">
              <w:fldChar w:fldCharType="end"/>
            </w:r>
          </w:hyperlink>
        </w:p>
        <w:p w14:paraId="7B4415CA" w14:textId="1F4532CB" w:rsidR="00A31143" w:rsidRDefault="2EBDFC38" w:rsidP="2EBDFC38">
          <w:pPr>
            <w:pStyle w:val="TOC2"/>
            <w:tabs>
              <w:tab w:val="right" w:leader="dot" w:pos="9345"/>
            </w:tabs>
            <w:rPr>
              <w:rStyle w:val="Hyperlink"/>
              <w:noProof/>
              <w:kern w:val="2"/>
              <w14:ligatures w14:val="standardContextual"/>
            </w:rPr>
          </w:pPr>
          <w:hyperlink w:anchor="_Toc232025795">
            <w:r w:rsidRPr="2EBDFC38">
              <w:rPr>
                <w:rStyle w:val="Hyperlink"/>
              </w:rPr>
              <w:t>2.2 BRD Scope:</w:t>
            </w:r>
            <w:r w:rsidR="00A31143">
              <w:tab/>
            </w:r>
            <w:r w:rsidR="00A31143">
              <w:fldChar w:fldCharType="begin"/>
            </w:r>
            <w:r w:rsidR="00A31143">
              <w:instrText>PAGEREF _Toc232025795 \h</w:instrText>
            </w:r>
            <w:r w:rsidR="00A31143">
              <w:fldChar w:fldCharType="separate"/>
            </w:r>
            <w:r w:rsidRPr="2EBDFC38">
              <w:rPr>
                <w:rStyle w:val="Hyperlink"/>
              </w:rPr>
              <w:t>5</w:t>
            </w:r>
            <w:r w:rsidR="00A31143">
              <w:fldChar w:fldCharType="end"/>
            </w:r>
          </w:hyperlink>
        </w:p>
        <w:p w14:paraId="7E04DDE4" w14:textId="7F43193D" w:rsidR="00A31143" w:rsidRDefault="2EBDFC38" w:rsidP="2EBDFC38">
          <w:pPr>
            <w:pStyle w:val="TOC3"/>
            <w:tabs>
              <w:tab w:val="right" w:leader="dot" w:pos="9345"/>
            </w:tabs>
            <w:rPr>
              <w:rStyle w:val="Hyperlink"/>
              <w:noProof/>
              <w:kern w:val="2"/>
              <w14:ligatures w14:val="standardContextual"/>
            </w:rPr>
          </w:pPr>
          <w:hyperlink w:anchor="_Toc1064565812">
            <w:r w:rsidRPr="2EBDFC38">
              <w:rPr>
                <w:rStyle w:val="Hyperlink"/>
              </w:rPr>
              <w:t>2.2.1   In Scope</w:t>
            </w:r>
            <w:r w:rsidR="00A31143">
              <w:tab/>
            </w:r>
            <w:r w:rsidR="00A31143">
              <w:fldChar w:fldCharType="begin"/>
            </w:r>
            <w:r w:rsidR="00A31143">
              <w:instrText>PAGEREF _Toc1064565812 \h</w:instrText>
            </w:r>
            <w:r w:rsidR="00A31143">
              <w:fldChar w:fldCharType="separate"/>
            </w:r>
            <w:r w:rsidRPr="2EBDFC38">
              <w:rPr>
                <w:rStyle w:val="Hyperlink"/>
              </w:rPr>
              <w:t>5</w:t>
            </w:r>
            <w:r w:rsidR="00A31143">
              <w:fldChar w:fldCharType="end"/>
            </w:r>
          </w:hyperlink>
        </w:p>
        <w:p w14:paraId="1BC1693E" w14:textId="10BF7C11" w:rsidR="00A31143" w:rsidRDefault="2EBDFC38" w:rsidP="2EBDFC38">
          <w:pPr>
            <w:pStyle w:val="TOC3"/>
            <w:tabs>
              <w:tab w:val="right" w:leader="dot" w:pos="9345"/>
            </w:tabs>
            <w:rPr>
              <w:rStyle w:val="Hyperlink"/>
              <w:noProof/>
              <w:kern w:val="2"/>
              <w14:ligatures w14:val="standardContextual"/>
            </w:rPr>
          </w:pPr>
          <w:hyperlink w:anchor="_Toc1146311157">
            <w:r w:rsidRPr="2EBDFC38">
              <w:rPr>
                <w:rStyle w:val="Hyperlink"/>
              </w:rPr>
              <w:t>2.2.2   Out Scope</w:t>
            </w:r>
            <w:r w:rsidR="00A31143">
              <w:tab/>
            </w:r>
            <w:r w:rsidR="00A31143">
              <w:fldChar w:fldCharType="begin"/>
            </w:r>
            <w:r w:rsidR="00A31143">
              <w:instrText>PAGEREF _Toc1146311157 \h</w:instrText>
            </w:r>
            <w:r w:rsidR="00A31143">
              <w:fldChar w:fldCharType="separate"/>
            </w:r>
            <w:r w:rsidRPr="2EBDFC38">
              <w:rPr>
                <w:rStyle w:val="Hyperlink"/>
              </w:rPr>
              <w:t>5</w:t>
            </w:r>
            <w:r w:rsidR="00A31143">
              <w:fldChar w:fldCharType="end"/>
            </w:r>
          </w:hyperlink>
        </w:p>
        <w:p w14:paraId="65EF3B46" w14:textId="5797C7F2" w:rsidR="00A31143" w:rsidRDefault="2EBDFC38" w:rsidP="2EBDFC38">
          <w:pPr>
            <w:pStyle w:val="TOC3"/>
            <w:tabs>
              <w:tab w:val="right" w:leader="dot" w:pos="9345"/>
            </w:tabs>
            <w:rPr>
              <w:rStyle w:val="Hyperlink"/>
              <w:noProof/>
              <w:kern w:val="2"/>
              <w14:ligatures w14:val="standardContextual"/>
            </w:rPr>
          </w:pPr>
          <w:hyperlink w:anchor="_Toc1308482242">
            <w:r w:rsidRPr="2EBDFC38">
              <w:rPr>
                <w:rStyle w:val="Hyperlink"/>
              </w:rPr>
              <w:t>2.2.3   Benefits</w:t>
            </w:r>
            <w:r w:rsidR="00A31143">
              <w:tab/>
            </w:r>
            <w:r w:rsidR="00A31143">
              <w:fldChar w:fldCharType="begin"/>
            </w:r>
            <w:r w:rsidR="00A31143">
              <w:instrText>PAGEREF _Toc1308482242 \h</w:instrText>
            </w:r>
            <w:r w:rsidR="00A31143">
              <w:fldChar w:fldCharType="separate"/>
            </w:r>
            <w:r w:rsidRPr="2EBDFC38">
              <w:rPr>
                <w:rStyle w:val="Hyperlink"/>
              </w:rPr>
              <w:t>5</w:t>
            </w:r>
            <w:r w:rsidR="00A31143">
              <w:fldChar w:fldCharType="end"/>
            </w:r>
          </w:hyperlink>
        </w:p>
        <w:p w14:paraId="25C1DEC6" w14:textId="2170F923" w:rsidR="00A31143" w:rsidRDefault="2EBDFC38" w:rsidP="2EBDFC38">
          <w:pPr>
            <w:pStyle w:val="TOC3"/>
            <w:tabs>
              <w:tab w:val="left" w:pos="990"/>
              <w:tab w:val="right" w:leader="dot" w:pos="9345"/>
            </w:tabs>
            <w:rPr>
              <w:rStyle w:val="Hyperlink"/>
              <w:noProof/>
              <w:kern w:val="2"/>
              <w14:ligatures w14:val="standardContextual"/>
            </w:rPr>
          </w:pPr>
          <w:hyperlink w:anchor="_Toc1987597733">
            <w:r w:rsidRPr="2EBDFC38">
              <w:rPr>
                <w:rStyle w:val="Hyperlink"/>
              </w:rPr>
              <w:t>2.2.4</w:t>
            </w:r>
            <w:r w:rsidR="00A31143">
              <w:tab/>
            </w:r>
            <w:r w:rsidRPr="2EBDFC38">
              <w:rPr>
                <w:rStyle w:val="Hyperlink"/>
              </w:rPr>
              <w:t>Assumptions</w:t>
            </w:r>
            <w:r w:rsidR="00A31143">
              <w:tab/>
            </w:r>
            <w:r w:rsidR="00A31143">
              <w:fldChar w:fldCharType="begin"/>
            </w:r>
            <w:r w:rsidR="00A31143">
              <w:instrText>PAGEREF _Toc1987597733 \h</w:instrText>
            </w:r>
            <w:r w:rsidR="00A31143">
              <w:fldChar w:fldCharType="separate"/>
            </w:r>
            <w:r w:rsidRPr="2EBDFC38">
              <w:rPr>
                <w:rStyle w:val="Hyperlink"/>
              </w:rPr>
              <w:t>5</w:t>
            </w:r>
            <w:r w:rsidR="00A31143">
              <w:fldChar w:fldCharType="end"/>
            </w:r>
          </w:hyperlink>
        </w:p>
        <w:p w14:paraId="198C0C74" w14:textId="4870578B" w:rsidR="00A31143" w:rsidRDefault="2EBDFC38" w:rsidP="2EBDFC38">
          <w:pPr>
            <w:pStyle w:val="TOC3"/>
            <w:tabs>
              <w:tab w:val="left" w:pos="990"/>
              <w:tab w:val="right" w:leader="dot" w:pos="9345"/>
            </w:tabs>
            <w:rPr>
              <w:rStyle w:val="Hyperlink"/>
              <w:noProof/>
              <w:kern w:val="2"/>
              <w14:ligatures w14:val="standardContextual"/>
            </w:rPr>
          </w:pPr>
          <w:hyperlink w:anchor="_Toc791177058">
            <w:r w:rsidRPr="2EBDFC38">
              <w:rPr>
                <w:rStyle w:val="Hyperlink"/>
              </w:rPr>
              <w:t>2.2.5</w:t>
            </w:r>
            <w:r w:rsidR="00A31143">
              <w:tab/>
            </w:r>
            <w:r w:rsidRPr="2EBDFC38">
              <w:rPr>
                <w:rStyle w:val="Hyperlink"/>
              </w:rPr>
              <w:t>Dependencies &amp; Constraints</w:t>
            </w:r>
            <w:r w:rsidR="00A31143">
              <w:tab/>
            </w:r>
            <w:r w:rsidR="00A31143">
              <w:fldChar w:fldCharType="begin"/>
            </w:r>
            <w:r w:rsidR="00A31143">
              <w:instrText>PAGEREF _Toc791177058 \h</w:instrText>
            </w:r>
            <w:r w:rsidR="00A31143">
              <w:fldChar w:fldCharType="separate"/>
            </w:r>
            <w:r w:rsidRPr="2EBDFC38">
              <w:rPr>
                <w:rStyle w:val="Hyperlink"/>
              </w:rPr>
              <w:t>5</w:t>
            </w:r>
            <w:r w:rsidR="00A31143">
              <w:fldChar w:fldCharType="end"/>
            </w:r>
          </w:hyperlink>
        </w:p>
        <w:p w14:paraId="2CC66C4C" w14:textId="6BD7810C" w:rsidR="00A31143" w:rsidRDefault="2EBDFC38" w:rsidP="2EBDFC38">
          <w:pPr>
            <w:pStyle w:val="TOC3"/>
            <w:tabs>
              <w:tab w:val="left" w:pos="990"/>
              <w:tab w:val="right" w:leader="dot" w:pos="9345"/>
            </w:tabs>
            <w:rPr>
              <w:rStyle w:val="Hyperlink"/>
              <w:noProof/>
              <w:kern w:val="2"/>
              <w14:ligatures w14:val="standardContextual"/>
            </w:rPr>
          </w:pPr>
          <w:hyperlink w:anchor="_Toc1896487598">
            <w:r w:rsidRPr="2EBDFC38">
              <w:rPr>
                <w:rStyle w:val="Hyperlink"/>
              </w:rPr>
              <w:t>2.2.6</w:t>
            </w:r>
            <w:r w:rsidR="00A31143">
              <w:tab/>
            </w:r>
            <w:r w:rsidRPr="2EBDFC38">
              <w:rPr>
                <w:rStyle w:val="Hyperlink"/>
              </w:rPr>
              <w:t>Risks</w:t>
            </w:r>
            <w:r w:rsidR="00A31143">
              <w:tab/>
            </w:r>
            <w:r w:rsidR="00A31143">
              <w:fldChar w:fldCharType="begin"/>
            </w:r>
            <w:r w:rsidR="00A31143">
              <w:instrText>PAGEREF _Toc1896487598 \h</w:instrText>
            </w:r>
            <w:r w:rsidR="00A31143">
              <w:fldChar w:fldCharType="separate"/>
            </w:r>
            <w:r w:rsidRPr="2EBDFC38">
              <w:rPr>
                <w:rStyle w:val="Hyperlink"/>
              </w:rPr>
              <w:t>5</w:t>
            </w:r>
            <w:r w:rsidR="00A31143">
              <w:fldChar w:fldCharType="end"/>
            </w:r>
          </w:hyperlink>
        </w:p>
        <w:p w14:paraId="53357540" w14:textId="1C8C8354" w:rsidR="00A31143" w:rsidRDefault="2EBDFC38" w:rsidP="2EBDFC38">
          <w:pPr>
            <w:pStyle w:val="TOC1"/>
            <w:tabs>
              <w:tab w:val="right" w:leader="dot" w:pos="9345"/>
            </w:tabs>
            <w:rPr>
              <w:rStyle w:val="Hyperlink"/>
              <w:noProof/>
              <w:kern w:val="2"/>
              <w14:ligatures w14:val="standardContextual"/>
            </w:rPr>
          </w:pPr>
          <w:hyperlink w:anchor="_Toc616183207">
            <w:r w:rsidRPr="2EBDFC38">
              <w:rPr>
                <w:rStyle w:val="Hyperlink"/>
              </w:rPr>
              <w:t xml:space="preserve">3. Business Process diagram: </w:t>
            </w:r>
            <w:r w:rsidR="00A31143">
              <w:tab/>
            </w:r>
            <w:r w:rsidR="00A31143">
              <w:fldChar w:fldCharType="begin"/>
            </w:r>
            <w:r w:rsidR="00A31143">
              <w:instrText>PAGEREF _Toc616183207 \h</w:instrText>
            </w:r>
            <w:r w:rsidR="00A31143">
              <w:fldChar w:fldCharType="separate"/>
            </w:r>
            <w:r w:rsidRPr="2EBDFC38">
              <w:rPr>
                <w:rStyle w:val="Hyperlink"/>
              </w:rPr>
              <w:t>6</w:t>
            </w:r>
            <w:r w:rsidR="00A31143">
              <w:fldChar w:fldCharType="end"/>
            </w:r>
          </w:hyperlink>
        </w:p>
        <w:p w14:paraId="44E009B1" w14:textId="1D59CBE9" w:rsidR="00A31143" w:rsidRDefault="2EBDFC38" w:rsidP="2EBDFC38">
          <w:pPr>
            <w:pStyle w:val="TOC2"/>
            <w:tabs>
              <w:tab w:val="right" w:leader="dot" w:pos="9345"/>
            </w:tabs>
            <w:rPr>
              <w:rStyle w:val="Hyperlink"/>
              <w:noProof/>
              <w:kern w:val="2"/>
              <w14:ligatures w14:val="standardContextual"/>
            </w:rPr>
          </w:pPr>
          <w:hyperlink w:anchor="_Toc437651042">
            <w:r w:rsidRPr="2EBDFC38">
              <w:rPr>
                <w:rStyle w:val="Hyperlink"/>
              </w:rPr>
              <w:t>3.1 Proposed Business Process (To Be) - WIP</w:t>
            </w:r>
            <w:r w:rsidR="00A31143">
              <w:tab/>
            </w:r>
            <w:r w:rsidR="00A31143">
              <w:fldChar w:fldCharType="begin"/>
            </w:r>
            <w:r w:rsidR="00A31143">
              <w:instrText>PAGEREF _Toc437651042 \h</w:instrText>
            </w:r>
            <w:r w:rsidR="00A31143">
              <w:fldChar w:fldCharType="separate"/>
            </w:r>
            <w:r w:rsidRPr="2EBDFC38">
              <w:rPr>
                <w:rStyle w:val="Hyperlink"/>
              </w:rPr>
              <w:t>6</w:t>
            </w:r>
            <w:r w:rsidR="00A31143">
              <w:fldChar w:fldCharType="end"/>
            </w:r>
          </w:hyperlink>
        </w:p>
        <w:p w14:paraId="61E0A54A" w14:textId="3C31527C" w:rsidR="00A31143" w:rsidRDefault="2EBDFC38" w:rsidP="2EBDFC38">
          <w:pPr>
            <w:pStyle w:val="TOC1"/>
            <w:tabs>
              <w:tab w:val="right" w:leader="dot" w:pos="9345"/>
            </w:tabs>
            <w:rPr>
              <w:rStyle w:val="Hyperlink"/>
              <w:noProof/>
              <w:kern w:val="2"/>
              <w14:ligatures w14:val="standardContextual"/>
            </w:rPr>
          </w:pPr>
          <w:hyperlink w:anchor="_Toc1147582741">
            <w:r w:rsidRPr="2EBDFC38">
              <w:rPr>
                <w:rStyle w:val="Hyperlink"/>
              </w:rPr>
              <w:t>4. Business Requirements</w:t>
            </w:r>
            <w:r w:rsidR="00A31143">
              <w:tab/>
            </w:r>
            <w:r w:rsidR="00A31143">
              <w:fldChar w:fldCharType="begin"/>
            </w:r>
            <w:r w:rsidR="00A31143">
              <w:instrText>PAGEREF _Toc1147582741 \h</w:instrText>
            </w:r>
            <w:r w:rsidR="00A31143">
              <w:fldChar w:fldCharType="separate"/>
            </w:r>
            <w:r w:rsidRPr="2EBDFC38">
              <w:rPr>
                <w:rStyle w:val="Hyperlink"/>
              </w:rPr>
              <w:t>7</w:t>
            </w:r>
            <w:r w:rsidR="00A31143">
              <w:fldChar w:fldCharType="end"/>
            </w:r>
          </w:hyperlink>
        </w:p>
        <w:p w14:paraId="0231E77F" w14:textId="4353A831" w:rsidR="00A31143" w:rsidRDefault="2EBDFC38" w:rsidP="2EBDFC38">
          <w:pPr>
            <w:pStyle w:val="TOC2"/>
            <w:tabs>
              <w:tab w:val="right" w:leader="dot" w:pos="9345"/>
            </w:tabs>
            <w:rPr>
              <w:rStyle w:val="Hyperlink"/>
              <w:noProof/>
              <w:kern w:val="2"/>
              <w14:ligatures w14:val="standardContextual"/>
            </w:rPr>
          </w:pPr>
          <w:hyperlink w:anchor="_Toc852451112">
            <w:r w:rsidRPr="2EBDFC38">
              <w:rPr>
                <w:rStyle w:val="Hyperlink"/>
              </w:rPr>
              <w:t>4.1 Business Requirement – BarraOne Asset Impact</w:t>
            </w:r>
            <w:r w:rsidR="00A31143">
              <w:tab/>
            </w:r>
            <w:r w:rsidR="00A31143">
              <w:fldChar w:fldCharType="begin"/>
            </w:r>
            <w:r w:rsidR="00A31143">
              <w:instrText>PAGEREF _Toc852451112 \h</w:instrText>
            </w:r>
            <w:r w:rsidR="00A31143">
              <w:fldChar w:fldCharType="separate"/>
            </w:r>
            <w:r w:rsidRPr="2EBDFC38">
              <w:rPr>
                <w:rStyle w:val="Hyperlink"/>
              </w:rPr>
              <w:t>7</w:t>
            </w:r>
            <w:r w:rsidR="00A31143">
              <w:fldChar w:fldCharType="end"/>
            </w:r>
          </w:hyperlink>
        </w:p>
        <w:p w14:paraId="4F8A9DEC" w14:textId="40BD3210" w:rsidR="00A31143" w:rsidRDefault="2EBDFC38" w:rsidP="2EBDFC38">
          <w:pPr>
            <w:pStyle w:val="TOC3"/>
            <w:tabs>
              <w:tab w:val="right" w:leader="dot" w:pos="9345"/>
            </w:tabs>
            <w:rPr>
              <w:rStyle w:val="Hyperlink"/>
              <w:noProof/>
              <w:kern w:val="2"/>
              <w14:ligatures w14:val="standardContextual"/>
            </w:rPr>
          </w:pPr>
          <w:hyperlink w:anchor="_Toc1353191873">
            <w:r w:rsidRPr="2EBDFC38">
              <w:rPr>
                <w:rStyle w:val="Hyperlink"/>
              </w:rPr>
              <w:t>4.1.1 Objective</w:t>
            </w:r>
            <w:r w:rsidR="00A31143">
              <w:tab/>
            </w:r>
            <w:r w:rsidR="00A31143">
              <w:fldChar w:fldCharType="begin"/>
            </w:r>
            <w:r w:rsidR="00A31143">
              <w:instrText>PAGEREF _Toc1353191873 \h</w:instrText>
            </w:r>
            <w:r w:rsidR="00A31143">
              <w:fldChar w:fldCharType="separate"/>
            </w:r>
            <w:r w:rsidRPr="2EBDFC38">
              <w:rPr>
                <w:rStyle w:val="Hyperlink"/>
              </w:rPr>
              <w:t>7</w:t>
            </w:r>
            <w:r w:rsidR="00A31143">
              <w:fldChar w:fldCharType="end"/>
            </w:r>
          </w:hyperlink>
        </w:p>
        <w:p w14:paraId="13D935B7" w14:textId="0FDCDD10" w:rsidR="00A31143" w:rsidRDefault="2EBDFC38" w:rsidP="2EBDFC38">
          <w:pPr>
            <w:pStyle w:val="TOC3"/>
            <w:tabs>
              <w:tab w:val="right" w:leader="dot" w:pos="9345"/>
            </w:tabs>
            <w:rPr>
              <w:rStyle w:val="Hyperlink"/>
              <w:noProof/>
              <w:kern w:val="2"/>
              <w14:ligatures w14:val="standardContextual"/>
            </w:rPr>
          </w:pPr>
          <w:hyperlink w:anchor="_Toc2113488745">
            <w:r w:rsidRPr="2EBDFC38">
              <w:rPr>
                <w:rStyle w:val="Hyperlink"/>
              </w:rPr>
              <w:t>4.1.2 Input Requirements</w:t>
            </w:r>
            <w:r w:rsidR="00A31143">
              <w:tab/>
            </w:r>
            <w:r w:rsidR="00A31143">
              <w:fldChar w:fldCharType="begin"/>
            </w:r>
            <w:r w:rsidR="00A31143">
              <w:instrText>PAGEREF _Toc2113488745 \h</w:instrText>
            </w:r>
            <w:r w:rsidR="00A31143">
              <w:fldChar w:fldCharType="separate"/>
            </w:r>
            <w:r w:rsidRPr="2EBDFC38">
              <w:rPr>
                <w:rStyle w:val="Hyperlink"/>
              </w:rPr>
              <w:t>7</w:t>
            </w:r>
            <w:r w:rsidR="00A31143">
              <w:fldChar w:fldCharType="end"/>
            </w:r>
          </w:hyperlink>
        </w:p>
        <w:p w14:paraId="0EEE62D5" w14:textId="33F6BC91" w:rsidR="00A31143" w:rsidRDefault="2EBDFC38" w:rsidP="2EBDFC38">
          <w:pPr>
            <w:pStyle w:val="TOC3"/>
            <w:tabs>
              <w:tab w:val="right" w:leader="dot" w:pos="9345"/>
            </w:tabs>
            <w:rPr>
              <w:rStyle w:val="Hyperlink"/>
              <w:noProof/>
              <w:kern w:val="2"/>
              <w14:ligatures w14:val="standardContextual"/>
            </w:rPr>
          </w:pPr>
          <w:hyperlink w:anchor="_Toc1945776531">
            <w:r w:rsidRPr="2EBDFC38">
              <w:rPr>
                <w:rStyle w:val="Hyperlink"/>
              </w:rPr>
              <w:t>4.1.3 Output Requirements</w:t>
            </w:r>
            <w:r w:rsidR="00A31143">
              <w:tab/>
            </w:r>
            <w:r w:rsidR="00A31143">
              <w:fldChar w:fldCharType="begin"/>
            </w:r>
            <w:r w:rsidR="00A31143">
              <w:instrText>PAGEREF _Toc1945776531 \h</w:instrText>
            </w:r>
            <w:r w:rsidR="00A31143">
              <w:fldChar w:fldCharType="separate"/>
            </w:r>
            <w:r w:rsidRPr="2EBDFC38">
              <w:rPr>
                <w:rStyle w:val="Hyperlink"/>
              </w:rPr>
              <w:t>7</w:t>
            </w:r>
            <w:r w:rsidR="00A31143">
              <w:fldChar w:fldCharType="end"/>
            </w:r>
          </w:hyperlink>
        </w:p>
        <w:p w14:paraId="6A524571" w14:textId="54276919" w:rsidR="00A31143" w:rsidRDefault="2EBDFC38" w:rsidP="2EBDFC38">
          <w:pPr>
            <w:pStyle w:val="TOC3"/>
            <w:tabs>
              <w:tab w:val="right" w:leader="dot" w:pos="9345"/>
            </w:tabs>
            <w:rPr>
              <w:rStyle w:val="Hyperlink"/>
              <w:noProof/>
              <w:kern w:val="2"/>
              <w14:ligatures w14:val="standardContextual"/>
            </w:rPr>
          </w:pPr>
          <w:hyperlink w:anchor="_Toc1506387428">
            <w:r w:rsidRPr="2EBDFC38">
              <w:rPr>
                <w:rStyle w:val="Hyperlink"/>
              </w:rPr>
              <w:t>4.1.4 Data Requirements:</w:t>
            </w:r>
            <w:r w:rsidR="00A31143">
              <w:tab/>
            </w:r>
            <w:r w:rsidR="00A31143">
              <w:fldChar w:fldCharType="begin"/>
            </w:r>
            <w:r w:rsidR="00A31143">
              <w:instrText>PAGEREF _Toc1506387428 \h</w:instrText>
            </w:r>
            <w:r w:rsidR="00A31143">
              <w:fldChar w:fldCharType="separate"/>
            </w:r>
            <w:r w:rsidRPr="2EBDFC38">
              <w:rPr>
                <w:rStyle w:val="Hyperlink"/>
              </w:rPr>
              <w:t>8</w:t>
            </w:r>
            <w:r w:rsidR="00A31143">
              <w:fldChar w:fldCharType="end"/>
            </w:r>
          </w:hyperlink>
        </w:p>
        <w:p w14:paraId="713EE580" w14:textId="09FE2AC5" w:rsidR="00A31143" w:rsidRDefault="2EBDFC38" w:rsidP="2EBDFC38">
          <w:pPr>
            <w:pStyle w:val="TOC2"/>
            <w:tabs>
              <w:tab w:val="right" w:leader="dot" w:pos="9345"/>
            </w:tabs>
            <w:rPr>
              <w:rStyle w:val="Hyperlink"/>
              <w:noProof/>
              <w:kern w:val="2"/>
              <w14:ligatures w14:val="standardContextual"/>
            </w:rPr>
          </w:pPr>
          <w:hyperlink w:anchor="_Toc1402571602">
            <w:r w:rsidRPr="2EBDFC38">
              <w:rPr>
                <w:rStyle w:val="Hyperlink"/>
              </w:rPr>
              <w:t>4.2 Business Requirement – Shock Conversion Automation</w:t>
            </w:r>
            <w:r w:rsidR="00A31143">
              <w:tab/>
            </w:r>
            <w:r w:rsidR="00A31143">
              <w:fldChar w:fldCharType="begin"/>
            </w:r>
            <w:r w:rsidR="00A31143">
              <w:instrText>PAGEREF _Toc1402571602 \h</w:instrText>
            </w:r>
            <w:r w:rsidR="00A31143">
              <w:fldChar w:fldCharType="separate"/>
            </w:r>
            <w:r w:rsidRPr="2EBDFC38">
              <w:rPr>
                <w:rStyle w:val="Hyperlink"/>
              </w:rPr>
              <w:t>8</w:t>
            </w:r>
            <w:r w:rsidR="00A31143">
              <w:fldChar w:fldCharType="end"/>
            </w:r>
          </w:hyperlink>
        </w:p>
        <w:p w14:paraId="14F75D75" w14:textId="21C0ED41" w:rsidR="00A31143" w:rsidRDefault="2EBDFC38" w:rsidP="2EBDFC38">
          <w:pPr>
            <w:pStyle w:val="TOC3"/>
            <w:tabs>
              <w:tab w:val="right" w:leader="dot" w:pos="9345"/>
            </w:tabs>
            <w:rPr>
              <w:rStyle w:val="Hyperlink"/>
              <w:noProof/>
              <w:kern w:val="2"/>
              <w14:ligatures w14:val="standardContextual"/>
            </w:rPr>
          </w:pPr>
          <w:hyperlink w:anchor="_Toc753946589">
            <w:r w:rsidRPr="2EBDFC38">
              <w:rPr>
                <w:rStyle w:val="Hyperlink"/>
              </w:rPr>
              <w:t>4.2.1 Objective</w:t>
            </w:r>
            <w:r w:rsidR="00A31143">
              <w:tab/>
            </w:r>
            <w:r w:rsidR="00A31143">
              <w:fldChar w:fldCharType="begin"/>
            </w:r>
            <w:r w:rsidR="00A31143">
              <w:instrText>PAGEREF _Toc753946589 \h</w:instrText>
            </w:r>
            <w:r w:rsidR="00A31143">
              <w:fldChar w:fldCharType="separate"/>
            </w:r>
            <w:r w:rsidRPr="2EBDFC38">
              <w:rPr>
                <w:rStyle w:val="Hyperlink"/>
              </w:rPr>
              <w:t>8</w:t>
            </w:r>
            <w:r w:rsidR="00A31143">
              <w:fldChar w:fldCharType="end"/>
            </w:r>
          </w:hyperlink>
        </w:p>
        <w:p w14:paraId="70C91204" w14:textId="451216CD" w:rsidR="00A31143" w:rsidRDefault="2EBDFC38" w:rsidP="2EBDFC38">
          <w:pPr>
            <w:pStyle w:val="TOC2"/>
            <w:tabs>
              <w:tab w:val="right" w:leader="dot" w:pos="9345"/>
            </w:tabs>
            <w:rPr>
              <w:rStyle w:val="Hyperlink"/>
              <w:noProof/>
              <w:kern w:val="2"/>
              <w14:ligatures w14:val="standardContextual"/>
            </w:rPr>
          </w:pPr>
          <w:hyperlink w:anchor="_Toc170748778">
            <w:r w:rsidRPr="2EBDFC38">
              <w:rPr>
                <w:rStyle w:val="Hyperlink"/>
              </w:rPr>
              <w:t>4.3 Business Requirement – ES Based Liability / Net Impact</w:t>
            </w:r>
            <w:r w:rsidR="00A31143">
              <w:tab/>
            </w:r>
            <w:r w:rsidR="00A31143">
              <w:fldChar w:fldCharType="begin"/>
            </w:r>
            <w:r w:rsidR="00A31143">
              <w:instrText>PAGEREF _Toc170748778 \h</w:instrText>
            </w:r>
            <w:r w:rsidR="00A31143">
              <w:fldChar w:fldCharType="separate"/>
            </w:r>
            <w:r w:rsidRPr="2EBDFC38">
              <w:rPr>
                <w:rStyle w:val="Hyperlink"/>
              </w:rPr>
              <w:t>8</w:t>
            </w:r>
            <w:r w:rsidR="00A31143">
              <w:fldChar w:fldCharType="end"/>
            </w:r>
          </w:hyperlink>
        </w:p>
        <w:p w14:paraId="6CC50C5A" w14:textId="4E12F57A" w:rsidR="00A31143" w:rsidRDefault="2EBDFC38" w:rsidP="2EBDFC38">
          <w:pPr>
            <w:pStyle w:val="TOC3"/>
            <w:tabs>
              <w:tab w:val="right" w:leader="dot" w:pos="9345"/>
            </w:tabs>
            <w:rPr>
              <w:rStyle w:val="Hyperlink"/>
              <w:noProof/>
              <w:kern w:val="2"/>
              <w14:ligatures w14:val="standardContextual"/>
            </w:rPr>
          </w:pPr>
          <w:hyperlink w:anchor="_Toc1241315941">
            <w:r w:rsidRPr="2EBDFC38">
              <w:rPr>
                <w:rStyle w:val="Hyperlink"/>
              </w:rPr>
              <w:t>4.3.1 Objective</w:t>
            </w:r>
            <w:r w:rsidR="00A31143">
              <w:tab/>
            </w:r>
            <w:r w:rsidR="00A31143">
              <w:fldChar w:fldCharType="begin"/>
            </w:r>
            <w:r w:rsidR="00A31143">
              <w:instrText>PAGEREF _Toc1241315941 \h</w:instrText>
            </w:r>
            <w:r w:rsidR="00A31143">
              <w:fldChar w:fldCharType="separate"/>
            </w:r>
            <w:r w:rsidRPr="2EBDFC38">
              <w:rPr>
                <w:rStyle w:val="Hyperlink"/>
              </w:rPr>
              <w:t>8</w:t>
            </w:r>
            <w:r w:rsidR="00A31143">
              <w:fldChar w:fldCharType="end"/>
            </w:r>
          </w:hyperlink>
        </w:p>
        <w:p w14:paraId="5E77BDEC" w14:textId="24018F9A" w:rsidR="00A31143" w:rsidRDefault="2EBDFC38" w:rsidP="2EBDFC38">
          <w:pPr>
            <w:pStyle w:val="TOC2"/>
            <w:tabs>
              <w:tab w:val="right" w:leader="dot" w:pos="9345"/>
            </w:tabs>
            <w:rPr>
              <w:rStyle w:val="Hyperlink"/>
              <w:noProof/>
              <w:kern w:val="2"/>
              <w14:ligatures w14:val="standardContextual"/>
            </w:rPr>
          </w:pPr>
          <w:hyperlink w:anchor="_Toc558529391">
            <w:r w:rsidRPr="2EBDFC38">
              <w:rPr>
                <w:rStyle w:val="Hyperlink"/>
              </w:rPr>
              <w:t>4.4 Business Requirement –Net Impact Summary</w:t>
            </w:r>
            <w:r w:rsidR="00A31143">
              <w:tab/>
            </w:r>
            <w:r w:rsidR="00A31143">
              <w:fldChar w:fldCharType="begin"/>
            </w:r>
            <w:r w:rsidR="00A31143">
              <w:instrText>PAGEREF _Toc558529391 \h</w:instrText>
            </w:r>
            <w:r w:rsidR="00A31143">
              <w:fldChar w:fldCharType="separate"/>
            </w:r>
            <w:r w:rsidRPr="2EBDFC38">
              <w:rPr>
                <w:rStyle w:val="Hyperlink"/>
              </w:rPr>
              <w:t>8</w:t>
            </w:r>
            <w:r w:rsidR="00A31143">
              <w:fldChar w:fldCharType="end"/>
            </w:r>
          </w:hyperlink>
        </w:p>
        <w:p w14:paraId="32BDEFDC" w14:textId="424E67FE" w:rsidR="00A31143" w:rsidRDefault="2EBDFC38" w:rsidP="2EBDFC38">
          <w:pPr>
            <w:pStyle w:val="TOC3"/>
            <w:tabs>
              <w:tab w:val="right" w:leader="dot" w:pos="9345"/>
            </w:tabs>
            <w:rPr>
              <w:rStyle w:val="Hyperlink"/>
              <w:noProof/>
              <w:kern w:val="2"/>
              <w14:ligatures w14:val="standardContextual"/>
            </w:rPr>
          </w:pPr>
          <w:hyperlink w:anchor="_Toc1358906285">
            <w:r w:rsidRPr="2EBDFC38">
              <w:rPr>
                <w:rStyle w:val="Hyperlink"/>
              </w:rPr>
              <w:t>4.4.1 Objective</w:t>
            </w:r>
            <w:r w:rsidR="00A31143">
              <w:tab/>
            </w:r>
            <w:r w:rsidR="00A31143">
              <w:fldChar w:fldCharType="begin"/>
            </w:r>
            <w:r w:rsidR="00A31143">
              <w:instrText>PAGEREF _Toc1358906285 \h</w:instrText>
            </w:r>
            <w:r w:rsidR="00A31143">
              <w:fldChar w:fldCharType="separate"/>
            </w:r>
            <w:r w:rsidRPr="2EBDFC38">
              <w:rPr>
                <w:rStyle w:val="Hyperlink"/>
              </w:rPr>
              <w:t>8</w:t>
            </w:r>
            <w:r w:rsidR="00A31143">
              <w:fldChar w:fldCharType="end"/>
            </w:r>
          </w:hyperlink>
        </w:p>
        <w:p w14:paraId="3BA79EB1" w14:textId="7737D24D" w:rsidR="00A31143" w:rsidRDefault="2EBDFC38" w:rsidP="2EBDFC38">
          <w:pPr>
            <w:pStyle w:val="TOC1"/>
            <w:tabs>
              <w:tab w:val="right" w:leader="dot" w:pos="9345"/>
            </w:tabs>
            <w:rPr>
              <w:rStyle w:val="Hyperlink"/>
              <w:noProof/>
              <w:kern w:val="2"/>
              <w14:ligatures w14:val="standardContextual"/>
            </w:rPr>
          </w:pPr>
          <w:hyperlink w:anchor="_Toc341758887">
            <w:r w:rsidRPr="2EBDFC38">
              <w:rPr>
                <w:rStyle w:val="Hyperlink"/>
              </w:rPr>
              <w:t>5. Non-Functional Requirements.</w:t>
            </w:r>
            <w:r w:rsidR="00A31143">
              <w:tab/>
            </w:r>
            <w:r w:rsidR="00A31143">
              <w:fldChar w:fldCharType="begin"/>
            </w:r>
            <w:r w:rsidR="00A31143">
              <w:instrText>PAGEREF _Toc341758887 \h</w:instrText>
            </w:r>
            <w:r w:rsidR="00A31143">
              <w:fldChar w:fldCharType="separate"/>
            </w:r>
            <w:r w:rsidRPr="2EBDFC38">
              <w:rPr>
                <w:rStyle w:val="Hyperlink"/>
              </w:rPr>
              <w:t>9</w:t>
            </w:r>
            <w:r w:rsidR="00A31143">
              <w:fldChar w:fldCharType="end"/>
            </w:r>
          </w:hyperlink>
        </w:p>
        <w:p w14:paraId="287FC8FD" w14:textId="32681745" w:rsidR="00A31143" w:rsidRDefault="2EBDFC38" w:rsidP="2EBDFC38">
          <w:pPr>
            <w:pStyle w:val="TOC3"/>
            <w:tabs>
              <w:tab w:val="right" w:leader="dot" w:pos="9345"/>
            </w:tabs>
            <w:rPr>
              <w:rStyle w:val="Hyperlink"/>
              <w:noProof/>
              <w:kern w:val="2"/>
              <w14:ligatures w14:val="standardContextual"/>
            </w:rPr>
          </w:pPr>
          <w:hyperlink w:anchor="_Toc1921338120">
            <w:r w:rsidRPr="2EBDFC38">
              <w:rPr>
                <w:rStyle w:val="Hyperlink"/>
              </w:rPr>
              <w:t>5.2.1 Specifications for Project</w:t>
            </w:r>
            <w:r w:rsidR="00A31143">
              <w:tab/>
            </w:r>
            <w:r w:rsidR="00A31143">
              <w:fldChar w:fldCharType="begin"/>
            </w:r>
            <w:r w:rsidR="00A31143">
              <w:instrText>PAGEREF _Toc1921338120 \h</w:instrText>
            </w:r>
            <w:r w:rsidR="00A31143">
              <w:fldChar w:fldCharType="separate"/>
            </w:r>
            <w:r w:rsidRPr="2EBDFC38">
              <w:rPr>
                <w:rStyle w:val="Hyperlink"/>
              </w:rPr>
              <w:t>9</w:t>
            </w:r>
            <w:r w:rsidR="00A31143">
              <w:fldChar w:fldCharType="end"/>
            </w:r>
          </w:hyperlink>
        </w:p>
        <w:p w14:paraId="494E5FD6" w14:textId="1E6E55F9" w:rsidR="00A31143" w:rsidRDefault="2EBDFC38" w:rsidP="2EBDFC38">
          <w:pPr>
            <w:pStyle w:val="TOC1"/>
            <w:tabs>
              <w:tab w:val="right" w:leader="dot" w:pos="9345"/>
            </w:tabs>
            <w:rPr>
              <w:rStyle w:val="Hyperlink"/>
              <w:noProof/>
              <w:kern w:val="2"/>
              <w14:ligatures w14:val="standardContextual"/>
            </w:rPr>
          </w:pPr>
          <w:hyperlink w:anchor="_Toc1683556159">
            <w:r w:rsidRPr="2EBDFC38">
              <w:rPr>
                <w:rStyle w:val="Hyperlink"/>
              </w:rPr>
              <w:t>6. Timeline</w:t>
            </w:r>
            <w:r w:rsidR="00A31143">
              <w:tab/>
            </w:r>
            <w:r w:rsidR="00A31143">
              <w:fldChar w:fldCharType="begin"/>
            </w:r>
            <w:r w:rsidR="00A31143">
              <w:instrText>PAGEREF _Toc1683556159 \h</w:instrText>
            </w:r>
            <w:r w:rsidR="00A31143">
              <w:fldChar w:fldCharType="separate"/>
            </w:r>
            <w:r w:rsidRPr="2EBDFC38">
              <w:rPr>
                <w:rStyle w:val="Hyperlink"/>
              </w:rPr>
              <w:t>10</w:t>
            </w:r>
            <w:r w:rsidR="00A31143">
              <w:fldChar w:fldCharType="end"/>
            </w:r>
          </w:hyperlink>
        </w:p>
        <w:p w14:paraId="5EBF6AFC" w14:textId="259DD89C" w:rsidR="00A31143" w:rsidRDefault="2EBDFC38" w:rsidP="2EBDFC38">
          <w:pPr>
            <w:pStyle w:val="TOC1"/>
            <w:tabs>
              <w:tab w:val="right" w:leader="dot" w:pos="9345"/>
            </w:tabs>
            <w:rPr>
              <w:rStyle w:val="Hyperlink"/>
              <w:noProof/>
              <w:kern w:val="2"/>
              <w14:ligatures w14:val="standardContextual"/>
            </w:rPr>
          </w:pPr>
          <w:hyperlink w:anchor="_Toc819553914">
            <w:r w:rsidRPr="2EBDFC38">
              <w:rPr>
                <w:rStyle w:val="Hyperlink"/>
              </w:rPr>
              <w:t>7. Approval</w:t>
            </w:r>
            <w:r w:rsidR="00A31143">
              <w:tab/>
            </w:r>
            <w:r w:rsidR="00A31143">
              <w:fldChar w:fldCharType="begin"/>
            </w:r>
            <w:r w:rsidR="00A31143">
              <w:instrText>PAGEREF _Toc819553914 \h</w:instrText>
            </w:r>
            <w:r w:rsidR="00A31143">
              <w:fldChar w:fldCharType="separate"/>
            </w:r>
            <w:r w:rsidRPr="2EBDFC38">
              <w:rPr>
                <w:rStyle w:val="Hyperlink"/>
              </w:rPr>
              <w:t>11</w:t>
            </w:r>
            <w:r w:rsidR="00A31143">
              <w:fldChar w:fldCharType="end"/>
            </w:r>
          </w:hyperlink>
        </w:p>
        <w:p w14:paraId="70782201" w14:textId="5B45C419" w:rsidR="00A31143" w:rsidRDefault="2EBDFC38" w:rsidP="2EBDFC38">
          <w:pPr>
            <w:pStyle w:val="TOC1"/>
            <w:tabs>
              <w:tab w:val="right" w:leader="dot" w:pos="9345"/>
            </w:tabs>
            <w:rPr>
              <w:rStyle w:val="Hyperlink"/>
              <w:noProof/>
              <w:kern w:val="2"/>
              <w14:ligatures w14:val="standardContextual"/>
            </w:rPr>
          </w:pPr>
          <w:hyperlink w:anchor="_Toc837284391">
            <w:r w:rsidRPr="2EBDFC38">
              <w:rPr>
                <w:rStyle w:val="Hyperlink"/>
              </w:rPr>
              <w:t>8. Appendices</w:t>
            </w:r>
            <w:r w:rsidR="00A31143">
              <w:tab/>
            </w:r>
            <w:r w:rsidR="00A31143">
              <w:fldChar w:fldCharType="begin"/>
            </w:r>
            <w:r w:rsidR="00A31143">
              <w:instrText>PAGEREF _Toc837284391 \h</w:instrText>
            </w:r>
            <w:r w:rsidR="00A31143">
              <w:fldChar w:fldCharType="separate"/>
            </w:r>
            <w:r w:rsidRPr="2EBDFC38">
              <w:rPr>
                <w:rStyle w:val="Hyperlink"/>
              </w:rPr>
              <w:t>12</w:t>
            </w:r>
            <w:r w:rsidR="00A31143">
              <w:fldChar w:fldCharType="end"/>
            </w:r>
          </w:hyperlink>
        </w:p>
        <w:p w14:paraId="4BBD861C" w14:textId="5E6C0641" w:rsidR="00A31143" w:rsidRDefault="2EBDFC38" w:rsidP="2EBDFC38">
          <w:pPr>
            <w:pStyle w:val="TOC2"/>
            <w:tabs>
              <w:tab w:val="right" w:leader="dot" w:pos="9345"/>
            </w:tabs>
            <w:rPr>
              <w:rStyle w:val="Hyperlink"/>
              <w:noProof/>
              <w:kern w:val="2"/>
              <w14:ligatures w14:val="standardContextual"/>
            </w:rPr>
          </w:pPr>
          <w:hyperlink w:anchor="_Toc237513014">
            <w:r w:rsidRPr="2EBDFC38">
              <w:rPr>
                <w:rStyle w:val="Hyperlink"/>
              </w:rPr>
              <w:t>8.1 Appendix A: Glossary of Terms</w:t>
            </w:r>
            <w:r w:rsidR="00A31143">
              <w:tab/>
            </w:r>
            <w:r w:rsidR="00A31143">
              <w:fldChar w:fldCharType="begin"/>
            </w:r>
            <w:r w:rsidR="00A31143">
              <w:instrText>PAGEREF _Toc237513014 \h</w:instrText>
            </w:r>
            <w:r w:rsidR="00A31143">
              <w:fldChar w:fldCharType="separate"/>
            </w:r>
            <w:r w:rsidRPr="2EBDFC38">
              <w:rPr>
                <w:rStyle w:val="Hyperlink"/>
              </w:rPr>
              <w:t>12</w:t>
            </w:r>
            <w:r w:rsidR="00A31143">
              <w:fldChar w:fldCharType="end"/>
            </w:r>
          </w:hyperlink>
          <w:r w:rsidR="00A31143">
            <w:fldChar w:fldCharType="end"/>
          </w:r>
        </w:p>
      </w:sdtContent>
    </w:sdt>
    <w:p w14:paraId="4C155E43" w14:textId="37147686" w:rsidR="00541420" w:rsidRPr="005F593E" w:rsidRDefault="00541420" w:rsidP="2EBDFC38">
      <w:pPr>
        <w:rPr>
          <w:rFonts w:asciiTheme="majorHAnsi" w:hAnsiTheme="majorHAnsi" w:cstheme="majorBidi"/>
        </w:rPr>
      </w:pPr>
    </w:p>
    <w:p w14:paraId="3EE90A7C" w14:textId="7AD6E6DF" w:rsidR="00932D09" w:rsidRDefault="00932D09" w:rsidP="2EBDFC38">
      <w:pPr>
        <w:rPr>
          <w:rFonts w:asciiTheme="majorHAnsi" w:hAnsiTheme="majorHAnsi" w:cstheme="majorBidi"/>
        </w:rPr>
      </w:pPr>
    </w:p>
    <w:p w14:paraId="6510020D" w14:textId="67EDFA32" w:rsidR="00541420" w:rsidRPr="00962286" w:rsidRDefault="00541420" w:rsidP="425AF438">
      <w:pPr>
        <w:pStyle w:val="Heading1"/>
        <w:rPr>
          <w:rFonts w:ascii="Calibri Light" w:eastAsia="Calibri Light" w:hAnsi="Calibri Light" w:cs="Calibri Light"/>
          <w:b/>
          <w:bCs/>
          <w:color w:val="auto"/>
          <w:sz w:val="22"/>
          <w:szCs w:val="22"/>
        </w:rPr>
      </w:pPr>
      <w:bookmarkStart w:id="4" w:name="_Toc412032279"/>
      <w:r w:rsidRPr="2EBDFC38">
        <w:rPr>
          <w:rFonts w:ascii="Calibri Light" w:eastAsia="Calibri Light" w:hAnsi="Calibri Light" w:cs="Calibri Light"/>
          <w:b/>
          <w:bCs/>
          <w:color w:val="auto"/>
          <w:sz w:val="22"/>
          <w:szCs w:val="22"/>
        </w:rPr>
        <w:lastRenderedPageBreak/>
        <w:t>2. Introduction</w:t>
      </w:r>
      <w:bookmarkStart w:id="5" w:name="_Toc182888881"/>
      <w:bookmarkStart w:id="6" w:name="_Toc163449926"/>
      <w:bookmarkStart w:id="7" w:name="_Toc436221586"/>
      <w:bookmarkStart w:id="8" w:name="_Toc440007349"/>
      <w:bookmarkStart w:id="9" w:name="_Toc440007997"/>
      <w:bookmarkEnd w:id="4"/>
    </w:p>
    <w:p w14:paraId="322B8A62" w14:textId="77777777" w:rsidR="00541420" w:rsidRPr="00BF6BC8" w:rsidRDefault="00541420" w:rsidP="425AF438">
      <w:pPr>
        <w:pStyle w:val="Heading2"/>
        <w:rPr>
          <w:rFonts w:ascii="Calibri Light" w:eastAsia="Calibri Light" w:hAnsi="Calibri Light" w:cs="Calibri Light"/>
          <w:b/>
          <w:bCs/>
          <w:color w:val="auto"/>
          <w:sz w:val="22"/>
          <w:szCs w:val="22"/>
        </w:rPr>
      </w:pPr>
      <w:bookmarkStart w:id="10" w:name="_Toc1824704807"/>
      <w:r w:rsidRPr="2EBDFC38">
        <w:rPr>
          <w:rFonts w:ascii="Calibri Light" w:eastAsia="Calibri Light" w:hAnsi="Calibri Light" w:cs="Calibri Light"/>
          <w:b/>
          <w:bCs/>
          <w:color w:val="auto"/>
          <w:sz w:val="22"/>
          <w:szCs w:val="22"/>
        </w:rPr>
        <w:t>2.1 Project Summary</w:t>
      </w:r>
      <w:bookmarkEnd w:id="5"/>
      <w:bookmarkEnd w:id="6"/>
      <w:bookmarkEnd w:id="7"/>
      <w:bookmarkEnd w:id="8"/>
      <w:bookmarkEnd w:id="9"/>
      <w:bookmarkEnd w:id="10"/>
    </w:p>
    <w:p w14:paraId="4B68AD63" w14:textId="77777777" w:rsidR="00541420" w:rsidRPr="00136297" w:rsidRDefault="00541420" w:rsidP="425AF438">
      <w:pPr>
        <w:pStyle w:val="Heading3"/>
        <w:rPr>
          <w:rFonts w:ascii="Calibri Light" w:eastAsia="Calibri Light" w:hAnsi="Calibri Light" w:cs="Calibri Light"/>
          <w:b/>
          <w:bCs/>
          <w:color w:val="auto"/>
          <w:sz w:val="22"/>
          <w:szCs w:val="22"/>
        </w:rPr>
      </w:pPr>
      <w:bookmarkStart w:id="11" w:name="_Toc182888883"/>
      <w:bookmarkStart w:id="12" w:name="_Toc436221588"/>
      <w:bookmarkStart w:id="13" w:name="_Toc440007351"/>
      <w:bookmarkStart w:id="14" w:name="_Toc2024222159"/>
      <w:r w:rsidRPr="2EBDFC38">
        <w:rPr>
          <w:rFonts w:ascii="Calibri Light" w:eastAsia="Calibri Light" w:hAnsi="Calibri Light" w:cs="Calibri Light"/>
          <w:b/>
          <w:bCs/>
          <w:color w:val="auto"/>
          <w:sz w:val="22"/>
          <w:szCs w:val="22"/>
        </w:rPr>
        <w:t>2.1.1 Background</w:t>
      </w:r>
      <w:bookmarkEnd w:id="11"/>
      <w:bookmarkEnd w:id="12"/>
      <w:bookmarkEnd w:id="13"/>
      <w:r w:rsidRPr="2EBDFC38">
        <w:rPr>
          <w:rFonts w:ascii="Calibri Light" w:eastAsia="Calibri Light" w:hAnsi="Calibri Light" w:cs="Calibri Light"/>
          <w:b/>
          <w:bCs/>
          <w:color w:val="auto"/>
          <w:sz w:val="22"/>
          <w:szCs w:val="22"/>
        </w:rPr>
        <w:t xml:space="preserve"> &amp; Overview:</w:t>
      </w:r>
      <w:bookmarkEnd w:id="14"/>
    </w:p>
    <w:p w14:paraId="38CB49EC" w14:textId="0DA4900C" w:rsidR="00E44F43" w:rsidRPr="00E44F43" w:rsidRDefault="5C74C064" w:rsidP="2EBDFC38">
      <w:pPr>
        <w:spacing w:before="210" w:after="210" w:line="300" w:lineRule="auto"/>
        <w:rPr>
          <w:rFonts w:ascii="Calibri Light" w:eastAsia="Calibri Light" w:hAnsi="Calibri Light" w:cs="Calibri Light"/>
          <w:sz w:val="20"/>
          <w:szCs w:val="20"/>
        </w:rPr>
      </w:pPr>
      <w:del w:id="15" w:author="Jeanine Kwong" w:date="2026-05-22T16:41:00Z" w16du:dateUtc="2026-05-22T20:41:00Z">
        <w:r w:rsidRPr="2EBDFC38" w:rsidDel="004B5451">
          <w:rPr>
            <w:rFonts w:ascii="Calibri Light" w:eastAsia="Calibri Light" w:hAnsi="Calibri Light" w:cs="Calibri Light"/>
            <w:sz w:val="20"/>
            <w:szCs w:val="20"/>
          </w:rPr>
          <w:delText xml:space="preserve">Financial </w:delText>
        </w:r>
      </w:del>
      <w:ins w:id="16" w:author="Jeanine Kwong" w:date="2026-05-22T16:41:00Z" w16du:dateUtc="2026-05-22T20:41:00Z">
        <w:r w:rsidR="004B5451">
          <w:rPr>
            <w:rFonts w:ascii="Calibri Light" w:eastAsia="Calibri Light" w:hAnsi="Calibri Light" w:cs="Calibri Light"/>
            <w:sz w:val="20"/>
            <w:szCs w:val="20"/>
          </w:rPr>
          <w:t>Market</w:t>
        </w:r>
        <w:r w:rsidR="004B5451" w:rsidRPr="2EBDFC38">
          <w:rPr>
            <w:rFonts w:ascii="Calibri Light" w:eastAsia="Calibri Light" w:hAnsi="Calibri Light" w:cs="Calibri Light"/>
            <w:sz w:val="20"/>
            <w:szCs w:val="20"/>
          </w:rPr>
          <w:t xml:space="preserve"> </w:t>
        </w:r>
      </w:ins>
      <w:r w:rsidRPr="2EBDFC38">
        <w:rPr>
          <w:rFonts w:ascii="Calibri Light" w:eastAsia="Calibri Light" w:hAnsi="Calibri Light" w:cs="Calibri Light"/>
          <w:sz w:val="20"/>
          <w:szCs w:val="20"/>
        </w:rPr>
        <w:t xml:space="preserve">risk stress testing </w:t>
      </w:r>
      <w:commentRangeStart w:id="17"/>
      <w:commentRangeStart w:id="18"/>
      <w:r w:rsidRPr="2EBDFC38">
        <w:rPr>
          <w:rFonts w:ascii="Calibri Light" w:eastAsia="Calibri Light" w:hAnsi="Calibri Light" w:cs="Calibri Light"/>
          <w:sz w:val="20"/>
          <w:szCs w:val="20"/>
        </w:rPr>
        <w:t xml:space="preserve">is performed to assess how an institution’s </w:t>
      </w:r>
      <w:r w:rsidR="00CD3615" w:rsidRPr="2EBDFC38">
        <w:rPr>
          <w:rFonts w:ascii="Calibri Light" w:eastAsia="Calibri Light" w:hAnsi="Calibri Light" w:cs="Calibri Light"/>
          <w:sz w:val="20"/>
          <w:szCs w:val="20"/>
        </w:rPr>
        <w:t>assets</w:t>
      </w:r>
      <w:r w:rsidRPr="2EBDFC38">
        <w:rPr>
          <w:rFonts w:ascii="Calibri Light" w:eastAsia="Calibri Light" w:hAnsi="Calibri Light" w:cs="Calibri Light"/>
          <w:sz w:val="20"/>
          <w:szCs w:val="20"/>
        </w:rPr>
        <w:t xml:space="preserve"> </w:t>
      </w:r>
      <w:r w:rsidR="002B71ED">
        <w:rPr>
          <w:rFonts w:ascii="Calibri Light" w:eastAsia="Calibri Light" w:hAnsi="Calibri Light" w:cs="Calibri Light"/>
          <w:sz w:val="20"/>
          <w:szCs w:val="20"/>
        </w:rPr>
        <w:t>and liabilities</w:t>
      </w:r>
      <w:r w:rsidRPr="2EBDFC38">
        <w:rPr>
          <w:rFonts w:ascii="Calibri Light" w:eastAsia="Calibri Light" w:hAnsi="Calibri Light" w:cs="Calibri Light"/>
          <w:sz w:val="20"/>
          <w:szCs w:val="20"/>
        </w:rPr>
        <w:t xml:space="preserve"> </w:t>
      </w:r>
      <w:ins w:id="19" w:author="Jeanine Kwong" w:date="2026-05-22T16:43:00Z" w16du:dateUtc="2026-05-22T20:43:00Z">
        <w:r w:rsidR="00CE0C7F">
          <w:rPr>
            <w:rFonts w:ascii="Calibri Light" w:eastAsia="Calibri Light" w:hAnsi="Calibri Light" w:cs="Calibri Light"/>
            <w:sz w:val="20"/>
            <w:szCs w:val="20"/>
          </w:rPr>
          <w:t xml:space="preserve">positions </w:t>
        </w:r>
      </w:ins>
      <w:r w:rsidRPr="2EBDFC38">
        <w:rPr>
          <w:rFonts w:ascii="Calibri Light" w:eastAsia="Calibri Light" w:hAnsi="Calibri Light" w:cs="Calibri Light"/>
          <w:sz w:val="20"/>
          <w:szCs w:val="20"/>
        </w:rPr>
        <w:t xml:space="preserve">would respond under severe but plausible adverse conditions. For Manulife, this process is especially critical </w:t>
      </w:r>
      <w:ins w:id="20" w:author="Jeanine Kwong" w:date="2026-05-22T16:43:00Z" w16du:dateUtc="2026-05-22T20:43:00Z">
        <w:r w:rsidR="00CE0C7F">
          <w:rPr>
            <w:rFonts w:ascii="Calibri Light" w:eastAsia="Calibri Light" w:hAnsi="Calibri Light" w:cs="Calibri Light"/>
            <w:sz w:val="20"/>
            <w:szCs w:val="20"/>
          </w:rPr>
          <w:t xml:space="preserve">to Manulife </w:t>
        </w:r>
      </w:ins>
      <w:r w:rsidRPr="2EBDFC38">
        <w:rPr>
          <w:rFonts w:ascii="Calibri Light" w:eastAsia="Calibri Light" w:hAnsi="Calibri Light" w:cs="Calibri Light"/>
          <w:sz w:val="20"/>
          <w:szCs w:val="20"/>
        </w:rPr>
        <w:t xml:space="preserve">because the company operates in a highly regulated </w:t>
      </w:r>
      <w:del w:id="21" w:author="Jeanine Kwong" w:date="2026-05-22T16:43:00Z" w16du:dateUtc="2026-05-22T20:43:00Z">
        <w:r w:rsidRPr="2EBDFC38" w:rsidDel="00CE0C7F">
          <w:rPr>
            <w:rFonts w:ascii="Calibri Light" w:eastAsia="Calibri Light" w:hAnsi="Calibri Light" w:cs="Calibri Light"/>
            <w:sz w:val="20"/>
            <w:szCs w:val="20"/>
          </w:rPr>
          <w:delText xml:space="preserve">insurance and wealth management </w:delText>
        </w:r>
      </w:del>
      <w:r w:rsidRPr="2EBDFC38">
        <w:rPr>
          <w:rFonts w:ascii="Calibri Light" w:eastAsia="Calibri Light" w:hAnsi="Calibri Light" w:cs="Calibri Light"/>
          <w:sz w:val="20"/>
          <w:szCs w:val="20"/>
        </w:rPr>
        <w:t xml:space="preserve">environment, where </w:t>
      </w:r>
      <w:del w:id="22" w:author="Jeanine Kwong" w:date="2026-05-22T16:44:00Z" w16du:dateUtc="2026-05-22T20:44:00Z">
        <w:r w:rsidRPr="2EBDFC38" w:rsidDel="00981848">
          <w:rPr>
            <w:rFonts w:ascii="Calibri Light" w:eastAsia="Calibri Light" w:hAnsi="Calibri Light" w:cs="Calibri Light"/>
            <w:sz w:val="20"/>
            <w:szCs w:val="20"/>
          </w:rPr>
          <w:delText xml:space="preserve">long‑duration liabilities, </w:delText>
        </w:r>
        <w:r w:rsidRPr="2EBDFC38" w:rsidDel="006F5CD2">
          <w:rPr>
            <w:rFonts w:ascii="Calibri Light" w:eastAsia="Calibri Light" w:hAnsi="Calibri Light" w:cs="Calibri Light"/>
            <w:sz w:val="20"/>
            <w:szCs w:val="20"/>
          </w:rPr>
          <w:delText xml:space="preserve">actuarial models, </w:delText>
        </w:r>
        <w:r w:rsidRPr="2EBDFC38" w:rsidDel="00981848">
          <w:rPr>
            <w:rFonts w:ascii="Calibri Light" w:eastAsia="Calibri Light" w:hAnsi="Calibri Light" w:cs="Calibri Light"/>
            <w:sz w:val="20"/>
            <w:szCs w:val="20"/>
          </w:rPr>
          <w:delText xml:space="preserve">and </w:delText>
        </w:r>
      </w:del>
      <w:r w:rsidRPr="2EBDFC38">
        <w:rPr>
          <w:rFonts w:ascii="Calibri Light" w:eastAsia="Calibri Light" w:hAnsi="Calibri Light" w:cs="Calibri Light"/>
          <w:sz w:val="20"/>
          <w:szCs w:val="20"/>
        </w:rPr>
        <w:t>capital adequacy requirements must remain resilient in stressed scenarios.</w:t>
      </w:r>
      <w:commentRangeEnd w:id="17"/>
      <w:r w:rsidR="00E44F43" w:rsidRPr="00E44F43">
        <w:rPr>
          <w:rStyle w:val="CommentReference"/>
          <w:rFonts w:ascii="Calibri Light" w:eastAsia="Calibri Light" w:hAnsi="Calibri Light" w:cs="Calibri Light"/>
          <w:sz w:val="20"/>
          <w:szCs w:val="20"/>
        </w:rPr>
        <w:commentReference w:id="17"/>
      </w:r>
      <w:commentRangeEnd w:id="18"/>
      <w:r w:rsidRPr="00E44F43">
        <w:rPr>
          <w:rStyle w:val="CommentReference"/>
          <w:rFonts w:ascii="Calibri Light" w:eastAsia="Calibri Light" w:hAnsi="Calibri Light" w:cs="Calibri Light"/>
          <w:sz w:val="20"/>
          <w:szCs w:val="20"/>
        </w:rPr>
        <w:commentReference w:id="18"/>
      </w:r>
    </w:p>
    <w:p w14:paraId="6A35A49F" w14:textId="55E827E0" w:rsidR="00E44F43" w:rsidRPr="00C04435" w:rsidRDefault="5C74C064" w:rsidP="00C04435">
      <w:pPr>
        <w:pStyle w:val="ListParagraph"/>
        <w:numPr>
          <w:ilvl w:val="0"/>
          <w:numId w:val="110"/>
        </w:numPr>
        <w:rPr>
          <w:rFonts w:ascii="Calibri Light" w:eastAsia="Calibri Light" w:hAnsi="Calibri Light" w:cs="Calibri Light"/>
          <w:b/>
          <w:bCs/>
        </w:rPr>
      </w:pPr>
      <w:r w:rsidRPr="00C04435">
        <w:rPr>
          <w:rFonts w:ascii="Calibri Light" w:eastAsia="Calibri Light" w:hAnsi="Calibri Light" w:cs="Calibri Light"/>
          <w:b/>
          <w:bCs/>
        </w:rPr>
        <w:t>Complex Asset and Liability Profiles</w:t>
      </w:r>
    </w:p>
    <w:p w14:paraId="7EFCDB87" w14:textId="0E12DFE8" w:rsidR="00E44F43" w:rsidRPr="00E44F43" w:rsidRDefault="5C74C064" w:rsidP="2EBDFC38">
      <w:p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Manulife manages large, diversified investment portfolios and insurance liabilities that span decades. Stress testing helps</w:t>
      </w:r>
      <w:del w:id="24" w:author="Jeanine Kwong" w:date="2026-05-22T16:46:00Z" w16du:dateUtc="2026-05-22T20:46:00Z">
        <w:r w:rsidRPr="2EBDFC38" w:rsidDel="00DF06FF">
          <w:rPr>
            <w:rFonts w:ascii="Calibri Light" w:eastAsia="Calibri Light" w:hAnsi="Calibri Light" w:cs="Calibri Light"/>
            <w:sz w:val="20"/>
            <w:szCs w:val="20"/>
          </w:rPr>
          <w:delText xml:space="preserve"> validate that</w:delText>
        </w:r>
      </w:del>
      <w:r w:rsidRPr="2EBDFC38">
        <w:rPr>
          <w:rFonts w:ascii="Calibri Light" w:eastAsia="Calibri Light" w:hAnsi="Calibri Light" w:cs="Calibri Light"/>
          <w:sz w:val="20"/>
          <w:szCs w:val="20"/>
        </w:rPr>
        <w:t>:</w:t>
      </w:r>
    </w:p>
    <w:p w14:paraId="5B6E9E3E" w14:textId="4B21075F" w:rsidR="4DFEE532" w:rsidRDefault="4DFEE532" w:rsidP="2EBDFC38">
      <w:pPr>
        <w:pStyle w:val="ListParagraph"/>
        <w:numPr>
          <w:ilvl w:val="0"/>
          <w:numId w:val="30"/>
        </w:numPr>
        <w:spacing w:after="0" w:line="300" w:lineRule="auto"/>
        <w:rPr>
          <w:rFonts w:ascii="Calibri Light" w:eastAsia="Calibri Light" w:hAnsi="Calibri Light" w:cs="Calibri Light"/>
          <w:sz w:val="20"/>
          <w:szCs w:val="20"/>
        </w:rPr>
      </w:pPr>
      <w:del w:id="25" w:author="Jeanine Kwong" w:date="2026-05-22T16:47:00Z" w16du:dateUtc="2026-05-22T20:47:00Z">
        <w:r w:rsidRPr="2EBDFC38" w:rsidDel="00DF06FF">
          <w:rPr>
            <w:rFonts w:ascii="Calibri Light" w:eastAsia="Calibri Light" w:hAnsi="Calibri Light" w:cs="Calibri Light"/>
            <w:color w:val="333333"/>
            <w:sz w:val="20"/>
            <w:szCs w:val="20"/>
          </w:rPr>
          <w:delText xml:space="preserve">Stress testing helps </w:delText>
        </w:r>
      </w:del>
      <w:r w:rsidRPr="2EBDFC38">
        <w:rPr>
          <w:rFonts w:ascii="Calibri Light" w:eastAsia="Calibri Light" w:hAnsi="Calibri Light" w:cs="Calibri Light"/>
          <w:color w:val="333333"/>
          <w:sz w:val="20"/>
          <w:szCs w:val="20"/>
        </w:rPr>
        <w:t>identify how much asset valuations will have an impact if a particular scenario happens</w:t>
      </w:r>
      <w:r w:rsidR="4BFBF2FA" w:rsidRPr="2EBDFC38">
        <w:rPr>
          <w:rFonts w:ascii="Calibri Light" w:eastAsia="Calibri Light" w:hAnsi="Calibri Light" w:cs="Calibri Light"/>
          <w:color w:val="333333"/>
          <w:sz w:val="20"/>
          <w:szCs w:val="20"/>
        </w:rPr>
        <w:t>.</w:t>
      </w:r>
    </w:p>
    <w:p w14:paraId="49E6927B" w14:textId="5BF04F06" w:rsidR="00E44F43" w:rsidRPr="00E44F43" w:rsidRDefault="00DF06FF" w:rsidP="2EBDFC38">
      <w:pPr>
        <w:pStyle w:val="ListParagraph"/>
        <w:numPr>
          <w:ilvl w:val="0"/>
          <w:numId w:val="30"/>
        </w:numPr>
        <w:spacing w:after="0" w:line="300" w:lineRule="auto"/>
        <w:rPr>
          <w:rFonts w:ascii="Calibri Light" w:eastAsia="Calibri Light" w:hAnsi="Calibri Light" w:cs="Calibri Light"/>
          <w:sz w:val="20"/>
          <w:szCs w:val="20"/>
        </w:rPr>
      </w:pPr>
      <w:ins w:id="26" w:author="Jeanine Kwong" w:date="2026-05-22T16:47:00Z" w16du:dateUtc="2026-05-22T20:47:00Z">
        <w:r>
          <w:rPr>
            <w:rFonts w:ascii="Calibri Light" w:eastAsia="Calibri Light" w:hAnsi="Calibri Light" w:cs="Calibri Light"/>
            <w:sz w:val="20"/>
            <w:szCs w:val="20"/>
          </w:rPr>
          <w:t xml:space="preserve">validates </w:t>
        </w:r>
        <w:r w:rsidR="0081593C">
          <w:rPr>
            <w:rFonts w:ascii="Calibri Light" w:eastAsia="Calibri Light" w:hAnsi="Calibri Light" w:cs="Calibri Light"/>
            <w:sz w:val="20"/>
            <w:szCs w:val="20"/>
          </w:rPr>
          <w:t xml:space="preserve">that </w:t>
        </w:r>
      </w:ins>
      <w:del w:id="27" w:author="Jeanine Kwong" w:date="2026-05-22T16:47:00Z" w16du:dateUtc="2026-05-22T20:47:00Z">
        <w:r w:rsidR="5C74C064" w:rsidRPr="2EBDFC38" w:rsidDel="0081593C">
          <w:rPr>
            <w:rFonts w:ascii="Calibri Light" w:eastAsia="Calibri Light" w:hAnsi="Calibri Light" w:cs="Calibri Light"/>
            <w:sz w:val="20"/>
            <w:szCs w:val="20"/>
          </w:rPr>
          <w:delText>Long</w:delText>
        </w:r>
      </w:del>
      <w:ins w:id="28" w:author="Jeanine Kwong" w:date="2026-05-22T16:47:00Z" w16du:dateUtc="2026-05-22T20:47:00Z">
        <w:r w:rsidR="0081593C">
          <w:rPr>
            <w:rFonts w:ascii="Calibri Light" w:eastAsia="Calibri Light" w:hAnsi="Calibri Light" w:cs="Calibri Light"/>
            <w:sz w:val="20"/>
            <w:szCs w:val="20"/>
          </w:rPr>
          <w:t>l</w:t>
        </w:r>
        <w:r w:rsidR="0081593C" w:rsidRPr="2EBDFC38">
          <w:rPr>
            <w:rFonts w:ascii="Calibri Light" w:eastAsia="Calibri Light" w:hAnsi="Calibri Light" w:cs="Calibri Light"/>
            <w:sz w:val="20"/>
            <w:szCs w:val="20"/>
          </w:rPr>
          <w:t>ong</w:t>
        </w:r>
      </w:ins>
      <w:r w:rsidR="5C74C064" w:rsidRPr="2EBDFC38">
        <w:rPr>
          <w:rFonts w:ascii="Calibri Light" w:eastAsia="Calibri Light" w:hAnsi="Calibri Light" w:cs="Calibri Light"/>
          <w:sz w:val="20"/>
          <w:szCs w:val="20"/>
        </w:rPr>
        <w:t>-term liabilities (e.g., life insurance, annuities) can still be honored under adverse interest rate, credit, or equity market environments.</w:t>
      </w:r>
    </w:p>
    <w:p w14:paraId="3B6C3617" w14:textId="77777777" w:rsidR="00DB21D4" w:rsidRDefault="00DB21D4" w:rsidP="00DB21D4">
      <w:pPr>
        <w:spacing w:after="0" w:line="300" w:lineRule="atLeast"/>
        <w:rPr>
          <w:ins w:id="29" w:author="Jeanine Kwong" w:date="2026-05-22T16:52:00Z" w16du:dateUtc="2026-05-22T20:52:00Z"/>
          <w:rFonts w:ascii="Segoe UI" w:eastAsia="Times New Roman" w:hAnsi="Segoe UI" w:cs="Segoe UI"/>
          <w:sz w:val="21"/>
          <w:szCs w:val="21"/>
        </w:rPr>
      </w:pPr>
    </w:p>
    <w:p w14:paraId="28AB6DDF" w14:textId="11566BA4" w:rsidR="00DB21D4" w:rsidRPr="00DB21D4" w:rsidRDefault="00DB21D4" w:rsidP="00DB21D4">
      <w:pPr>
        <w:spacing w:after="0" w:line="300" w:lineRule="atLeast"/>
        <w:rPr>
          <w:ins w:id="30" w:author="Jeanine Kwong" w:date="2026-05-22T16:52:00Z" w16du:dateUtc="2026-05-22T20:52:00Z"/>
          <w:rFonts w:ascii="Segoe UI" w:eastAsia="Times New Roman" w:hAnsi="Segoe UI" w:cs="Segoe UI"/>
          <w:sz w:val="21"/>
          <w:szCs w:val="21"/>
          <w:rPrChange w:id="31" w:author="Jeanine Kwong" w:date="2026-05-22T16:52:00Z" w16du:dateUtc="2026-05-22T20:52:00Z">
            <w:rPr>
              <w:ins w:id="32" w:author="Jeanine Kwong" w:date="2026-05-22T16:52:00Z" w16du:dateUtc="2026-05-22T20:52:00Z"/>
            </w:rPr>
          </w:rPrChange>
        </w:rPr>
        <w:pPrChange w:id="33" w:author="Jeanine Kwong" w:date="2026-05-22T16:52:00Z" w16du:dateUtc="2026-05-22T20:52:00Z">
          <w:pPr>
            <w:pStyle w:val="ListParagraph"/>
            <w:numPr>
              <w:numId w:val="30"/>
            </w:numPr>
            <w:spacing w:after="0" w:line="300" w:lineRule="atLeast"/>
            <w:ind w:hanging="360"/>
          </w:pPr>
        </w:pPrChange>
      </w:pPr>
      <w:ins w:id="34" w:author="Jeanine Kwong" w:date="2026-05-22T16:52:00Z" w16du:dateUtc="2026-05-22T20:52:00Z">
        <w:r w:rsidRPr="00DB21D4">
          <w:rPr>
            <w:rFonts w:ascii="Segoe UI" w:eastAsia="Times New Roman" w:hAnsi="Segoe UI" w:cs="Segoe UI"/>
            <w:sz w:val="21"/>
            <w:szCs w:val="21"/>
            <w:rPrChange w:id="35" w:author="Jeanine Kwong" w:date="2026-05-22T16:52:00Z" w16du:dateUtc="2026-05-22T20:52:00Z">
              <w:rPr/>
            </w:rPrChange>
          </w:rPr>
          <w:t>Manulife’s actuarial valuation models rely on extensive “what</w:t>
        </w:r>
        <w:r w:rsidRPr="00DB21D4">
          <w:rPr>
            <w:rFonts w:ascii="Segoe UI" w:eastAsia="Times New Roman" w:hAnsi="Segoe UI" w:cs="Segoe UI"/>
            <w:sz w:val="21"/>
            <w:szCs w:val="21"/>
            <w:rPrChange w:id="36" w:author="Jeanine Kwong" w:date="2026-05-22T16:52:00Z" w16du:dateUtc="2026-05-22T20:52:00Z">
              <w:rPr/>
            </w:rPrChange>
          </w:rPr>
          <w:noBreakHyphen/>
          <w:t>if” scenario analysis to assess the sensitivity of assets and liabilities to changing market conditions. These models are used to forecast a range of outcomes, enabling effective asset</w:t>
        </w:r>
        <w:r w:rsidRPr="00DB21D4">
          <w:rPr>
            <w:rFonts w:ascii="Segoe UI" w:eastAsia="Times New Roman" w:hAnsi="Segoe UI" w:cs="Segoe UI"/>
            <w:sz w:val="21"/>
            <w:szCs w:val="21"/>
            <w:rPrChange w:id="37" w:author="Jeanine Kwong" w:date="2026-05-22T16:52:00Z" w16du:dateUtc="2026-05-22T20:52:00Z">
              <w:rPr/>
            </w:rPrChange>
          </w:rPr>
          <w:noBreakHyphen/>
          <w:t>liability management by ensuring that investment strategies remain aligned with long</w:t>
        </w:r>
        <w:r w:rsidRPr="00DB21D4">
          <w:rPr>
            <w:rFonts w:ascii="Segoe UI" w:eastAsia="Times New Roman" w:hAnsi="Segoe UI" w:cs="Segoe UI"/>
            <w:sz w:val="21"/>
            <w:szCs w:val="21"/>
            <w:rPrChange w:id="38" w:author="Jeanine Kwong" w:date="2026-05-22T16:52:00Z" w16du:dateUtc="2026-05-22T20:52:00Z">
              <w:rPr/>
            </w:rPrChange>
          </w:rPr>
          <w:noBreakHyphen/>
          <w:t>duration liabilities under different interest rate, credit, and market environments.</w:t>
        </w:r>
      </w:ins>
    </w:p>
    <w:p w14:paraId="581E2EB7" w14:textId="42950A93" w:rsidR="00E44F43" w:rsidRPr="00E44F43" w:rsidRDefault="5C74C064" w:rsidP="2EBDFC38">
      <w:pPr>
        <w:spacing w:before="210" w:after="210" w:line="300" w:lineRule="auto"/>
        <w:rPr>
          <w:rFonts w:ascii="Calibri Light" w:eastAsia="Calibri Light" w:hAnsi="Calibri Light" w:cs="Calibri Light"/>
          <w:color w:val="464FEB"/>
          <w:sz w:val="20"/>
          <w:szCs w:val="20"/>
        </w:rPr>
      </w:pPr>
      <w:del w:id="39" w:author="Jeanine Kwong" w:date="2026-05-22T16:53:00Z" w16du:dateUtc="2026-05-22T20:53:00Z">
        <w:r w:rsidRPr="2EBDFC38" w:rsidDel="00DB21D4">
          <w:rPr>
            <w:rFonts w:ascii="Calibri Light" w:eastAsia="Calibri Light" w:hAnsi="Calibri Light" w:cs="Calibri Light"/>
            <w:sz w:val="20"/>
            <w:szCs w:val="20"/>
          </w:rPr>
          <w:delText>Manulife’s actuarial valuation models rely on extensive “what</w:delText>
        </w:r>
        <w:r w:rsidRPr="2EBDFC38" w:rsidDel="00DB21D4">
          <w:rPr>
            <w:rFonts w:ascii="Cambria Math" w:eastAsia="Calibri Light" w:hAnsi="Cambria Math" w:cs="Cambria Math"/>
            <w:sz w:val="20"/>
            <w:szCs w:val="20"/>
          </w:rPr>
          <w:delText>‑</w:delText>
        </w:r>
        <w:r w:rsidRPr="2EBDFC38" w:rsidDel="00DB21D4">
          <w:rPr>
            <w:rFonts w:ascii="Calibri Light" w:eastAsia="Calibri Light" w:hAnsi="Calibri Light" w:cs="Calibri Light"/>
            <w:sz w:val="20"/>
            <w:szCs w:val="20"/>
          </w:rPr>
          <w:delText xml:space="preserve">if” scenario modeling to ensure the company maintains enough capital to meet future claims obligations. These models are used to forecast outcomes and assess whether the organization </w:delText>
        </w:r>
      </w:del>
      <w:del w:id="40" w:author="Jeanine Kwong" w:date="2026-05-22T16:49:00Z" w16du:dateUtc="2026-05-22T20:49:00Z">
        <w:r w:rsidRPr="2EBDFC38" w:rsidDel="009E5384">
          <w:rPr>
            <w:rFonts w:ascii="Calibri Light" w:eastAsia="Calibri Light" w:hAnsi="Calibri Light" w:cs="Calibri Light"/>
            <w:sz w:val="20"/>
            <w:szCs w:val="20"/>
          </w:rPr>
          <w:delText xml:space="preserve">can pay claims reliably </w:delText>
        </w:r>
      </w:del>
      <w:del w:id="41" w:author="Jeanine Kwong" w:date="2026-05-22T16:53:00Z" w16du:dateUtc="2026-05-22T20:53:00Z">
        <w:r w:rsidRPr="2EBDFC38" w:rsidDel="00DB21D4">
          <w:rPr>
            <w:rFonts w:ascii="Calibri Light" w:eastAsia="Calibri Light" w:hAnsi="Calibri Light" w:cs="Calibri Light"/>
            <w:sz w:val="20"/>
            <w:szCs w:val="20"/>
          </w:rPr>
          <w:delText>under stress.</w:delText>
        </w:r>
      </w:del>
    </w:p>
    <w:p w14:paraId="0B0C452C" w14:textId="320216F0" w:rsidR="00E44F43" w:rsidRPr="00210944" w:rsidRDefault="5C74C064" w:rsidP="00210944">
      <w:pPr>
        <w:pStyle w:val="ListParagraph"/>
        <w:numPr>
          <w:ilvl w:val="0"/>
          <w:numId w:val="110"/>
        </w:numPr>
        <w:rPr>
          <w:rFonts w:ascii="Calibri Light" w:eastAsia="Calibri Light" w:hAnsi="Calibri Light" w:cs="Calibri Light"/>
          <w:b/>
          <w:bCs/>
        </w:rPr>
      </w:pPr>
      <w:commentRangeStart w:id="42"/>
      <w:r w:rsidRPr="00210944">
        <w:rPr>
          <w:rFonts w:ascii="Calibri Light" w:eastAsia="Calibri Light" w:hAnsi="Calibri Light" w:cs="Calibri Light"/>
          <w:b/>
          <w:bCs/>
        </w:rPr>
        <w:t>Regulatory Requirements and Capital Adequacy</w:t>
      </w:r>
    </w:p>
    <w:p w14:paraId="4D83652B" w14:textId="01B0D98B" w:rsidR="00E44F43" w:rsidRPr="00E44F43" w:rsidRDefault="5C74C064" w:rsidP="70D61B0E">
      <w:pPr>
        <w:spacing w:before="210" w:after="21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As a global insurer operating across multiple jurisdictions, Manulife must comply with stringent regulatory frameworks, including:</w:t>
      </w:r>
    </w:p>
    <w:p w14:paraId="171728C4" w14:textId="52E4FB54" w:rsidR="00E44F43" w:rsidRPr="00E44F43" w:rsidRDefault="5C74C064" w:rsidP="2EBDFC38">
      <w:pPr>
        <w:pStyle w:val="ListParagraph"/>
        <w:numPr>
          <w:ilvl w:val="0"/>
          <w:numId w:val="29"/>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Canadian LICAT capital requirements</w:t>
      </w:r>
    </w:p>
    <w:p w14:paraId="48F46DF0" w14:textId="7543D656" w:rsidR="00E44F43" w:rsidRPr="00E44F43" w:rsidRDefault="5C74C064" w:rsidP="70D61B0E">
      <w:pPr>
        <w:pStyle w:val="ListParagraph"/>
        <w:numPr>
          <w:ilvl w:val="0"/>
          <w:numId w:val="29"/>
        </w:numPr>
        <w:spacing w:after="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U.S. and international solvency regulations</w:t>
      </w:r>
    </w:p>
    <w:p w14:paraId="5D288EF3" w14:textId="4E0F3218" w:rsidR="00E44F43" w:rsidRPr="00E44F43" w:rsidRDefault="5C74C064" w:rsidP="70D61B0E">
      <w:pPr>
        <w:pStyle w:val="ListParagraph"/>
        <w:numPr>
          <w:ilvl w:val="0"/>
          <w:numId w:val="29"/>
        </w:numPr>
        <w:spacing w:after="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Stress-related reporting obligations tied to actuarial valuations and capital planning</w:t>
      </w:r>
    </w:p>
    <w:p w14:paraId="16F1BB74" w14:textId="245A2BA3" w:rsidR="00E44F43" w:rsidRPr="00E44F43" w:rsidRDefault="5C74C064" w:rsidP="70D61B0E">
      <w:pPr>
        <w:spacing w:before="210" w:after="210" w:line="300" w:lineRule="auto"/>
        <w:rPr>
          <w:rFonts w:ascii="Calibri Light" w:eastAsia="Calibri Light" w:hAnsi="Calibri Light" w:cs="Calibri Light"/>
          <w:color w:val="464FEB"/>
          <w:sz w:val="20"/>
          <w:szCs w:val="20"/>
        </w:rPr>
      </w:pPr>
      <w:r w:rsidRPr="70D61B0E">
        <w:rPr>
          <w:rFonts w:ascii="Calibri Light" w:eastAsia="Calibri Light" w:hAnsi="Calibri Light" w:cs="Calibri Light"/>
          <w:sz w:val="20"/>
          <w:szCs w:val="20"/>
        </w:rPr>
        <w:t xml:space="preserve">Stress testing enables Manulife to demonstrate that it can maintain sufficient capital buffers during shocks such as market volatility, interest‑rate swings, or economic recessions. This supports compliance with industry regulations and </w:t>
      </w:r>
      <w:del w:id="43" w:author="Jeanine Kwong" w:date="2026-05-22T16:55:00Z" w16du:dateUtc="2026-05-22T20:55:00Z">
        <w:r w:rsidRPr="70D61B0E" w:rsidDel="00B16F2F">
          <w:rPr>
            <w:rFonts w:ascii="Calibri Light" w:eastAsia="Calibri Light" w:hAnsi="Calibri Light" w:cs="Calibri Light"/>
            <w:sz w:val="20"/>
            <w:szCs w:val="20"/>
          </w:rPr>
          <w:delText xml:space="preserve">ensures </w:delText>
        </w:r>
      </w:del>
      <w:ins w:id="44" w:author="Jeanine Kwong" w:date="2026-05-22T16:55:00Z" w16du:dateUtc="2026-05-22T20:55:00Z">
        <w:r w:rsidR="00B16F2F">
          <w:rPr>
            <w:rFonts w:ascii="Calibri Light" w:eastAsia="Calibri Light" w:hAnsi="Calibri Light" w:cs="Calibri Light"/>
            <w:sz w:val="20"/>
            <w:szCs w:val="20"/>
          </w:rPr>
          <w:t xml:space="preserve">assures </w:t>
        </w:r>
      </w:ins>
      <w:r w:rsidRPr="70D61B0E">
        <w:rPr>
          <w:rFonts w:ascii="Calibri Light" w:eastAsia="Calibri Light" w:hAnsi="Calibri Light" w:cs="Calibri Light"/>
          <w:sz w:val="20"/>
          <w:szCs w:val="20"/>
        </w:rPr>
        <w:t xml:space="preserve">stakeholders that the company remains financially robust. Regulatory bodies use stress tests to validate resilience across financial institutions, and insurance firms like Manulife </w:t>
      </w:r>
      <w:del w:id="45" w:author="Jeanine Kwong" w:date="2026-05-22T16:56:00Z" w16du:dateUtc="2026-05-22T20:56:00Z">
        <w:r w:rsidRPr="70D61B0E" w:rsidDel="00A77EAB">
          <w:rPr>
            <w:rFonts w:ascii="Calibri Light" w:eastAsia="Calibri Light" w:hAnsi="Calibri Light" w:cs="Calibri Light"/>
            <w:sz w:val="20"/>
            <w:szCs w:val="20"/>
          </w:rPr>
          <w:delText xml:space="preserve">use them as part of their internal risk management processes. </w:delText>
        </w:r>
      </w:del>
      <w:ins w:id="46" w:author="Jeanine Kwong" w:date="2026-05-22T16:56:00Z" w16du:dateUtc="2026-05-22T20:56:00Z">
        <w:r w:rsidR="00A77EAB">
          <w:rPr>
            <w:rFonts w:ascii="Calibri Light" w:eastAsia="Calibri Light" w:hAnsi="Calibri Light" w:cs="Calibri Light"/>
            <w:sz w:val="20"/>
            <w:szCs w:val="20"/>
          </w:rPr>
          <w:t xml:space="preserve">Embed these analyses </w:t>
        </w:r>
        <w:r w:rsidR="00A33DC9">
          <w:rPr>
            <w:rFonts w:ascii="Calibri Light" w:eastAsia="Calibri Light" w:hAnsi="Calibri Light" w:cs="Calibri Light"/>
            <w:sz w:val="20"/>
            <w:szCs w:val="20"/>
          </w:rPr>
          <w:t>into their core risk management processes to proactively manage balance-sheet risk, inform asset-li</w:t>
        </w:r>
      </w:ins>
      <w:ins w:id="47" w:author="Jeanine Kwong" w:date="2026-05-22T16:57:00Z" w16du:dateUtc="2026-05-22T20:57:00Z">
        <w:r w:rsidR="00A33DC9">
          <w:rPr>
            <w:rFonts w:ascii="Calibri Light" w:eastAsia="Calibri Light" w:hAnsi="Calibri Light" w:cs="Calibri Light"/>
            <w:sz w:val="20"/>
            <w:szCs w:val="20"/>
          </w:rPr>
          <w:t>ability strategies and support capital planning decisions.</w:t>
        </w:r>
      </w:ins>
    </w:p>
    <w:p w14:paraId="699D111F" w14:textId="13D6E3FA" w:rsidR="00E44F43" w:rsidRPr="00210944" w:rsidRDefault="5C74C064" w:rsidP="00210944">
      <w:pPr>
        <w:pStyle w:val="ListParagraph"/>
        <w:numPr>
          <w:ilvl w:val="0"/>
          <w:numId w:val="110"/>
        </w:numPr>
        <w:rPr>
          <w:rFonts w:ascii="Calibri Light" w:eastAsia="Calibri Light" w:hAnsi="Calibri Light" w:cs="Calibri Light"/>
          <w:b/>
          <w:bCs/>
        </w:rPr>
      </w:pPr>
      <w:r w:rsidRPr="00210944">
        <w:rPr>
          <w:rFonts w:ascii="Calibri Light" w:eastAsia="Calibri Light" w:hAnsi="Calibri Light" w:cs="Calibri Light"/>
          <w:b/>
          <w:bCs/>
        </w:rPr>
        <w:lastRenderedPageBreak/>
        <w:t>Resilience Under Market and Economic Shocks</w:t>
      </w:r>
    </w:p>
    <w:p w14:paraId="4F014387" w14:textId="77777777" w:rsidR="00E56091" w:rsidRPr="00E56091" w:rsidRDefault="00E56091" w:rsidP="00E56091">
      <w:pPr>
        <w:spacing w:after="0" w:line="300" w:lineRule="atLeast"/>
        <w:rPr>
          <w:ins w:id="48" w:author="Jeanine Kwong" w:date="2026-05-22T17:05:00Z" w16du:dateUtc="2026-05-22T21:05:00Z"/>
          <w:rFonts w:ascii="Segoe UI" w:eastAsia="Times New Roman" w:hAnsi="Segoe UI" w:cs="Segoe UI"/>
          <w:sz w:val="21"/>
          <w:szCs w:val="21"/>
          <w:rPrChange w:id="49" w:author="Jeanine Kwong" w:date="2026-05-22T17:05:00Z" w16du:dateUtc="2026-05-22T21:05:00Z">
            <w:rPr>
              <w:ins w:id="50" w:author="Jeanine Kwong" w:date="2026-05-22T17:05:00Z" w16du:dateUtc="2026-05-22T21:05:00Z"/>
            </w:rPr>
          </w:rPrChange>
        </w:rPr>
        <w:pPrChange w:id="51" w:author="Jeanine Kwong" w:date="2026-05-22T17:05:00Z" w16du:dateUtc="2026-05-22T21:05:00Z">
          <w:pPr>
            <w:pStyle w:val="ListParagraph"/>
            <w:numPr>
              <w:numId w:val="110"/>
            </w:numPr>
            <w:spacing w:after="0" w:line="300" w:lineRule="atLeast"/>
            <w:ind w:hanging="360"/>
          </w:pPr>
        </w:pPrChange>
      </w:pPr>
      <w:ins w:id="52" w:author="Jeanine Kwong" w:date="2026-05-22T17:05:00Z" w16du:dateUtc="2026-05-22T21:05:00Z">
        <w:r w:rsidRPr="00E56091">
          <w:rPr>
            <w:rFonts w:ascii="Segoe UI" w:eastAsia="Times New Roman" w:hAnsi="Segoe UI" w:cs="Segoe UI"/>
            <w:sz w:val="21"/>
            <w:szCs w:val="21"/>
            <w:rPrChange w:id="53" w:author="Jeanine Kwong" w:date="2026-05-22T17:05:00Z" w16du:dateUtc="2026-05-22T21:05:00Z">
              <w:rPr/>
            </w:rPrChange>
          </w:rPr>
          <w:t>Manulife’s financial performance is fundamentally driven by key market risk factors such as interest rates, credit spreads, equity markets, and inflation, with movements in these variables directly translating into earnings volatility and variability in financial results.</w:t>
        </w:r>
      </w:ins>
    </w:p>
    <w:p w14:paraId="032EA9B7" w14:textId="3CECF484" w:rsidR="007C2990" w:rsidRPr="007C2990" w:rsidRDefault="007C2990" w:rsidP="007C2990">
      <w:pPr>
        <w:spacing w:before="210" w:after="210" w:line="300" w:lineRule="auto"/>
        <w:rPr>
          <w:ins w:id="54" w:author="Jeanine Kwong" w:date="2026-05-22T17:08:00Z"/>
          <w:rFonts w:ascii="Calibri Light" w:eastAsia="Calibri Light" w:hAnsi="Calibri Light" w:cs="Calibri Light"/>
          <w:sz w:val="20"/>
          <w:szCs w:val="20"/>
        </w:rPr>
      </w:pPr>
      <w:ins w:id="55" w:author="Jeanine Kwong" w:date="2026-05-22T17:08:00Z">
        <w:r w:rsidRPr="007C2990">
          <w:rPr>
            <w:rFonts w:ascii="Calibri Light" w:eastAsia="Calibri Light" w:hAnsi="Calibri Light" w:cs="Calibri Light"/>
            <w:sz w:val="20"/>
            <w:szCs w:val="20"/>
          </w:rPr>
          <w:t>Stress testing allows Manulife to map macroeconomic scenarios to portfolio</w:t>
        </w:r>
        <w:r w:rsidRPr="007C2990">
          <w:rPr>
            <w:rFonts w:ascii="Calibri Light" w:eastAsia="Calibri Light" w:hAnsi="Calibri Light" w:cs="Calibri Light"/>
            <w:sz w:val="20"/>
            <w:szCs w:val="20"/>
          </w:rPr>
          <w:noBreakHyphen/>
          <w:t xml:space="preserve">level impacts by identifying key risk drivers, analyzing how shocks transmit through assets and liabilities, and quantifying their effects on </w:t>
        </w:r>
      </w:ins>
      <w:ins w:id="56" w:author="Jeanine Kwong" w:date="2026-05-22T17:10:00Z" w16du:dateUtc="2026-05-22T21:10:00Z">
        <w:r w:rsidR="000D7741">
          <w:rPr>
            <w:rFonts w:ascii="Calibri Light" w:eastAsia="Calibri Light" w:hAnsi="Calibri Light" w:cs="Calibri Light"/>
            <w:sz w:val="20"/>
            <w:szCs w:val="20"/>
          </w:rPr>
          <w:t xml:space="preserve">net asset and liability </w:t>
        </w:r>
      </w:ins>
      <w:ins w:id="57" w:author="Jeanine Kwong" w:date="2026-05-22T17:08:00Z">
        <w:r w:rsidRPr="007C2990">
          <w:rPr>
            <w:rFonts w:ascii="Calibri Light" w:eastAsia="Calibri Light" w:hAnsi="Calibri Light" w:cs="Calibri Light"/>
            <w:sz w:val="20"/>
            <w:szCs w:val="20"/>
          </w:rPr>
          <w:t>exposures and resulting earnings volatility, including</w:t>
        </w:r>
      </w:ins>
      <w:ins w:id="58" w:author="Jeanine Kwong" w:date="2026-05-22T17:08:00Z" w16du:dateUtc="2026-05-22T21:08:00Z">
        <w:r>
          <w:rPr>
            <w:rFonts w:ascii="Calibri Light" w:eastAsia="Calibri Light" w:hAnsi="Calibri Light" w:cs="Calibri Light"/>
            <w:sz w:val="20"/>
            <w:szCs w:val="20"/>
          </w:rPr>
          <w:t>:</w:t>
        </w:r>
      </w:ins>
    </w:p>
    <w:p w14:paraId="27611A65" w14:textId="28CE08A7" w:rsidR="00E44F43" w:rsidRPr="00E44F43" w:rsidRDefault="5C74C064" w:rsidP="70D61B0E">
      <w:pPr>
        <w:spacing w:before="210" w:after="210" w:line="300" w:lineRule="auto"/>
        <w:rPr>
          <w:rFonts w:ascii="Calibri Light" w:eastAsia="Calibri Light" w:hAnsi="Calibri Light" w:cs="Calibri Light"/>
          <w:sz w:val="20"/>
          <w:szCs w:val="20"/>
        </w:rPr>
      </w:pPr>
      <w:del w:id="59" w:author="Jeanine Kwong" w:date="2026-05-22T17:08:00Z" w16du:dateUtc="2026-05-22T21:08:00Z">
        <w:r w:rsidRPr="70D61B0E" w:rsidDel="007C2990">
          <w:rPr>
            <w:rFonts w:ascii="Calibri Light" w:eastAsia="Calibri Light" w:hAnsi="Calibri Light" w:cs="Calibri Light"/>
            <w:sz w:val="20"/>
            <w:szCs w:val="20"/>
          </w:rPr>
          <w:delText>Stress testing allows Manulife to quantify the impact of</w:delText>
        </w:r>
      </w:del>
      <w:r w:rsidRPr="70D61B0E">
        <w:rPr>
          <w:rFonts w:ascii="Calibri Light" w:eastAsia="Calibri Light" w:hAnsi="Calibri Light" w:cs="Calibri Light"/>
          <w:sz w:val="20"/>
          <w:szCs w:val="20"/>
        </w:rPr>
        <w:t>:</w:t>
      </w:r>
    </w:p>
    <w:p w14:paraId="14190879" w14:textId="34AF460D" w:rsidR="00E44F43" w:rsidRPr="00E44F43" w:rsidRDefault="5C74C064" w:rsidP="70D61B0E">
      <w:pPr>
        <w:pStyle w:val="ListParagraph"/>
        <w:numPr>
          <w:ilvl w:val="0"/>
          <w:numId w:val="28"/>
        </w:numPr>
        <w:spacing w:after="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Sharp equity market declines</w:t>
      </w:r>
    </w:p>
    <w:p w14:paraId="5CF730C7" w14:textId="39B89BB4" w:rsidR="00E44F43" w:rsidRPr="00E44F43" w:rsidRDefault="5C74C064" w:rsidP="70D61B0E">
      <w:pPr>
        <w:pStyle w:val="ListParagraph"/>
        <w:numPr>
          <w:ilvl w:val="0"/>
          <w:numId w:val="28"/>
        </w:numPr>
        <w:spacing w:after="0" w:line="300" w:lineRule="auto"/>
        <w:rPr>
          <w:rFonts w:ascii="Calibri Light" w:eastAsia="Calibri Light" w:hAnsi="Calibri Light" w:cs="Calibri Light"/>
          <w:sz w:val="20"/>
          <w:szCs w:val="20"/>
        </w:rPr>
      </w:pPr>
      <w:del w:id="60" w:author="Jeanine Kwong" w:date="2026-05-22T17:08:00Z" w16du:dateUtc="2026-05-22T21:08:00Z">
        <w:r w:rsidRPr="70D61B0E" w:rsidDel="0009042A">
          <w:rPr>
            <w:rFonts w:ascii="Calibri Light" w:eastAsia="Calibri Light" w:hAnsi="Calibri Light" w:cs="Calibri Light"/>
            <w:sz w:val="20"/>
            <w:szCs w:val="20"/>
          </w:rPr>
          <w:delText xml:space="preserve">Widening </w:delText>
        </w:r>
      </w:del>
      <w:r w:rsidRPr="70D61B0E">
        <w:rPr>
          <w:rFonts w:ascii="Calibri Light" w:eastAsia="Calibri Light" w:hAnsi="Calibri Light" w:cs="Calibri Light"/>
          <w:sz w:val="20"/>
          <w:szCs w:val="20"/>
        </w:rPr>
        <w:t>credit spreads</w:t>
      </w:r>
      <w:ins w:id="61" w:author="Jeanine Kwong" w:date="2026-05-22T17:08:00Z" w16du:dateUtc="2026-05-22T21:08:00Z">
        <w:r w:rsidR="0009042A">
          <w:rPr>
            <w:rFonts w:ascii="Calibri Light" w:eastAsia="Calibri Light" w:hAnsi="Calibri Light" w:cs="Calibri Light"/>
            <w:sz w:val="20"/>
            <w:szCs w:val="20"/>
          </w:rPr>
          <w:t xml:space="preserve"> widening</w:t>
        </w:r>
      </w:ins>
    </w:p>
    <w:p w14:paraId="2A2AB11C" w14:textId="0C7664DC" w:rsidR="00E44F43" w:rsidRPr="00E44F43" w:rsidRDefault="5C74C064" w:rsidP="70D61B0E">
      <w:pPr>
        <w:pStyle w:val="ListParagraph"/>
        <w:numPr>
          <w:ilvl w:val="0"/>
          <w:numId w:val="28"/>
        </w:numPr>
        <w:spacing w:after="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Currency fluctuations</w:t>
      </w:r>
    </w:p>
    <w:p w14:paraId="3E863E31" w14:textId="51BEB5A5" w:rsidR="00E44F43" w:rsidRPr="00E44F43" w:rsidRDefault="5C74C064" w:rsidP="70D61B0E">
      <w:pPr>
        <w:pStyle w:val="ListParagraph"/>
        <w:numPr>
          <w:ilvl w:val="0"/>
          <w:numId w:val="28"/>
        </w:numPr>
        <w:spacing w:after="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Interest rate shocks</w:t>
      </w:r>
    </w:p>
    <w:p w14:paraId="62F3AA7F" w14:textId="20461A86" w:rsidR="00E44F43" w:rsidRDefault="005076FD" w:rsidP="70D61B0E">
      <w:pPr>
        <w:pStyle w:val="ListParagraph"/>
        <w:numPr>
          <w:ilvl w:val="0"/>
          <w:numId w:val="28"/>
        </w:numPr>
        <w:spacing w:after="0" w:line="300" w:lineRule="auto"/>
        <w:rPr>
          <w:ins w:id="62" w:author="Jeanine Kwong" w:date="2026-05-22T17:09:00Z" w16du:dateUtc="2026-05-22T21:09:00Z"/>
          <w:rFonts w:ascii="Calibri Light" w:eastAsia="Calibri Light" w:hAnsi="Calibri Light" w:cs="Calibri Light"/>
          <w:sz w:val="20"/>
          <w:szCs w:val="20"/>
        </w:rPr>
      </w:pPr>
      <w:ins w:id="63" w:author="Jeanine Kwong" w:date="2026-05-22T17:09:00Z" w16du:dateUtc="2026-05-22T21:09:00Z">
        <w:r>
          <w:rPr>
            <w:rFonts w:ascii="Calibri Light" w:eastAsia="Calibri Light" w:hAnsi="Calibri Light" w:cs="Calibri Light"/>
            <w:sz w:val="20"/>
            <w:szCs w:val="20"/>
          </w:rPr>
          <w:t xml:space="preserve">Asset </w:t>
        </w:r>
      </w:ins>
      <w:r w:rsidR="5C74C064" w:rsidRPr="70D61B0E">
        <w:rPr>
          <w:rFonts w:ascii="Calibri Light" w:eastAsia="Calibri Light" w:hAnsi="Calibri Light" w:cs="Calibri Light"/>
          <w:sz w:val="20"/>
          <w:szCs w:val="20"/>
        </w:rPr>
        <w:t>Liquidity constraints</w:t>
      </w:r>
    </w:p>
    <w:p w14:paraId="7A8A33BC" w14:textId="4AE04FFB" w:rsidR="005076FD" w:rsidRPr="00E44F43" w:rsidDel="000D7741" w:rsidRDefault="005076FD" w:rsidP="70D61B0E">
      <w:pPr>
        <w:pStyle w:val="ListParagraph"/>
        <w:numPr>
          <w:ilvl w:val="0"/>
          <w:numId w:val="28"/>
        </w:numPr>
        <w:spacing w:after="0" w:line="300" w:lineRule="auto"/>
        <w:rPr>
          <w:del w:id="64" w:author="Jeanine Kwong" w:date="2026-05-22T17:10:00Z" w16du:dateUtc="2026-05-22T21:10:00Z"/>
          <w:rFonts w:ascii="Calibri Light" w:eastAsia="Calibri Light" w:hAnsi="Calibri Light" w:cs="Calibri Light"/>
          <w:sz w:val="20"/>
          <w:szCs w:val="20"/>
        </w:rPr>
      </w:pPr>
    </w:p>
    <w:p w14:paraId="78B4A7BE" w14:textId="6F0E7FF5" w:rsidR="00E44F43" w:rsidRPr="00E44F43" w:rsidDel="001776E0" w:rsidRDefault="5C74C064" w:rsidP="70D61B0E">
      <w:pPr>
        <w:spacing w:before="210" w:after="210" w:line="300" w:lineRule="auto"/>
        <w:rPr>
          <w:del w:id="65" w:author="Jeanine Kwong" w:date="2026-05-22T17:01:00Z" w16du:dateUtc="2026-05-22T21:01:00Z"/>
          <w:rFonts w:ascii="Calibri Light" w:eastAsia="Calibri Light" w:hAnsi="Calibri Light" w:cs="Calibri Light"/>
          <w:color w:val="464FEB"/>
          <w:sz w:val="20"/>
          <w:szCs w:val="20"/>
        </w:rPr>
      </w:pPr>
      <w:del w:id="66" w:author="Jeanine Kwong" w:date="2026-05-22T17:01:00Z" w16du:dateUtc="2026-05-22T21:01:00Z">
        <w:r w:rsidRPr="2EBDFC38" w:rsidDel="001776E0">
          <w:rPr>
            <w:rFonts w:ascii="Calibri Light" w:eastAsia="Calibri Light" w:hAnsi="Calibri Light" w:cs="Calibri Light"/>
            <w:sz w:val="20"/>
            <w:szCs w:val="20"/>
          </w:rPr>
          <w:delText xml:space="preserve">This is crucial because Manulife’s financial performance is influenced by equity markets, credit conditions, inflation, interest rates, and investment risk exposures, which are explicitly identified as key risk drivers in their management reporting. </w:delText>
        </w:r>
      </w:del>
    </w:p>
    <w:p w14:paraId="7A23D030" w14:textId="755AC76E" w:rsidR="00E44F43" w:rsidRPr="00210944" w:rsidRDefault="5C74C064" w:rsidP="00210944">
      <w:pPr>
        <w:pStyle w:val="ListParagraph"/>
        <w:numPr>
          <w:ilvl w:val="0"/>
          <w:numId w:val="110"/>
        </w:numPr>
        <w:rPr>
          <w:rFonts w:ascii="Calibri Light" w:eastAsia="Calibri Light" w:hAnsi="Calibri Light" w:cs="Calibri Light"/>
          <w:b/>
          <w:bCs/>
        </w:rPr>
      </w:pPr>
      <w:r w:rsidRPr="00210944">
        <w:rPr>
          <w:rFonts w:ascii="Calibri Light" w:eastAsia="Calibri Light" w:hAnsi="Calibri Light" w:cs="Calibri Light"/>
          <w:b/>
          <w:bCs/>
        </w:rPr>
        <w:t>Support for Strategic Decision</w:t>
      </w:r>
      <w:r w:rsidRPr="00210944">
        <w:rPr>
          <w:rFonts w:ascii="Cambria Math" w:eastAsia="Calibri Light" w:hAnsi="Cambria Math" w:cs="Cambria Math"/>
          <w:b/>
          <w:bCs/>
        </w:rPr>
        <w:t>‑</w:t>
      </w:r>
      <w:r w:rsidRPr="00210944">
        <w:rPr>
          <w:rFonts w:ascii="Calibri Light" w:eastAsia="Calibri Light" w:hAnsi="Calibri Light" w:cs="Calibri Light"/>
          <w:b/>
          <w:bCs/>
        </w:rPr>
        <w:t>Making and Long</w:t>
      </w:r>
      <w:r w:rsidRPr="00210944">
        <w:rPr>
          <w:rFonts w:ascii="Cambria Math" w:eastAsia="Calibri Light" w:hAnsi="Cambria Math" w:cs="Cambria Math"/>
          <w:b/>
          <w:bCs/>
        </w:rPr>
        <w:t>‑</w:t>
      </w:r>
      <w:r w:rsidRPr="00210944">
        <w:rPr>
          <w:rFonts w:ascii="Calibri Light" w:eastAsia="Calibri Light" w:hAnsi="Calibri Light" w:cs="Calibri Light"/>
          <w:b/>
          <w:bCs/>
        </w:rPr>
        <w:t>Term Planning</w:t>
      </w:r>
    </w:p>
    <w:p w14:paraId="787C99BB" w14:textId="66CB42C0" w:rsidR="00E44F43" w:rsidRPr="00E44F43" w:rsidRDefault="5C74C064" w:rsidP="70D61B0E">
      <w:pPr>
        <w:spacing w:before="210" w:after="21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Stress testing results feed into:</w:t>
      </w:r>
    </w:p>
    <w:p w14:paraId="5C2ED86C" w14:textId="2BEE6F68" w:rsidR="00E44F43" w:rsidRPr="00E44F43" w:rsidRDefault="5C74C064" w:rsidP="2EBDFC38">
      <w:pPr>
        <w:pStyle w:val="ListParagraph"/>
        <w:numPr>
          <w:ilvl w:val="0"/>
          <w:numId w:val="26"/>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Asset-liability management</w:t>
      </w:r>
      <w:r w:rsidR="7726E28B" w:rsidRPr="2EBDFC38">
        <w:rPr>
          <w:rFonts w:ascii="Calibri Light" w:eastAsia="Calibri Light" w:hAnsi="Calibri Light" w:cs="Calibri Light"/>
          <w:sz w:val="20"/>
          <w:szCs w:val="20"/>
        </w:rPr>
        <w:t>.</w:t>
      </w:r>
    </w:p>
    <w:p w14:paraId="6DA9182A" w14:textId="02A836DF" w:rsidR="00E44F43" w:rsidRPr="00E44F43" w:rsidRDefault="5C74C064" w:rsidP="70D61B0E">
      <w:pPr>
        <w:pStyle w:val="ListParagraph"/>
        <w:numPr>
          <w:ilvl w:val="0"/>
          <w:numId w:val="26"/>
        </w:numPr>
        <w:spacing w:after="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Capital planning</w:t>
      </w:r>
    </w:p>
    <w:p w14:paraId="7D35975E" w14:textId="44D8BD38" w:rsidR="00E44F43" w:rsidRPr="00E44F43" w:rsidRDefault="5C74C064" w:rsidP="70D61B0E">
      <w:pPr>
        <w:pStyle w:val="ListParagraph"/>
        <w:numPr>
          <w:ilvl w:val="0"/>
          <w:numId w:val="26"/>
        </w:numPr>
        <w:spacing w:after="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Hedging strategies</w:t>
      </w:r>
    </w:p>
    <w:p w14:paraId="7A47E844" w14:textId="05138C7B" w:rsidR="00E44F43" w:rsidRPr="00E44F43" w:rsidRDefault="5C74C064" w:rsidP="70D61B0E">
      <w:pPr>
        <w:pStyle w:val="ListParagraph"/>
        <w:numPr>
          <w:ilvl w:val="0"/>
          <w:numId w:val="26"/>
        </w:numPr>
        <w:spacing w:after="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Product pricing and risk appetite decisions</w:t>
      </w:r>
    </w:p>
    <w:p w14:paraId="1C54041B" w14:textId="26D1B208" w:rsidR="00E44F43" w:rsidRPr="00E44F43" w:rsidRDefault="5C74C064" w:rsidP="70D61B0E">
      <w:pPr>
        <w:pStyle w:val="ListParagraph"/>
        <w:numPr>
          <w:ilvl w:val="0"/>
          <w:numId w:val="26"/>
        </w:numPr>
        <w:spacing w:after="0" w:line="300" w:lineRule="auto"/>
        <w:rPr>
          <w:rFonts w:ascii="Calibri Light" w:eastAsia="Calibri Light" w:hAnsi="Calibri Light" w:cs="Calibri Light"/>
          <w:sz w:val="20"/>
          <w:szCs w:val="20"/>
        </w:rPr>
      </w:pPr>
      <w:r w:rsidRPr="70D61B0E">
        <w:rPr>
          <w:rFonts w:ascii="Calibri Light" w:eastAsia="Calibri Light" w:hAnsi="Calibri Light" w:cs="Calibri Light"/>
          <w:sz w:val="20"/>
          <w:szCs w:val="20"/>
        </w:rPr>
        <w:t>Contingency planning for adverse market conditions</w:t>
      </w:r>
    </w:p>
    <w:p w14:paraId="13CC7D3C" w14:textId="4CA12C68" w:rsidR="00E44F43" w:rsidRPr="00E44F43" w:rsidRDefault="5C74C064" w:rsidP="70D61B0E">
      <w:p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By identifying vulnerabilities, Manulife can proactively adjust investment strategies, modify assumptions, and enhance governance frameworks before real-world shocks occur. </w:t>
      </w:r>
    </w:p>
    <w:commentRangeEnd w:id="42"/>
    <w:p w14:paraId="1DF07181" w14:textId="00CD6B28" w:rsidR="2EBDFC38" w:rsidRPr="00856647" w:rsidRDefault="2EBDFC38" w:rsidP="2EBDFC38">
      <w:pPr>
        <w:rPr>
          <w:ins w:id="67" w:author="Jeanine Kwong" w:date="2026-05-22T16:28:00Z" w16du:dateUtc="2026-05-22T20:28:00Z"/>
          <w:rFonts w:ascii="Calibri Light" w:eastAsia="Calibri Light" w:hAnsi="Calibri Light" w:cs="Calibri Light"/>
          <w:b/>
          <w:bCs/>
          <w:sz w:val="20"/>
          <w:szCs w:val="20"/>
          <w:rPrChange w:id="68" w:author="Jeanine Kwong" w:date="2026-05-22T17:13:00Z" w16du:dateUtc="2026-05-22T21:13:00Z">
            <w:rPr>
              <w:ins w:id="69" w:author="Jeanine Kwong" w:date="2026-05-22T16:28:00Z" w16du:dateUtc="2026-05-22T20:28:00Z"/>
              <w:rFonts w:ascii="Calibri Light" w:eastAsia="Calibri Light" w:hAnsi="Calibri Light" w:cs="Calibri Light"/>
              <w:sz w:val="20"/>
              <w:szCs w:val="20"/>
            </w:rPr>
          </w:rPrChange>
        </w:rPr>
      </w:pPr>
      <w:del w:id="70" w:author="Jeanine Kwong" w:date="2026-05-22T16:28:00Z" w16du:dateUtc="2026-05-22T20:28:00Z">
        <w:r w:rsidRPr="00856647" w:rsidDel="002564FA">
          <w:rPr>
            <w:rStyle w:val="CommentReference"/>
            <w:rFonts w:ascii="Calibri Light" w:eastAsia="Calibri Light" w:hAnsi="Calibri Light" w:cs="Calibri Light"/>
            <w:b/>
            <w:bCs/>
            <w:sz w:val="20"/>
            <w:szCs w:val="20"/>
            <w:rPrChange w:id="71" w:author="Jeanine Kwong" w:date="2026-05-22T17:13:00Z" w16du:dateUtc="2026-05-22T21:13:00Z">
              <w:rPr>
                <w:rStyle w:val="CommentReference"/>
                <w:rFonts w:ascii="Calibri Light" w:eastAsia="Calibri Light" w:hAnsi="Calibri Light" w:cs="Calibri Light"/>
                <w:sz w:val="20"/>
                <w:szCs w:val="20"/>
              </w:rPr>
            </w:rPrChange>
          </w:rPr>
          <w:commentReference w:id="42"/>
        </w:r>
      </w:del>
      <w:ins w:id="73" w:author="Jeanine Kwong" w:date="2026-05-22T16:29:00Z" w16du:dateUtc="2026-05-22T20:29:00Z">
        <w:r w:rsidR="002564FA" w:rsidRPr="00856647">
          <w:rPr>
            <w:rFonts w:ascii="Calibri Light" w:eastAsia="Calibri Light" w:hAnsi="Calibri Light" w:cs="Calibri Light"/>
            <w:b/>
            <w:bCs/>
            <w:sz w:val="20"/>
            <w:szCs w:val="20"/>
            <w:rPrChange w:id="74" w:author="Jeanine Kwong" w:date="2026-05-22T17:13:00Z" w16du:dateUtc="2026-05-22T21:13:00Z">
              <w:rPr>
                <w:rFonts w:ascii="Calibri Light" w:eastAsia="Calibri Light" w:hAnsi="Calibri Light" w:cs="Calibri Light"/>
                <w:sz w:val="20"/>
                <w:szCs w:val="20"/>
              </w:rPr>
            </w:rPrChange>
          </w:rPr>
          <w:t xml:space="preserve">Current </w:t>
        </w:r>
      </w:ins>
      <w:ins w:id="75" w:author="Jeanine Kwong" w:date="2026-05-22T16:28:00Z" w16du:dateUtc="2026-05-22T20:28:00Z">
        <w:r w:rsidR="002564FA" w:rsidRPr="00856647">
          <w:rPr>
            <w:rFonts w:ascii="Calibri Light" w:eastAsia="Calibri Light" w:hAnsi="Calibri Light" w:cs="Calibri Light"/>
            <w:b/>
            <w:bCs/>
            <w:sz w:val="20"/>
            <w:szCs w:val="20"/>
            <w:rPrChange w:id="76" w:author="Jeanine Kwong" w:date="2026-05-22T17:13:00Z" w16du:dateUtc="2026-05-22T21:13:00Z">
              <w:rPr>
                <w:rFonts w:ascii="Calibri Light" w:eastAsia="Calibri Light" w:hAnsi="Calibri Light" w:cs="Calibri Light"/>
                <w:sz w:val="20"/>
                <w:szCs w:val="20"/>
              </w:rPr>
            </w:rPrChange>
          </w:rPr>
          <w:t>Pain Points Identified</w:t>
        </w:r>
      </w:ins>
    </w:p>
    <w:p w14:paraId="699FED58" w14:textId="7596971E" w:rsidR="002564FA" w:rsidRPr="00856647" w:rsidRDefault="002564FA" w:rsidP="002564FA">
      <w:pPr>
        <w:pStyle w:val="ListParagraph"/>
        <w:numPr>
          <w:ilvl w:val="0"/>
          <w:numId w:val="127"/>
        </w:numPr>
        <w:rPr>
          <w:ins w:id="77" w:author="Jeanine Kwong" w:date="2026-05-22T16:28:00Z" w16du:dateUtc="2026-05-22T20:28:00Z"/>
          <w:rFonts w:ascii="Calibri Light" w:eastAsia="Calibri Light" w:hAnsi="Calibri Light" w:cs="Calibri Light"/>
          <w:sz w:val="20"/>
          <w:szCs w:val="20"/>
        </w:rPr>
      </w:pPr>
      <w:ins w:id="78" w:author="Jeanine Kwong" w:date="2026-05-22T16:28:00Z">
        <w:r w:rsidRPr="00856647">
          <w:rPr>
            <w:rFonts w:ascii="Calibri Light" w:eastAsia="Calibri Light" w:hAnsi="Calibri Light" w:cs="Calibri Light"/>
            <w:sz w:val="20"/>
            <w:szCs w:val="20"/>
            <w:rPrChange w:id="79" w:author="Jeanine Kwong" w:date="2026-05-22T17:13:00Z" w16du:dateUtc="2026-05-22T21:13:00Z">
              <w:rPr/>
            </w:rPrChange>
          </w:rPr>
          <w:t>Fragmented asset and liability data across actuarial, ALM, and risk functions</w:t>
        </w:r>
      </w:ins>
    </w:p>
    <w:p w14:paraId="0C0648EC" w14:textId="77777777" w:rsidR="002564FA" w:rsidRPr="00856647" w:rsidRDefault="002564FA" w:rsidP="002564FA">
      <w:pPr>
        <w:pStyle w:val="ListParagraph"/>
        <w:numPr>
          <w:ilvl w:val="0"/>
          <w:numId w:val="127"/>
        </w:numPr>
        <w:rPr>
          <w:ins w:id="80" w:author="Jeanine Kwong" w:date="2026-05-22T16:28:00Z" w16du:dateUtc="2026-05-22T20:28:00Z"/>
          <w:rFonts w:ascii="Calibri Light" w:eastAsia="Calibri Light" w:hAnsi="Calibri Light" w:cs="Calibri Light"/>
          <w:sz w:val="20"/>
          <w:szCs w:val="20"/>
        </w:rPr>
      </w:pPr>
      <w:ins w:id="81" w:author="Jeanine Kwong" w:date="2026-05-22T16:28:00Z">
        <w:r w:rsidRPr="00856647">
          <w:rPr>
            <w:rFonts w:ascii="Calibri Light" w:eastAsia="Calibri Light" w:hAnsi="Calibri Light" w:cs="Calibri Light"/>
            <w:sz w:val="20"/>
            <w:szCs w:val="20"/>
            <w:rPrChange w:id="82" w:author="Jeanine Kwong" w:date="2026-05-22T17:13:00Z" w16du:dateUtc="2026-05-22T21:13:00Z">
              <w:rPr/>
            </w:rPrChange>
          </w:rPr>
          <w:t>Latency in sensitivity and stress outputs (quarterly vs required intra</w:t>
        </w:r>
        <w:r w:rsidRPr="00856647">
          <w:rPr>
            <w:rFonts w:ascii="Calibri Light" w:eastAsia="Calibri Light" w:hAnsi="Calibri Light" w:cs="Calibri Light"/>
            <w:sz w:val="20"/>
            <w:szCs w:val="20"/>
            <w:rPrChange w:id="83" w:author="Jeanine Kwong" w:date="2026-05-22T17:13:00Z" w16du:dateUtc="2026-05-22T21:13:00Z">
              <w:rPr/>
            </w:rPrChange>
          </w:rPr>
          <w:noBreakHyphen/>
          <w:t xml:space="preserve">quarter) </w:t>
        </w:r>
      </w:ins>
    </w:p>
    <w:p w14:paraId="7822EFE6" w14:textId="77777777" w:rsidR="002564FA" w:rsidRPr="00856647" w:rsidRDefault="002564FA" w:rsidP="002564FA">
      <w:pPr>
        <w:pStyle w:val="ListParagraph"/>
        <w:numPr>
          <w:ilvl w:val="0"/>
          <w:numId w:val="127"/>
        </w:numPr>
        <w:rPr>
          <w:ins w:id="84" w:author="Jeanine Kwong" w:date="2026-05-22T16:29:00Z" w16du:dateUtc="2026-05-22T20:29:00Z"/>
          <w:rFonts w:ascii="Calibri Light" w:eastAsia="Calibri Light" w:hAnsi="Calibri Light" w:cs="Calibri Light"/>
          <w:sz w:val="20"/>
          <w:szCs w:val="20"/>
        </w:rPr>
      </w:pPr>
      <w:ins w:id="85" w:author="Jeanine Kwong" w:date="2026-05-22T16:28:00Z">
        <w:r w:rsidRPr="00856647">
          <w:rPr>
            <w:rFonts w:ascii="Calibri Light" w:eastAsia="Calibri Light" w:hAnsi="Calibri Light" w:cs="Calibri Light"/>
            <w:sz w:val="20"/>
            <w:szCs w:val="20"/>
            <w:rPrChange w:id="86" w:author="Jeanine Kwong" w:date="2026-05-22T17:13:00Z" w16du:dateUtc="2026-05-22T21:13:00Z">
              <w:rPr/>
            </w:rPrChange>
          </w:rPr>
          <w:t>Manual, spreadsheet</w:t>
        </w:r>
        <w:r w:rsidRPr="00856647">
          <w:rPr>
            <w:rFonts w:ascii="Calibri Light" w:eastAsia="Calibri Light" w:hAnsi="Calibri Light" w:cs="Calibri Light"/>
            <w:sz w:val="20"/>
            <w:szCs w:val="20"/>
            <w:rPrChange w:id="87" w:author="Jeanine Kwong" w:date="2026-05-22T17:13:00Z" w16du:dateUtc="2026-05-22T21:13:00Z">
              <w:rPr/>
            </w:rPrChange>
          </w:rPr>
          <w:noBreakHyphen/>
          <w:t xml:space="preserve">based scenario aggregation and reconciliation </w:t>
        </w:r>
      </w:ins>
    </w:p>
    <w:p w14:paraId="536A9E45" w14:textId="77777777" w:rsidR="002564FA" w:rsidRPr="00856647" w:rsidRDefault="002564FA" w:rsidP="002564FA">
      <w:pPr>
        <w:pStyle w:val="ListParagraph"/>
        <w:numPr>
          <w:ilvl w:val="0"/>
          <w:numId w:val="127"/>
        </w:numPr>
        <w:rPr>
          <w:ins w:id="88" w:author="Jeanine Kwong" w:date="2026-05-22T16:29:00Z" w16du:dateUtc="2026-05-22T20:29:00Z"/>
          <w:rFonts w:ascii="Calibri Light" w:eastAsia="Calibri Light" w:hAnsi="Calibri Light" w:cs="Calibri Light"/>
          <w:sz w:val="20"/>
          <w:szCs w:val="20"/>
        </w:rPr>
      </w:pPr>
      <w:ins w:id="89" w:author="Jeanine Kwong" w:date="2026-05-22T16:28:00Z">
        <w:r w:rsidRPr="00856647">
          <w:rPr>
            <w:rFonts w:ascii="Calibri Light" w:eastAsia="Calibri Light" w:hAnsi="Calibri Light" w:cs="Calibri Light"/>
            <w:sz w:val="20"/>
            <w:szCs w:val="20"/>
            <w:rPrChange w:id="90" w:author="Jeanine Kwong" w:date="2026-05-22T17:13:00Z" w16du:dateUtc="2026-05-22T21:13:00Z">
              <w:rPr/>
            </w:rPrChange>
          </w:rPr>
          <w:t xml:space="preserve">Inconsistent baselines across stress testing, ALM, and reporting </w:t>
        </w:r>
      </w:ins>
    </w:p>
    <w:p w14:paraId="46DCF6D8" w14:textId="35CB4D8B" w:rsidR="002564FA" w:rsidRPr="00856647" w:rsidRDefault="002564FA" w:rsidP="002564FA">
      <w:pPr>
        <w:pStyle w:val="ListParagraph"/>
        <w:numPr>
          <w:ilvl w:val="0"/>
          <w:numId w:val="127"/>
        </w:numPr>
        <w:rPr>
          <w:ins w:id="91" w:author="Jeanine Kwong" w:date="2026-05-22T16:28:00Z"/>
          <w:rFonts w:ascii="Calibri Light" w:eastAsia="Calibri Light" w:hAnsi="Calibri Light" w:cs="Calibri Light"/>
          <w:sz w:val="20"/>
          <w:szCs w:val="20"/>
          <w:rPrChange w:id="92" w:author="Jeanine Kwong" w:date="2026-05-22T17:13:00Z" w16du:dateUtc="2026-05-22T21:13:00Z">
            <w:rPr>
              <w:ins w:id="93" w:author="Jeanine Kwong" w:date="2026-05-22T16:28:00Z"/>
            </w:rPr>
          </w:rPrChange>
        </w:rPr>
        <w:pPrChange w:id="94" w:author="Jeanine Kwong" w:date="2026-05-22T16:29:00Z" w16du:dateUtc="2026-05-22T20:29:00Z">
          <w:pPr/>
        </w:pPrChange>
      </w:pPr>
      <w:ins w:id="95" w:author="Jeanine Kwong" w:date="2026-05-22T16:28:00Z">
        <w:r w:rsidRPr="00856647">
          <w:rPr>
            <w:rFonts w:ascii="Calibri Light" w:eastAsia="Calibri Light" w:hAnsi="Calibri Light" w:cs="Calibri Light"/>
            <w:sz w:val="20"/>
            <w:szCs w:val="20"/>
            <w:rPrChange w:id="96" w:author="Jeanine Kwong" w:date="2026-05-22T17:13:00Z" w16du:dateUtc="2026-05-22T21:13:00Z">
              <w:rPr/>
            </w:rPrChange>
          </w:rPr>
          <w:t>Limited ability to scale “what</w:t>
        </w:r>
        <w:r w:rsidRPr="00856647">
          <w:rPr>
            <w:rFonts w:ascii="Calibri Light" w:eastAsia="Calibri Light" w:hAnsi="Calibri Light" w:cs="Calibri Light"/>
            <w:sz w:val="20"/>
            <w:szCs w:val="20"/>
            <w:rPrChange w:id="97" w:author="Jeanine Kwong" w:date="2026-05-22T17:13:00Z" w16du:dateUtc="2026-05-22T21:13:00Z">
              <w:rPr/>
            </w:rPrChange>
          </w:rPr>
          <w:noBreakHyphen/>
          <w:t>if” scenarios quickly</w:t>
        </w:r>
      </w:ins>
    </w:p>
    <w:p w14:paraId="15045E9A" w14:textId="50388071" w:rsidR="002564FA" w:rsidRPr="00856647" w:rsidRDefault="002564FA" w:rsidP="002564FA">
      <w:pPr>
        <w:spacing w:after="0" w:line="300" w:lineRule="atLeast"/>
        <w:rPr>
          <w:ins w:id="98" w:author="Jeanine Kwong" w:date="2026-05-22T16:30:00Z" w16du:dateUtc="2026-05-22T20:30:00Z"/>
          <w:rFonts w:ascii="Calibri Light" w:eastAsia="Times New Roman" w:hAnsi="Calibri Light" w:cs="Calibri Light"/>
          <w:b/>
          <w:bCs/>
          <w:sz w:val="20"/>
          <w:szCs w:val="20"/>
          <w:rPrChange w:id="99" w:author="Jeanine Kwong" w:date="2026-05-22T17:13:00Z" w16du:dateUtc="2026-05-22T21:13:00Z">
            <w:rPr>
              <w:ins w:id="100" w:author="Jeanine Kwong" w:date="2026-05-22T16:30:00Z" w16du:dateUtc="2026-05-22T20:30:00Z"/>
              <w:rFonts w:ascii="Segoe UI" w:eastAsia="Times New Roman" w:hAnsi="Segoe UI" w:cs="Segoe UI"/>
              <w:sz w:val="21"/>
              <w:szCs w:val="21"/>
            </w:rPr>
          </w:rPrChange>
        </w:rPr>
      </w:pPr>
      <w:ins w:id="101" w:author="Jeanine Kwong" w:date="2026-05-22T16:30:00Z" w16du:dateUtc="2026-05-22T20:30:00Z">
        <w:r w:rsidRPr="00856647">
          <w:rPr>
            <w:rFonts w:ascii="Calibri Light" w:eastAsia="Times New Roman" w:hAnsi="Calibri Light" w:cs="Calibri Light"/>
            <w:b/>
            <w:bCs/>
            <w:sz w:val="20"/>
            <w:szCs w:val="20"/>
            <w:rPrChange w:id="102" w:author="Jeanine Kwong" w:date="2026-05-22T17:13:00Z" w16du:dateUtc="2026-05-22T21:13:00Z">
              <w:rPr>
                <w:rFonts w:ascii="Segoe UI" w:eastAsia="Times New Roman" w:hAnsi="Segoe UI" w:cs="Segoe UI"/>
                <w:sz w:val="21"/>
                <w:szCs w:val="21"/>
              </w:rPr>
            </w:rPrChange>
          </w:rPr>
          <w:t>What RDA must enable</w:t>
        </w:r>
      </w:ins>
    </w:p>
    <w:p w14:paraId="3CE6C53E" w14:textId="77777777" w:rsidR="002564FA" w:rsidRPr="00856647" w:rsidRDefault="002564FA" w:rsidP="002564FA">
      <w:pPr>
        <w:spacing w:after="0" w:line="300" w:lineRule="atLeast"/>
        <w:rPr>
          <w:ins w:id="103" w:author="Jeanine Kwong" w:date="2026-05-22T16:30:00Z"/>
          <w:rFonts w:ascii="Calibri Light" w:eastAsia="Times New Roman" w:hAnsi="Calibri Light" w:cs="Calibri Light"/>
          <w:sz w:val="20"/>
          <w:szCs w:val="20"/>
          <w:rPrChange w:id="104" w:author="Jeanine Kwong" w:date="2026-05-22T17:13:00Z" w16du:dateUtc="2026-05-22T21:13:00Z">
            <w:rPr>
              <w:ins w:id="105" w:author="Jeanine Kwong" w:date="2026-05-22T16:30:00Z"/>
              <w:rFonts w:ascii="Segoe UI" w:eastAsia="Times New Roman" w:hAnsi="Segoe UI" w:cs="Segoe UI"/>
              <w:sz w:val="21"/>
              <w:szCs w:val="21"/>
            </w:rPr>
          </w:rPrChange>
        </w:rPr>
      </w:pPr>
      <w:ins w:id="106" w:author="Jeanine Kwong" w:date="2026-05-22T16:30:00Z">
        <w:r w:rsidRPr="00856647">
          <w:rPr>
            <w:rFonts w:ascii="Calibri Light" w:eastAsia="Times New Roman" w:hAnsi="Calibri Light" w:cs="Calibri Light"/>
            <w:sz w:val="20"/>
            <w:szCs w:val="20"/>
            <w:rPrChange w:id="107" w:author="Jeanine Kwong" w:date="2026-05-22T17:13:00Z" w16du:dateUtc="2026-05-22T21:13:00Z">
              <w:rPr>
                <w:rFonts w:ascii="Segoe UI" w:eastAsia="Times New Roman" w:hAnsi="Segoe UI" w:cs="Segoe UI"/>
                <w:sz w:val="21"/>
                <w:szCs w:val="21"/>
              </w:rPr>
            </w:rPrChange>
          </w:rPr>
          <w:lastRenderedPageBreak/>
          <w:t>Provide a reusable, scalable data and analytics platform that enables timely, consistent, and explainable stress testing across assets and liabilities—supporting regulatory compliance, capital planning, and strategic decision</w:t>
        </w:r>
        <w:r w:rsidRPr="00856647">
          <w:rPr>
            <w:rFonts w:ascii="Calibri Light" w:eastAsia="Times New Roman" w:hAnsi="Calibri Light" w:cs="Calibri Light"/>
            <w:sz w:val="20"/>
            <w:szCs w:val="20"/>
            <w:rPrChange w:id="108" w:author="Jeanine Kwong" w:date="2026-05-22T17:13:00Z" w16du:dateUtc="2026-05-22T21:13:00Z">
              <w:rPr>
                <w:rFonts w:ascii="Segoe UI" w:eastAsia="Times New Roman" w:hAnsi="Segoe UI" w:cs="Segoe UI"/>
                <w:sz w:val="21"/>
                <w:szCs w:val="21"/>
              </w:rPr>
            </w:rPrChange>
          </w:rPr>
          <w:noBreakHyphen/>
          <w:t>making.</w:t>
        </w:r>
      </w:ins>
    </w:p>
    <w:p w14:paraId="1B8CFC2A" w14:textId="77777777" w:rsidR="002564FA" w:rsidRPr="00856647" w:rsidRDefault="002564FA" w:rsidP="002564FA">
      <w:pPr>
        <w:spacing w:after="0" w:line="300" w:lineRule="atLeast"/>
        <w:rPr>
          <w:ins w:id="109" w:author="Jeanine Kwong" w:date="2026-05-22T16:29:00Z" w16du:dateUtc="2026-05-22T20:29:00Z"/>
          <w:rFonts w:ascii="Calibri Light" w:eastAsia="Times New Roman" w:hAnsi="Calibri Light" w:cs="Calibri Light"/>
          <w:sz w:val="20"/>
          <w:szCs w:val="20"/>
          <w:rPrChange w:id="110" w:author="Jeanine Kwong" w:date="2026-05-22T17:13:00Z" w16du:dateUtc="2026-05-22T21:13:00Z">
            <w:rPr>
              <w:ins w:id="111" w:author="Jeanine Kwong" w:date="2026-05-22T16:29:00Z" w16du:dateUtc="2026-05-22T20:29:00Z"/>
            </w:rPr>
          </w:rPrChange>
        </w:rPr>
        <w:pPrChange w:id="112" w:author="Jeanine Kwong" w:date="2026-05-22T16:29:00Z" w16du:dateUtc="2026-05-22T20:29:00Z">
          <w:pPr>
            <w:pStyle w:val="ListParagraph"/>
            <w:numPr>
              <w:numId w:val="127"/>
            </w:numPr>
            <w:spacing w:after="0" w:line="300" w:lineRule="atLeast"/>
            <w:ind w:left="811" w:hanging="360"/>
          </w:pPr>
        </w:pPrChange>
      </w:pPr>
    </w:p>
    <w:p w14:paraId="0FD81EEF" w14:textId="77777777" w:rsidR="002564FA" w:rsidRPr="0095777A" w:rsidRDefault="002564FA" w:rsidP="002564FA">
      <w:pPr>
        <w:rPr>
          <w:ins w:id="113" w:author="Jeanine Kwong" w:date="2026-05-22T16:37:00Z" w16du:dateUtc="2026-05-22T20:37:00Z"/>
          <w:rFonts w:ascii="Calibri Light" w:eastAsia="Calibri Light" w:hAnsi="Calibri Light" w:cs="Calibri Light"/>
          <w:b/>
          <w:bCs/>
          <w:rPrChange w:id="114" w:author="Jeanine Kwong" w:date="2026-05-22T17:36:00Z" w16du:dateUtc="2026-05-22T21:36:00Z">
            <w:rPr>
              <w:ins w:id="115" w:author="Jeanine Kwong" w:date="2026-05-22T16:37:00Z" w16du:dateUtc="2026-05-22T20:37:00Z"/>
              <w:rFonts w:ascii="Calibri Light" w:eastAsia="Calibri Light" w:hAnsi="Calibri Light" w:cs="Calibri Light"/>
              <w:sz w:val="20"/>
              <w:szCs w:val="20"/>
            </w:rPr>
          </w:rPrChange>
        </w:rPr>
      </w:pPr>
      <w:ins w:id="116" w:author="Jeanine Kwong" w:date="2026-05-22T16:31:00Z">
        <w:r w:rsidRPr="0095777A">
          <w:rPr>
            <w:rFonts w:ascii="Calibri Light" w:eastAsia="Calibri Light" w:hAnsi="Calibri Light" w:cs="Calibri Light"/>
            <w:b/>
            <w:bCs/>
            <w:rPrChange w:id="117" w:author="Jeanine Kwong" w:date="2026-05-22T17:36:00Z" w16du:dateUtc="2026-05-22T21:36:00Z">
              <w:rPr>
                <w:rFonts w:ascii="Calibri Light" w:eastAsia="Calibri Light" w:hAnsi="Calibri Light" w:cs="Calibri Light"/>
                <w:sz w:val="20"/>
                <w:szCs w:val="20"/>
              </w:rPr>
            </w:rPrChange>
          </w:rPr>
          <w:t>RDA Capability Requirements</w:t>
        </w:r>
      </w:ins>
    </w:p>
    <w:tbl>
      <w:tblPr>
        <w:tblW w:w="13132" w:type="dxa"/>
        <w:tblCellSpacing w:w="15" w:type="dxa"/>
        <w:tblCellMar>
          <w:top w:w="15" w:type="dxa"/>
          <w:left w:w="15" w:type="dxa"/>
          <w:bottom w:w="15" w:type="dxa"/>
          <w:right w:w="15" w:type="dxa"/>
        </w:tblCellMar>
        <w:tblLook w:val="04A0" w:firstRow="1" w:lastRow="0" w:firstColumn="1" w:lastColumn="0" w:noHBand="0" w:noVBand="1"/>
        <w:tblPrChange w:id="118" w:author="Jeanine Kwong" w:date="2026-05-22T17:18:00Z" w16du:dateUtc="2026-05-22T21:18:00Z">
          <w:tblPr>
            <w:tblW w:w="9442" w:type="dxa"/>
            <w:tblCellSpacing w:w="15" w:type="dxa"/>
            <w:tblCellMar>
              <w:top w:w="15" w:type="dxa"/>
              <w:left w:w="15" w:type="dxa"/>
              <w:bottom w:w="15" w:type="dxa"/>
              <w:right w:w="15" w:type="dxa"/>
            </w:tblCellMar>
            <w:tblLook w:val="04A0" w:firstRow="1" w:lastRow="0" w:firstColumn="1" w:lastColumn="0" w:noHBand="0" w:noVBand="1"/>
          </w:tblPr>
        </w:tblPrChange>
      </w:tblPr>
      <w:tblGrid>
        <w:gridCol w:w="2180"/>
        <w:gridCol w:w="2222"/>
        <w:gridCol w:w="3870"/>
        <w:gridCol w:w="4860"/>
        <w:tblGridChange w:id="119">
          <w:tblGrid>
            <w:gridCol w:w="2180"/>
            <w:gridCol w:w="2222"/>
            <w:gridCol w:w="1350"/>
            <w:gridCol w:w="2520"/>
            <w:gridCol w:w="1170"/>
            <w:gridCol w:w="3690"/>
          </w:tblGrid>
        </w:tblGridChange>
      </w:tblGrid>
      <w:tr w:rsidR="00965D31" w:rsidRPr="00856647" w14:paraId="4B21E7BD" w14:textId="175ADD12" w:rsidTr="00965D31">
        <w:trPr>
          <w:tblCellSpacing w:w="15" w:type="dxa"/>
          <w:ins w:id="120" w:author="Jeanine Kwong" w:date="2026-05-22T16:37:00Z"/>
          <w:trPrChange w:id="121" w:author="Jeanine Kwong" w:date="2026-05-22T17:18:00Z" w16du:dateUtc="2026-05-22T21:18:00Z">
            <w:trPr>
              <w:tblCellSpacing w:w="15" w:type="dxa"/>
            </w:trPr>
          </w:trPrChange>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Change w:id="122" w:author="Jeanine Kwong" w:date="2026-05-22T17:18:00Z" w16du:dateUtc="2026-05-22T21:18:00Z">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tcPrChange>
          </w:tcPr>
          <w:p w14:paraId="5B9A0FB6" w14:textId="77777777" w:rsidR="00965D31" w:rsidRPr="00856647" w:rsidRDefault="00965D31" w:rsidP="005B307F">
            <w:pPr>
              <w:rPr>
                <w:ins w:id="123" w:author="Jeanine Kwong" w:date="2026-05-22T16:37:00Z"/>
                <w:rFonts w:ascii="Calibri Light" w:eastAsia="Calibri Light" w:hAnsi="Calibri Light" w:cs="Calibri Light"/>
                <w:b/>
                <w:bCs/>
                <w:sz w:val="20"/>
                <w:szCs w:val="20"/>
              </w:rPr>
            </w:pPr>
            <w:ins w:id="124" w:author="Jeanine Kwong" w:date="2026-05-22T16:37:00Z">
              <w:r w:rsidRPr="00856647">
                <w:rPr>
                  <w:rFonts w:ascii="Calibri Light" w:eastAsia="Calibri Light" w:hAnsi="Calibri Light" w:cs="Calibri Light"/>
                  <w:b/>
                  <w:bCs/>
                  <w:sz w:val="20"/>
                  <w:szCs w:val="20"/>
                </w:rPr>
                <w:t>Capability Built in RDA</w:t>
              </w:r>
            </w:ins>
          </w:p>
        </w:tc>
        <w:tc>
          <w:tcPr>
            <w:tcW w:w="2192" w:type="dxa"/>
            <w:tcBorders>
              <w:top w:val="single" w:sz="6" w:space="0" w:color="E6E6E6"/>
              <w:left w:val="single" w:sz="6" w:space="0" w:color="E6E6E6"/>
              <w:bottom w:val="single" w:sz="6" w:space="0" w:color="E6E6E6"/>
              <w:right w:val="single" w:sz="6" w:space="0" w:color="E6E6E6"/>
            </w:tcBorders>
            <w:shd w:val="clear" w:color="auto" w:fill="F5F5F5"/>
            <w:vAlign w:val="center"/>
            <w:hideMark/>
            <w:tcPrChange w:id="125" w:author="Jeanine Kwong" w:date="2026-05-22T17:18:00Z" w16du:dateUtc="2026-05-22T21:18:00Z">
              <w:tcPr>
                <w:tcW w:w="3542" w:type="dxa"/>
                <w:gridSpan w:val="2"/>
                <w:tcBorders>
                  <w:top w:val="single" w:sz="6" w:space="0" w:color="E6E6E6"/>
                  <w:left w:val="single" w:sz="6" w:space="0" w:color="E6E6E6"/>
                  <w:bottom w:val="single" w:sz="6" w:space="0" w:color="E6E6E6"/>
                  <w:right w:val="single" w:sz="6" w:space="0" w:color="E6E6E6"/>
                </w:tcBorders>
                <w:shd w:val="clear" w:color="auto" w:fill="F5F5F5"/>
                <w:vAlign w:val="center"/>
                <w:hideMark/>
              </w:tcPr>
            </w:tcPrChange>
          </w:tcPr>
          <w:p w14:paraId="4059ABD5" w14:textId="77777777" w:rsidR="00965D31" w:rsidRPr="00856647" w:rsidRDefault="00965D31" w:rsidP="005B307F">
            <w:pPr>
              <w:rPr>
                <w:ins w:id="126" w:author="Jeanine Kwong" w:date="2026-05-22T16:37:00Z"/>
                <w:rFonts w:ascii="Calibri Light" w:eastAsia="Calibri Light" w:hAnsi="Calibri Light" w:cs="Calibri Light"/>
                <w:b/>
                <w:bCs/>
                <w:sz w:val="20"/>
                <w:szCs w:val="20"/>
              </w:rPr>
            </w:pPr>
            <w:ins w:id="127" w:author="Jeanine Kwong" w:date="2026-05-22T16:37:00Z">
              <w:r w:rsidRPr="00856647">
                <w:rPr>
                  <w:rFonts w:ascii="Calibri Light" w:eastAsia="Calibri Light" w:hAnsi="Calibri Light" w:cs="Calibri Light"/>
                  <w:b/>
                  <w:bCs/>
                  <w:sz w:val="20"/>
                  <w:szCs w:val="20"/>
                </w:rPr>
                <w:t>Reusable Across</w:t>
              </w:r>
            </w:ins>
          </w:p>
        </w:tc>
        <w:tc>
          <w:tcPr>
            <w:tcW w:w="3840" w:type="dxa"/>
            <w:tcBorders>
              <w:top w:val="single" w:sz="6" w:space="0" w:color="E6E6E6"/>
              <w:left w:val="single" w:sz="6" w:space="0" w:color="E6E6E6"/>
              <w:bottom w:val="single" w:sz="6" w:space="0" w:color="E6E6E6"/>
              <w:right w:val="single" w:sz="6" w:space="0" w:color="E6E6E6"/>
            </w:tcBorders>
            <w:shd w:val="clear" w:color="auto" w:fill="F5F5F5"/>
            <w:tcPrChange w:id="128" w:author="Jeanine Kwong" w:date="2026-05-22T17:18:00Z" w16du:dateUtc="2026-05-22T21:18:00Z">
              <w:tcPr>
                <w:tcW w:w="3645" w:type="dxa"/>
                <w:gridSpan w:val="2"/>
                <w:tcBorders>
                  <w:top w:val="single" w:sz="6" w:space="0" w:color="E6E6E6"/>
                  <w:left w:val="single" w:sz="6" w:space="0" w:color="E6E6E6"/>
                  <w:bottom w:val="single" w:sz="6" w:space="0" w:color="E6E6E6"/>
                  <w:right w:val="single" w:sz="6" w:space="0" w:color="E6E6E6"/>
                </w:tcBorders>
                <w:shd w:val="clear" w:color="auto" w:fill="F5F5F5"/>
              </w:tcPr>
            </w:tcPrChange>
          </w:tcPr>
          <w:p w14:paraId="50D9BCC5" w14:textId="7146A477" w:rsidR="00965D31" w:rsidRPr="00856647" w:rsidRDefault="00965D31" w:rsidP="005B307F">
            <w:pPr>
              <w:rPr>
                <w:ins w:id="129" w:author="Jeanine Kwong" w:date="2026-05-22T16:40:00Z" w16du:dateUtc="2026-05-22T20:40:00Z"/>
                <w:rFonts w:ascii="Calibri Light" w:eastAsia="Calibri Light" w:hAnsi="Calibri Light" w:cs="Calibri Light"/>
                <w:b/>
                <w:bCs/>
                <w:sz w:val="20"/>
                <w:szCs w:val="20"/>
              </w:rPr>
            </w:pPr>
            <w:ins w:id="130" w:author="Jeanine Kwong" w:date="2026-05-22T17:13:00Z" w16du:dateUtc="2026-05-22T21:13:00Z">
              <w:r>
                <w:rPr>
                  <w:rFonts w:ascii="Calibri Light" w:eastAsia="Calibri Light" w:hAnsi="Calibri Light" w:cs="Calibri Light"/>
                  <w:b/>
                  <w:bCs/>
                  <w:sz w:val="20"/>
                  <w:szCs w:val="20"/>
                </w:rPr>
                <w:t>Features already i</w:t>
              </w:r>
            </w:ins>
            <w:ins w:id="131" w:author="Jeanine Kwong" w:date="2026-05-22T16:40:00Z" w16du:dateUtc="2026-05-22T20:40:00Z">
              <w:r w:rsidRPr="00856647">
                <w:rPr>
                  <w:rFonts w:ascii="Calibri Light" w:eastAsia="Calibri Light" w:hAnsi="Calibri Light" w:cs="Calibri Light"/>
                  <w:b/>
                  <w:bCs/>
                  <w:sz w:val="20"/>
                  <w:szCs w:val="20"/>
                </w:rPr>
                <w:t xml:space="preserve">mplemented in </w:t>
              </w:r>
            </w:ins>
            <w:ins w:id="132" w:author="Jeanine Kwong" w:date="2026-05-22T17:13:00Z" w16du:dateUtc="2026-05-22T21:13:00Z">
              <w:r>
                <w:rPr>
                  <w:rFonts w:ascii="Calibri Light" w:eastAsia="Calibri Light" w:hAnsi="Calibri Light" w:cs="Calibri Light"/>
                  <w:b/>
                  <w:bCs/>
                  <w:sz w:val="20"/>
                  <w:szCs w:val="20"/>
                </w:rPr>
                <w:t>RDA</w:t>
              </w:r>
            </w:ins>
          </w:p>
        </w:tc>
        <w:tc>
          <w:tcPr>
            <w:tcW w:w="4815" w:type="dxa"/>
            <w:tcBorders>
              <w:top w:val="single" w:sz="6" w:space="0" w:color="E6E6E6"/>
              <w:left w:val="single" w:sz="6" w:space="0" w:color="E6E6E6"/>
              <w:bottom w:val="single" w:sz="6" w:space="0" w:color="E6E6E6"/>
              <w:right w:val="single" w:sz="6" w:space="0" w:color="E6E6E6"/>
            </w:tcBorders>
            <w:shd w:val="clear" w:color="auto" w:fill="F5F5F5"/>
            <w:tcPrChange w:id="133" w:author="Jeanine Kwong" w:date="2026-05-22T17:18:00Z" w16du:dateUtc="2026-05-22T21:18:00Z">
              <w:tcPr>
                <w:tcW w:w="3690" w:type="dxa"/>
                <w:tcBorders>
                  <w:top w:val="single" w:sz="6" w:space="0" w:color="E6E6E6"/>
                  <w:left w:val="single" w:sz="6" w:space="0" w:color="E6E6E6"/>
                  <w:bottom w:val="single" w:sz="6" w:space="0" w:color="E6E6E6"/>
                  <w:right w:val="single" w:sz="6" w:space="0" w:color="E6E6E6"/>
                </w:tcBorders>
                <w:shd w:val="clear" w:color="auto" w:fill="F5F5F5"/>
              </w:tcPr>
            </w:tcPrChange>
          </w:tcPr>
          <w:p w14:paraId="13DFB191" w14:textId="128C12B3" w:rsidR="00965D31" w:rsidRDefault="00965D31" w:rsidP="005B307F">
            <w:pPr>
              <w:rPr>
                <w:ins w:id="134" w:author="Jeanine Kwong" w:date="2026-05-22T17:18:00Z" w16du:dateUtc="2026-05-22T21:18:00Z"/>
                <w:rFonts w:ascii="Calibri Light" w:eastAsia="Calibri Light" w:hAnsi="Calibri Light" w:cs="Calibri Light"/>
                <w:b/>
                <w:bCs/>
                <w:sz w:val="20"/>
                <w:szCs w:val="20"/>
              </w:rPr>
            </w:pPr>
            <w:ins w:id="135" w:author="Jeanine Kwong" w:date="2026-05-22T17:18:00Z" w16du:dateUtc="2026-05-22T21:18:00Z">
              <w:r>
                <w:rPr>
                  <w:rFonts w:ascii="Calibri Light" w:eastAsia="Calibri Light" w:hAnsi="Calibri Light" w:cs="Calibri Light"/>
                  <w:b/>
                  <w:bCs/>
                  <w:sz w:val="20"/>
                  <w:szCs w:val="20"/>
                </w:rPr>
                <w:t>Feature to be buil</w:t>
              </w:r>
            </w:ins>
            <w:ins w:id="136" w:author="Jeanine Kwong" w:date="2026-05-22T17:29:00Z" w16du:dateUtc="2026-05-22T21:29:00Z">
              <w:r w:rsidR="00B0354E">
                <w:rPr>
                  <w:rFonts w:ascii="Calibri Light" w:eastAsia="Calibri Light" w:hAnsi="Calibri Light" w:cs="Calibri Light"/>
                  <w:b/>
                  <w:bCs/>
                  <w:sz w:val="20"/>
                  <w:szCs w:val="20"/>
                </w:rPr>
                <w:t>t</w:t>
              </w:r>
            </w:ins>
          </w:p>
        </w:tc>
      </w:tr>
      <w:tr w:rsidR="00965D31" w:rsidRPr="00856647" w14:paraId="1D4D2A3A" w14:textId="5AB56D92" w:rsidTr="00965D31">
        <w:trPr>
          <w:tblCellSpacing w:w="15" w:type="dxa"/>
          <w:ins w:id="137" w:author="Jeanine Kwong" w:date="2026-05-22T16:37:00Z"/>
          <w:trPrChange w:id="138" w:author="Jeanine Kwong" w:date="2026-05-22T17:18:00Z" w16du:dateUtc="2026-05-22T21:18:00Z">
            <w:trPr>
              <w:tblCellSpacing w:w="15" w:type="dxa"/>
            </w:trPr>
          </w:trPrChange>
        </w:trPr>
        <w:tc>
          <w:tcPr>
            <w:tcW w:w="0" w:type="auto"/>
            <w:tcBorders>
              <w:top w:val="single" w:sz="6" w:space="0" w:color="E6E6E6"/>
              <w:left w:val="single" w:sz="6" w:space="0" w:color="E6E6E6"/>
              <w:bottom w:val="single" w:sz="6" w:space="0" w:color="E6E6E6"/>
              <w:right w:val="single" w:sz="6" w:space="0" w:color="E6E6E6"/>
            </w:tcBorders>
            <w:vAlign w:val="center"/>
            <w:hideMark/>
            <w:tcPrChange w:id="139" w:author="Jeanine Kwong" w:date="2026-05-22T17:18:00Z" w16du:dateUtc="2026-05-22T21:18:00Z">
              <w:tcPr>
                <w:tcW w:w="0" w:type="auto"/>
                <w:tcBorders>
                  <w:top w:val="single" w:sz="6" w:space="0" w:color="E6E6E6"/>
                  <w:left w:val="single" w:sz="6" w:space="0" w:color="E6E6E6"/>
                  <w:bottom w:val="single" w:sz="6" w:space="0" w:color="E6E6E6"/>
                  <w:right w:val="single" w:sz="6" w:space="0" w:color="E6E6E6"/>
                </w:tcBorders>
                <w:vAlign w:val="center"/>
                <w:hideMark/>
              </w:tcPr>
            </w:tcPrChange>
          </w:tcPr>
          <w:p w14:paraId="6EC423EF" w14:textId="77777777" w:rsidR="00965D31" w:rsidRPr="00856647" w:rsidRDefault="00965D31" w:rsidP="005B307F">
            <w:pPr>
              <w:rPr>
                <w:ins w:id="140" w:author="Jeanine Kwong" w:date="2026-05-22T16:37:00Z"/>
                <w:rFonts w:ascii="Calibri Light" w:eastAsia="Calibri Light" w:hAnsi="Calibri Light" w:cs="Calibri Light"/>
                <w:sz w:val="20"/>
                <w:szCs w:val="20"/>
              </w:rPr>
            </w:pPr>
            <w:ins w:id="141" w:author="Jeanine Kwong" w:date="2026-05-22T16:37:00Z">
              <w:r w:rsidRPr="00856647">
                <w:rPr>
                  <w:rFonts w:ascii="Calibri Light" w:eastAsia="Calibri Light" w:hAnsi="Calibri Light" w:cs="Calibri Light"/>
                  <w:sz w:val="20"/>
                  <w:szCs w:val="20"/>
                </w:rPr>
                <w:t>Balance sheet data model</w:t>
              </w:r>
            </w:ins>
          </w:p>
        </w:tc>
        <w:tc>
          <w:tcPr>
            <w:tcW w:w="2192" w:type="dxa"/>
            <w:tcBorders>
              <w:top w:val="single" w:sz="6" w:space="0" w:color="E6E6E6"/>
              <w:left w:val="single" w:sz="6" w:space="0" w:color="E6E6E6"/>
              <w:bottom w:val="single" w:sz="6" w:space="0" w:color="E6E6E6"/>
              <w:right w:val="single" w:sz="6" w:space="0" w:color="E6E6E6"/>
            </w:tcBorders>
            <w:vAlign w:val="center"/>
            <w:hideMark/>
            <w:tcPrChange w:id="142" w:author="Jeanine Kwong" w:date="2026-05-22T17:18:00Z" w16du:dateUtc="2026-05-22T21:18:00Z">
              <w:tcPr>
                <w:tcW w:w="3542" w:type="dxa"/>
                <w:gridSpan w:val="2"/>
                <w:tcBorders>
                  <w:top w:val="single" w:sz="6" w:space="0" w:color="E6E6E6"/>
                  <w:left w:val="single" w:sz="6" w:space="0" w:color="E6E6E6"/>
                  <w:bottom w:val="single" w:sz="6" w:space="0" w:color="E6E6E6"/>
                  <w:right w:val="single" w:sz="6" w:space="0" w:color="E6E6E6"/>
                </w:tcBorders>
                <w:vAlign w:val="center"/>
                <w:hideMark/>
              </w:tcPr>
            </w:tcPrChange>
          </w:tcPr>
          <w:p w14:paraId="75A385B3" w14:textId="2E6363A5" w:rsidR="00965D31" w:rsidRPr="00856647" w:rsidRDefault="00965D31" w:rsidP="005B307F">
            <w:pPr>
              <w:rPr>
                <w:ins w:id="143" w:author="Jeanine Kwong" w:date="2026-05-22T16:37:00Z"/>
                <w:rFonts w:ascii="Calibri Light" w:eastAsia="Calibri Light" w:hAnsi="Calibri Light" w:cs="Calibri Light"/>
                <w:sz w:val="20"/>
                <w:szCs w:val="20"/>
              </w:rPr>
            </w:pPr>
            <w:ins w:id="144" w:author="Jeanine Kwong" w:date="2026-05-22T16:37:00Z">
              <w:r w:rsidRPr="00856647">
                <w:rPr>
                  <w:rFonts w:ascii="Calibri Light" w:eastAsia="Calibri Light" w:hAnsi="Calibri Light" w:cs="Calibri Light"/>
                  <w:sz w:val="20"/>
                  <w:szCs w:val="20"/>
                </w:rPr>
                <w:t>Stress testing, ALM</w:t>
              </w:r>
            </w:ins>
            <w:ins w:id="145" w:author="Jeanine Kwong" w:date="2026-05-22T17:24:00Z" w16du:dateUtc="2026-05-22T21:24:00Z">
              <w:r w:rsidR="000410F9">
                <w:rPr>
                  <w:rFonts w:ascii="Calibri Light" w:eastAsia="Calibri Light" w:hAnsi="Calibri Light" w:cs="Calibri Light"/>
                  <w:sz w:val="20"/>
                  <w:szCs w:val="20"/>
                </w:rPr>
                <w:t xml:space="preserve"> (intraquarter sens forecasting)</w:t>
              </w:r>
            </w:ins>
            <w:ins w:id="146" w:author="Jeanine Kwong" w:date="2026-05-22T16:37:00Z">
              <w:r w:rsidRPr="00856647">
                <w:rPr>
                  <w:rFonts w:ascii="Calibri Light" w:eastAsia="Calibri Light" w:hAnsi="Calibri Light" w:cs="Calibri Light"/>
                  <w:sz w:val="20"/>
                  <w:szCs w:val="20"/>
                </w:rPr>
                <w:t xml:space="preserve">, </w:t>
              </w:r>
            </w:ins>
            <w:ins w:id="147" w:author="Jeanine Kwong" w:date="2026-05-22T17:23:00Z" w16du:dateUtc="2026-05-22T21:23:00Z">
              <w:r w:rsidR="00A023C9">
                <w:rPr>
                  <w:rFonts w:ascii="Calibri Light" w:eastAsia="Calibri Light" w:hAnsi="Calibri Light" w:cs="Calibri Light"/>
                  <w:sz w:val="20"/>
                  <w:szCs w:val="20"/>
                </w:rPr>
                <w:t xml:space="preserve">FR </w:t>
              </w:r>
            </w:ins>
            <w:ins w:id="148" w:author="Jeanine Kwong" w:date="2026-05-22T17:24:00Z" w16du:dateUtc="2026-05-22T21:24:00Z">
              <w:r w:rsidR="00A023C9">
                <w:rPr>
                  <w:rFonts w:ascii="Calibri Light" w:eastAsia="Calibri Light" w:hAnsi="Calibri Light" w:cs="Calibri Light"/>
                  <w:sz w:val="20"/>
                  <w:szCs w:val="20"/>
                </w:rPr>
                <w:t xml:space="preserve">oversight &amp; </w:t>
              </w:r>
            </w:ins>
            <w:ins w:id="149" w:author="Jeanine Kwong" w:date="2026-05-22T16:37:00Z">
              <w:r w:rsidRPr="00856647">
                <w:rPr>
                  <w:rFonts w:ascii="Calibri Light" w:eastAsia="Calibri Light" w:hAnsi="Calibri Light" w:cs="Calibri Light"/>
                  <w:sz w:val="20"/>
                  <w:szCs w:val="20"/>
                </w:rPr>
                <w:t>reporting</w:t>
              </w:r>
            </w:ins>
          </w:p>
        </w:tc>
        <w:tc>
          <w:tcPr>
            <w:tcW w:w="3840" w:type="dxa"/>
            <w:tcBorders>
              <w:top w:val="single" w:sz="6" w:space="0" w:color="E6E6E6"/>
              <w:left w:val="single" w:sz="6" w:space="0" w:color="E6E6E6"/>
              <w:bottom w:val="single" w:sz="6" w:space="0" w:color="E6E6E6"/>
              <w:right w:val="single" w:sz="6" w:space="0" w:color="E6E6E6"/>
            </w:tcBorders>
            <w:tcPrChange w:id="150" w:author="Jeanine Kwong" w:date="2026-05-22T17:18:00Z" w16du:dateUtc="2026-05-22T21:18:00Z">
              <w:tcPr>
                <w:tcW w:w="3645" w:type="dxa"/>
                <w:gridSpan w:val="2"/>
                <w:tcBorders>
                  <w:top w:val="single" w:sz="6" w:space="0" w:color="E6E6E6"/>
                  <w:left w:val="single" w:sz="6" w:space="0" w:color="E6E6E6"/>
                  <w:bottom w:val="single" w:sz="6" w:space="0" w:color="E6E6E6"/>
                  <w:right w:val="single" w:sz="6" w:space="0" w:color="E6E6E6"/>
                </w:tcBorders>
              </w:tcPr>
            </w:tcPrChange>
          </w:tcPr>
          <w:p w14:paraId="68B7F30F" w14:textId="0D00F888" w:rsidR="00965D31" w:rsidRDefault="00965D31" w:rsidP="005B307F">
            <w:pPr>
              <w:rPr>
                <w:ins w:id="151" w:author="Jeanine Kwong" w:date="2026-05-22T17:16:00Z" w16du:dateUtc="2026-05-22T21:16:00Z"/>
                <w:rFonts w:ascii="Calibri Light" w:eastAsia="Calibri Light" w:hAnsi="Calibri Light" w:cs="Calibri Light"/>
                <w:sz w:val="20"/>
                <w:szCs w:val="20"/>
              </w:rPr>
            </w:pPr>
            <w:ins w:id="152" w:author="Jeanine Kwong" w:date="2026-05-22T17:16:00Z" w16du:dateUtc="2026-05-22T21:16:00Z">
              <w:r>
                <w:rPr>
                  <w:rFonts w:ascii="Calibri Light" w:eastAsia="Calibri Light" w:hAnsi="Calibri Light" w:cs="Calibri Light"/>
                  <w:sz w:val="20"/>
                  <w:szCs w:val="20"/>
                </w:rPr>
                <w:t>Hierarchy mapping tables</w:t>
              </w:r>
            </w:ins>
          </w:p>
          <w:p w14:paraId="4AFD4C59" w14:textId="08A02C13" w:rsidR="00965D31" w:rsidRDefault="00965D31" w:rsidP="005B307F">
            <w:pPr>
              <w:rPr>
                <w:ins w:id="153" w:author="Jeanine Kwong" w:date="2026-05-22T17:16:00Z" w16du:dateUtc="2026-05-22T21:16:00Z"/>
                <w:rFonts w:ascii="Calibri Light" w:eastAsia="Calibri Light" w:hAnsi="Calibri Light" w:cs="Calibri Light"/>
                <w:sz w:val="20"/>
                <w:szCs w:val="20"/>
              </w:rPr>
            </w:pPr>
            <w:ins w:id="154" w:author="Jeanine Kwong" w:date="2026-05-22T17:16:00Z" w16du:dateUtc="2026-05-22T21:16:00Z">
              <w:r>
                <w:rPr>
                  <w:rFonts w:ascii="Calibri Light" w:eastAsia="Calibri Light" w:hAnsi="Calibri Light" w:cs="Calibri Light"/>
                  <w:sz w:val="20"/>
                  <w:szCs w:val="20"/>
                </w:rPr>
                <w:t xml:space="preserve">Asset and liability </w:t>
              </w:r>
            </w:ins>
            <w:ins w:id="155" w:author="Jeanine Kwong" w:date="2026-05-22T17:20:00Z" w16du:dateUtc="2026-05-22T21:20:00Z">
              <w:r w:rsidR="000D1B30">
                <w:rPr>
                  <w:rFonts w:ascii="Calibri Light" w:eastAsia="Calibri Light" w:hAnsi="Calibri Light" w:cs="Calibri Light"/>
                  <w:sz w:val="20"/>
                  <w:szCs w:val="20"/>
                </w:rPr>
                <w:t xml:space="preserve">segmentation </w:t>
              </w:r>
            </w:ins>
            <w:ins w:id="156" w:author="Jeanine Kwong" w:date="2026-05-22T17:16:00Z" w16du:dateUtc="2026-05-22T21:16:00Z">
              <w:r>
                <w:rPr>
                  <w:rFonts w:ascii="Calibri Light" w:eastAsia="Calibri Light" w:hAnsi="Calibri Light" w:cs="Calibri Light"/>
                  <w:sz w:val="20"/>
                  <w:szCs w:val="20"/>
                </w:rPr>
                <w:t>linking key</w:t>
              </w:r>
            </w:ins>
          </w:p>
          <w:p w14:paraId="47E117DB" w14:textId="4F387380" w:rsidR="00965D31" w:rsidRPr="00856647" w:rsidRDefault="00965D31" w:rsidP="005B307F">
            <w:pPr>
              <w:rPr>
                <w:ins w:id="157" w:author="Jeanine Kwong" w:date="2026-05-22T16:40:00Z" w16du:dateUtc="2026-05-22T20:40:00Z"/>
                <w:rFonts w:ascii="Calibri Light" w:eastAsia="Calibri Light" w:hAnsi="Calibri Light" w:cs="Calibri Light"/>
                <w:sz w:val="20"/>
                <w:szCs w:val="20"/>
              </w:rPr>
            </w:pPr>
            <w:ins w:id="158" w:author="Jeanine Kwong" w:date="2026-05-22T17:16:00Z" w16du:dateUtc="2026-05-22T21:16:00Z">
              <w:r>
                <w:rPr>
                  <w:rFonts w:ascii="Calibri Light" w:eastAsia="Calibri Light" w:hAnsi="Calibri Light" w:cs="Calibri Light"/>
                  <w:sz w:val="20"/>
                  <w:szCs w:val="20"/>
                </w:rPr>
                <w:t>Curated tables for consumption for ALM, FR Oversight and Reporting</w:t>
              </w:r>
            </w:ins>
          </w:p>
        </w:tc>
        <w:tc>
          <w:tcPr>
            <w:tcW w:w="4815" w:type="dxa"/>
            <w:tcBorders>
              <w:top w:val="single" w:sz="6" w:space="0" w:color="E6E6E6"/>
              <w:left w:val="single" w:sz="6" w:space="0" w:color="E6E6E6"/>
              <w:bottom w:val="single" w:sz="6" w:space="0" w:color="E6E6E6"/>
              <w:right w:val="single" w:sz="6" w:space="0" w:color="E6E6E6"/>
            </w:tcBorders>
            <w:tcPrChange w:id="159" w:author="Jeanine Kwong" w:date="2026-05-22T17:18:00Z" w16du:dateUtc="2026-05-22T21:18:00Z">
              <w:tcPr>
                <w:tcW w:w="3690" w:type="dxa"/>
                <w:tcBorders>
                  <w:top w:val="single" w:sz="6" w:space="0" w:color="E6E6E6"/>
                  <w:left w:val="single" w:sz="6" w:space="0" w:color="E6E6E6"/>
                  <w:bottom w:val="single" w:sz="6" w:space="0" w:color="E6E6E6"/>
                  <w:right w:val="single" w:sz="6" w:space="0" w:color="E6E6E6"/>
                </w:tcBorders>
              </w:tcPr>
            </w:tcPrChange>
          </w:tcPr>
          <w:p w14:paraId="7D396782" w14:textId="77777777" w:rsidR="00965D31" w:rsidRDefault="00965D31" w:rsidP="005B307F">
            <w:pPr>
              <w:rPr>
                <w:ins w:id="160" w:author="Jeanine Kwong" w:date="2026-05-22T17:18:00Z" w16du:dateUtc="2026-05-22T21:18:00Z"/>
                <w:rFonts w:ascii="Calibri Light" w:eastAsia="Calibri Light" w:hAnsi="Calibri Light" w:cs="Calibri Light"/>
                <w:sz w:val="20"/>
                <w:szCs w:val="20"/>
              </w:rPr>
            </w:pPr>
          </w:p>
        </w:tc>
      </w:tr>
      <w:tr w:rsidR="00965D31" w:rsidRPr="00856647" w14:paraId="43BD82DD" w14:textId="2060BC1F" w:rsidTr="00965D31">
        <w:trPr>
          <w:tblCellSpacing w:w="15" w:type="dxa"/>
          <w:ins w:id="161" w:author="Jeanine Kwong" w:date="2026-05-22T16:37:00Z"/>
          <w:trPrChange w:id="162" w:author="Jeanine Kwong" w:date="2026-05-22T17:18:00Z" w16du:dateUtc="2026-05-22T21:18:00Z">
            <w:trPr>
              <w:tblCellSpacing w:w="15" w:type="dxa"/>
            </w:trPr>
          </w:trPrChange>
        </w:trPr>
        <w:tc>
          <w:tcPr>
            <w:tcW w:w="0" w:type="auto"/>
            <w:tcBorders>
              <w:top w:val="single" w:sz="6" w:space="0" w:color="E6E6E6"/>
              <w:left w:val="single" w:sz="6" w:space="0" w:color="E6E6E6"/>
              <w:bottom w:val="single" w:sz="6" w:space="0" w:color="E6E6E6"/>
              <w:right w:val="single" w:sz="6" w:space="0" w:color="E6E6E6"/>
            </w:tcBorders>
            <w:vAlign w:val="center"/>
            <w:hideMark/>
            <w:tcPrChange w:id="163" w:author="Jeanine Kwong" w:date="2026-05-22T17:18:00Z" w16du:dateUtc="2026-05-22T21:18:00Z">
              <w:tcPr>
                <w:tcW w:w="0" w:type="auto"/>
                <w:tcBorders>
                  <w:top w:val="single" w:sz="6" w:space="0" w:color="E6E6E6"/>
                  <w:left w:val="single" w:sz="6" w:space="0" w:color="E6E6E6"/>
                  <w:bottom w:val="single" w:sz="6" w:space="0" w:color="E6E6E6"/>
                  <w:right w:val="single" w:sz="6" w:space="0" w:color="E6E6E6"/>
                </w:tcBorders>
                <w:vAlign w:val="center"/>
                <w:hideMark/>
              </w:tcPr>
            </w:tcPrChange>
          </w:tcPr>
          <w:p w14:paraId="3459B2D6" w14:textId="694ADF46" w:rsidR="00965D31" w:rsidRPr="00856647" w:rsidRDefault="00965D31" w:rsidP="005B307F">
            <w:pPr>
              <w:rPr>
                <w:ins w:id="164" w:author="Jeanine Kwong" w:date="2026-05-22T16:37:00Z"/>
                <w:rFonts w:ascii="Calibri Light" w:eastAsia="Calibri Light" w:hAnsi="Calibri Light" w:cs="Calibri Light"/>
                <w:sz w:val="20"/>
                <w:szCs w:val="20"/>
              </w:rPr>
            </w:pPr>
            <w:ins w:id="165" w:author="Jeanine Kwong" w:date="2026-05-22T16:37:00Z">
              <w:r w:rsidRPr="00856647">
                <w:rPr>
                  <w:rFonts w:ascii="Calibri Light" w:eastAsia="Calibri Light" w:hAnsi="Calibri Light" w:cs="Calibri Light"/>
                  <w:sz w:val="20"/>
                  <w:szCs w:val="20"/>
                </w:rPr>
                <w:t xml:space="preserve">Scenario </w:t>
              </w:r>
            </w:ins>
            <w:ins w:id="166" w:author="Jeanine Kwong" w:date="2026-05-22T17:22:00Z" w16du:dateUtc="2026-05-22T21:22:00Z">
              <w:r w:rsidR="00E06567">
                <w:rPr>
                  <w:rFonts w:ascii="Calibri Light" w:eastAsia="Calibri Light" w:hAnsi="Calibri Light" w:cs="Calibri Light"/>
                  <w:sz w:val="20"/>
                  <w:szCs w:val="20"/>
                </w:rPr>
                <w:t xml:space="preserve">&amp; Shock </w:t>
              </w:r>
            </w:ins>
            <w:ins w:id="167" w:author="Jeanine Kwong" w:date="2026-05-22T16:37:00Z">
              <w:r w:rsidRPr="00856647">
                <w:rPr>
                  <w:rFonts w:ascii="Calibri Light" w:eastAsia="Calibri Light" w:hAnsi="Calibri Light" w:cs="Calibri Light"/>
                  <w:sz w:val="20"/>
                  <w:szCs w:val="20"/>
                </w:rPr>
                <w:t>engine</w:t>
              </w:r>
            </w:ins>
          </w:p>
        </w:tc>
        <w:tc>
          <w:tcPr>
            <w:tcW w:w="2192" w:type="dxa"/>
            <w:tcBorders>
              <w:top w:val="single" w:sz="6" w:space="0" w:color="E6E6E6"/>
              <w:left w:val="single" w:sz="6" w:space="0" w:color="E6E6E6"/>
              <w:bottom w:val="single" w:sz="6" w:space="0" w:color="E6E6E6"/>
              <w:right w:val="single" w:sz="6" w:space="0" w:color="E6E6E6"/>
            </w:tcBorders>
            <w:vAlign w:val="center"/>
            <w:hideMark/>
            <w:tcPrChange w:id="168" w:author="Jeanine Kwong" w:date="2026-05-22T17:18:00Z" w16du:dateUtc="2026-05-22T21:18:00Z">
              <w:tcPr>
                <w:tcW w:w="3542" w:type="dxa"/>
                <w:gridSpan w:val="2"/>
                <w:tcBorders>
                  <w:top w:val="single" w:sz="6" w:space="0" w:color="E6E6E6"/>
                  <w:left w:val="single" w:sz="6" w:space="0" w:color="E6E6E6"/>
                  <w:bottom w:val="single" w:sz="6" w:space="0" w:color="E6E6E6"/>
                  <w:right w:val="single" w:sz="6" w:space="0" w:color="E6E6E6"/>
                </w:tcBorders>
                <w:vAlign w:val="center"/>
                <w:hideMark/>
              </w:tcPr>
            </w:tcPrChange>
          </w:tcPr>
          <w:p w14:paraId="702E8552" w14:textId="59617207" w:rsidR="00965D31" w:rsidRPr="00856647" w:rsidRDefault="00965D31" w:rsidP="005B307F">
            <w:pPr>
              <w:rPr>
                <w:ins w:id="169" w:author="Jeanine Kwong" w:date="2026-05-22T16:37:00Z"/>
                <w:rFonts w:ascii="Calibri Light" w:eastAsia="Calibri Light" w:hAnsi="Calibri Light" w:cs="Calibri Light"/>
                <w:sz w:val="20"/>
                <w:szCs w:val="20"/>
              </w:rPr>
            </w:pPr>
            <w:ins w:id="170" w:author="Jeanine Kwong" w:date="2026-05-22T16:37:00Z">
              <w:r w:rsidRPr="00856647">
                <w:rPr>
                  <w:rFonts w:ascii="Calibri Light" w:eastAsia="Calibri Light" w:hAnsi="Calibri Light" w:cs="Calibri Light"/>
                  <w:sz w:val="20"/>
                  <w:szCs w:val="20"/>
                </w:rPr>
                <w:t xml:space="preserve">Stress testing, </w:t>
              </w:r>
            </w:ins>
            <w:ins w:id="171" w:author="Jeanine Kwong" w:date="2026-05-22T17:22:00Z" w16du:dateUtc="2026-05-22T21:22:00Z">
              <w:r w:rsidR="00E06567">
                <w:rPr>
                  <w:rFonts w:ascii="Calibri Light" w:eastAsia="Calibri Light" w:hAnsi="Calibri Light" w:cs="Calibri Light"/>
                  <w:sz w:val="20"/>
                  <w:szCs w:val="20"/>
                </w:rPr>
                <w:t xml:space="preserve">ALM, </w:t>
              </w:r>
            </w:ins>
            <w:ins w:id="172" w:author="Jeanine Kwong" w:date="2026-05-22T17:23:00Z" w16du:dateUtc="2026-05-22T21:23:00Z">
              <w:r w:rsidR="00A023C9">
                <w:rPr>
                  <w:rFonts w:ascii="Calibri Light" w:eastAsia="Calibri Light" w:hAnsi="Calibri Light" w:cs="Calibri Light"/>
                  <w:sz w:val="20"/>
                  <w:szCs w:val="20"/>
                </w:rPr>
                <w:t xml:space="preserve">FR </w:t>
              </w:r>
            </w:ins>
            <w:ins w:id="173" w:author="Jeanine Kwong" w:date="2026-05-22T17:24:00Z" w16du:dateUtc="2026-05-22T21:24:00Z">
              <w:r w:rsidR="00A023C9">
                <w:rPr>
                  <w:rFonts w:ascii="Calibri Light" w:eastAsia="Calibri Light" w:hAnsi="Calibri Light" w:cs="Calibri Light"/>
                  <w:sz w:val="20"/>
                  <w:szCs w:val="20"/>
                </w:rPr>
                <w:t xml:space="preserve">oversight &amp; </w:t>
              </w:r>
            </w:ins>
            <w:ins w:id="174" w:author="Jeanine Kwong" w:date="2026-05-22T17:22:00Z" w16du:dateUtc="2026-05-22T21:22:00Z">
              <w:r w:rsidR="00E06567">
                <w:rPr>
                  <w:rFonts w:ascii="Calibri Light" w:eastAsia="Calibri Light" w:hAnsi="Calibri Light" w:cs="Calibri Light"/>
                  <w:sz w:val="20"/>
                  <w:szCs w:val="20"/>
                </w:rPr>
                <w:t>reporting</w:t>
              </w:r>
            </w:ins>
          </w:p>
        </w:tc>
        <w:tc>
          <w:tcPr>
            <w:tcW w:w="3840" w:type="dxa"/>
            <w:tcBorders>
              <w:top w:val="single" w:sz="6" w:space="0" w:color="E6E6E6"/>
              <w:left w:val="single" w:sz="6" w:space="0" w:color="E6E6E6"/>
              <w:bottom w:val="single" w:sz="6" w:space="0" w:color="E6E6E6"/>
              <w:right w:val="single" w:sz="6" w:space="0" w:color="E6E6E6"/>
            </w:tcBorders>
            <w:tcPrChange w:id="175" w:author="Jeanine Kwong" w:date="2026-05-22T17:18:00Z" w16du:dateUtc="2026-05-22T21:18:00Z">
              <w:tcPr>
                <w:tcW w:w="3645" w:type="dxa"/>
                <w:gridSpan w:val="2"/>
                <w:tcBorders>
                  <w:top w:val="single" w:sz="6" w:space="0" w:color="E6E6E6"/>
                  <w:left w:val="single" w:sz="6" w:space="0" w:color="E6E6E6"/>
                  <w:bottom w:val="single" w:sz="6" w:space="0" w:color="E6E6E6"/>
                  <w:right w:val="single" w:sz="6" w:space="0" w:color="E6E6E6"/>
                </w:tcBorders>
              </w:tcPr>
            </w:tcPrChange>
          </w:tcPr>
          <w:p w14:paraId="4CDB0554" w14:textId="77777777" w:rsidR="00965D31" w:rsidRDefault="00965D31" w:rsidP="005B307F">
            <w:pPr>
              <w:rPr>
                <w:ins w:id="176" w:author="Jeanine Kwong" w:date="2026-05-22T17:17:00Z" w16du:dateUtc="2026-05-22T21:17:00Z"/>
                <w:rFonts w:ascii="Calibri Light" w:eastAsia="Calibri Light" w:hAnsi="Calibri Light" w:cs="Calibri Light"/>
                <w:sz w:val="20"/>
                <w:szCs w:val="20"/>
              </w:rPr>
            </w:pPr>
            <w:ins w:id="177" w:author="Jeanine Kwong" w:date="2026-05-22T17:17:00Z" w16du:dateUtc="2026-05-22T21:17:00Z">
              <w:r>
                <w:rPr>
                  <w:rFonts w:ascii="Calibri Light" w:eastAsia="Calibri Light" w:hAnsi="Calibri Light" w:cs="Calibri Light"/>
                  <w:sz w:val="20"/>
                  <w:szCs w:val="20"/>
                </w:rPr>
                <w:t>Centralized scenario library (+/- 50bps yield curve shifts)</w:t>
              </w:r>
            </w:ins>
          </w:p>
          <w:p w14:paraId="768EC6C7" w14:textId="7CC976FB" w:rsidR="00965D31" w:rsidRPr="00856647" w:rsidRDefault="00965D31" w:rsidP="005B307F">
            <w:pPr>
              <w:rPr>
                <w:ins w:id="178" w:author="Jeanine Kwong" w:date="2026-05-22T16:40:00Z" w16du:dateUtc="2026-05-22T20:40:00Z"/>
                <w:rFonts w:ascii="Calibri Light" w:eastAsia="Calibri Light" w:hAnsi="Calibri Light" w:cs="Calibri Light"/>
                <w:sz w:val="20"/>
                <w:szCs w:val="20"/>
              </w:rPr>
            </w:pPr>
            <w:ins w:id="179" w:author="Jeanine Kwong" w:date="2026-05-22T17:18:00Z" w16du:dateUtc="2026-05-22T21:18:00Z">
              <w:r>
                <w:rPr>
                  <w:rFonts w:ascii="Calibri Light" w:eastAsia="Calibri Light" w:hAnsi="Calibri Light" w:cs="Calibri Light"/>
                  <w:sz w:val="20"/>
                  <w:szCs w:val="20"/>
                </w:rPr>
                <w:t>Sce</w:t>
              </w:r>
            </w:ins>
            <w:ins w:id="180" w:author="Jeanine Kwong" w:date="2026-05-22T17:27:00Z" w16du:dateUtc="2026-05-22T21:27:00Z">
              <w:r w:rsidR="00CE22BA">
                <w:rPr>
                  <w:rFonts w:ascii="Calibri Light" w:eastAsia="Calibri Light" w:hAnsi="Calibri Light" w:cs="Calibri Light"/>
                  <w:sz w:val="20"/>
                  <w:szCs w:val="20"/>
                </w:rPr>
                <w:t>nario</w:t>
              </w:r>
            </w:ins>
            <w:ins w:id="181" w:author="Jeanine Kwong" w:date="2026-05-22T17:18:00Z" w16du:dateUtc="2026-05-22T21:18:00Z">
              <w:r>
                <w:rPr>
                  <w:rFonts w:ascii="Calibri Light" w:eastAsia="Calibri Light" w:hAnsi="Calibri Light" w:cs="Calibri Light"/>
                  <w:sz w:val="20"/>
                  <w:szCs w:val="20"/>
                </w:rPr>
                <w:t xml:space="preserve"> tagging and meta</w:t>
              </w:r>
              <w:r w:rsidR="00D54564">
                <w:rPr>
                  <w:rFonts w:ascii="Calibri Light" w:eastAsia="Calibri Light" w:hAnsi="Calibri Light" w:cs="Calibri Light"/>
                  <w:sz w:val="20"/>
                  <w:szCs w:val="20"/>
                </w:rPr>
                <w:t xml:space="preserve"> framework (</w:t>
              </w:r>
            </w:ins>
            <w:ins w:id="182" w:author="Jeanine Kwong" w:date="2026-05-22T17:19:00Z" w16du:dateUtc="2026-05-22T21:19:00Z">
              <w:r w:rsidR="00D54564">
                <w:rPr>
                  <w:rFonts w:ascii="Calibri Light" w:eastAsia="Calibri Light" w:hAnsi="Calibri Light" w:cs="Calibri Light"/>
                  <w:sz w:val="20"/>
                  <w:szCs w:val="20"/>
                </w:rPr>
                <w:t>Scenario ID, description, type)</w:t>
              </w:r>
            </w:ins>
          </w:p>
        </w:tc>
        <w:tc>
          <w:tcPr>
            <w:tcW w:w="4815" w:type="dxa"/>
            <w:tcBorders>
              <w:top w:val="single" w:sz="6" w:space="0" w:color="E6E6E6"/>
              <w:left w:val="single" w:sz="6" w:space="0" w:color="E6E6E6"/>
              <w:bottom w:val="single" w:sz="6" w:space="0" w:color="E6E6E6"/>
              <w:right w:val="single" w:sz="6" w:space="0" w:color="E6E6E6"/>
            </w:tcBorders>
            <w:tcPrChange w:id="183" w:author="Jeanine Kwong" w:date="2026-05-22T17:18:00Z" w16du:dateUtc="2026-05-22T21:18:00Z">
              <w:tcPr>
                <w:tcW w:w="3690" w:type="dxa"/>
                <w:tcBorders>
                  <w:top w:val="single" w:sz="6" w:space="0" w:color="E6E6E6"/>
                  <w:left w:val="single" w:sz="6" w:space="0" w:color="E6E6E6"/>
                  <w:bottom w:val="single" w:sz="6" w:space="0" w:color="E6E6E6"/>
                  <w:right w:val="single" w:sz="6" w:space="0" w:color="E6E6E6"/>
                </w:tcBorders>
              </w:tcPr>
            </w:tcPrChange>
          </w:tcPr>
          <w:p w14:paraId="6F4839E2" w14:textId="0FC5DB9E" w:rsidR="0011795B" w:rsidRDefault="0011795B" w:rsidP="0011795B">
            <w:pPr>
              <w:rPr>
                <w:ins w:id="184" w:author="Jeanine Kwong" w:date="2026-05-22T17:25:00Z" w16du:dateUtc="2026-05-22T21:25:00Z"/>
                <w:rFonts w:ascii="Calibri Light" w:eastAsia="Calibri Light" w:hAnsi="Calibri Light" w:cs="Calibri Light"/>
                <w:sz w:val="20"/>
                <w:szCs w:val="20"/>
              </w:rPr>
            </w:pPr>
            <w:ins w:id="185" w:author="Jeanine Kwong" w:date="2026-05-22T17:25:00Z" w16du:dateUtc="2026-05-22T21:25:00Z">
              <w:r>
                <w:rPr>
                  <w:rFonts w:ascii="Calibri Light" w:eastAsia="Calibri Light" w:hAnsi="Calibri Light" w:cs="Calibri Light"/>
                  <w:sz w:val="20"/>
                  <w:szCs w:val="20"/>
                </w:rPr>
                <w:t>Version control for scenarios</w:t>
              </w:r>
            </w:ins>
            <w:ins w:id="186" w:author="Jeanine Kwong" w:date="2026-05-22T17:27:00Z" w16du:dateUtc="2026-05-22T21:27:00Z">
              <w:r w:rsidR="00CE22BA">
                <w:rPr>
                  <w:rFonts w:ascii="Calibri Light" w:eastAsia="Calibri Light" w:hAnsi="Calibri Light" w:cs="Calibri Light"/>
                  <w:sz w:val="20"/>
                  <w:szCs w:val="20"/>
                </w:rPr>
                <w:t xml:space="preserve"> (timestamp, owner, usage)</w:t>
              </w:r>
            </w:ins>
          </w:p>
          <w:p w14:paraId="3A957AE9" w14:textId="01F73BCA" w:rsidR="0011795B" w:rsidRDefault="0011795B" w:rsidP="0011795B">
            <w:pPr>
              <w:rPr>
                <w:ins w:id="187" w:author="Jeanine Kwong" w:date="2026-05-22T17:25:00Z" w16du:dateUtc="2026-05-22T21:25:00Z"/>
                <w:rFonts w:ascii="Calibri Light" w:eastAsia="Calibri Light" w:hAnsi="Calibri Light" w:cs="Calibri Light"/>
                <w:sz w:val="20"/>
                <w:szCs w:val="20"/>
              </w:rPr>
            </w:pPr>
            <w:ins w:id="188" w:author="Jeanine Kwong" w:date="2026-05-22T17:25:00Z" w16du:dateUtc="2026-05-22T21:25:00Z">
              <w:r>
                <w:rPr>
                  <w:rFonts w:ascii="Calibri Light" w:eastAsia="Calibri Light" w:hAnsi="Calibri Light" w:cs="Calibri Light"/>
                  <w:sz w:val="20"/>
                  <w:szCs w:val="20"/>
                </w:rPr>
                <w:t>Scenario ingestion pipeline</w:t>
              </w:r>
            </w:ins>
            <w:ins w:id="189" w:author="Jeanine Kwong" w:date="2026-05-22T17:26:00Z" w16du:dateUtc="2026-05-22T21:26:00Z">
              <w:r>
                <w:rPr>
                  <w:rFonts w:ascii="Calibri Light" w:eastAsia="Calibri Light" w:hAnsi="Calibri Light" w:cs="Calibri Light"/>
                  <w:sz w:val="20"/>
                  <w:szCs w:val="20"/>
                </w:rPr>
                <w:t xml:space="preserve"> (</w:t>
              </w:r>
              <w:r w:rsidR="00456063">
                <w:rPr>
                  <w:rFonts w:ascii="Calibri Light" w:eastAsia="Calibri Light" w:hAnsi="Calibri Light" w:cs="Calibri Light"/>
                  <w:sz w:val="20"/>
                  <w:szCs w:val="20"/>
                </w:rPr>
                <w:t xml:space="preserve">risk factor shocks: </w:t>
              </w:r>
              <w:r>
                <w:rPr>
                  <w:rFonts w:ascii="Calibri Light" w:eastAsia="Calibri Light" w:hAnsi="Calibri Light" w:cs="Calibri Light"/>
                  <w:sz w:val="20"/>
                  <w:szCs w:val="20"/>
                </w:rPr>
                <w:t>market curves shocks, spreads</w:t>
              </w:r>
              <w:r w:rsidR="00456063">
                <w:rPr>
                  <w:rFonts w:ascii="Calibri Light" w:eastAsia="Calibri Light" w:hAnsi="Calibri Light" w:cs="Calibri Light"/>
                  <w:sz w:val="20"/>
                  <w:szCs w:val="20"/>
                </w:rPr>
                <w:t xml:space="preserve"> shocks)</w:t>
              </w:r>
            </w:ins>
          </w:p>
          <w:p w14:paraId="3A1DBB11" w14:textId="77777777" w:rsidR="00965D31" w:rsidRDefault="00965D31" w:rsidP="005B307F">
            <w:pPr>
              <w:rPr>
                <w:ins w:id="190" w:author="Jeanine Kwong" w:date="2026-05-22T17:18:00Z" w16du:dateUtc="2026-05-22T21:18:00Z"/>
                <w:rFonts w:ascii="Calibri Light" w:eastAsia="Calibri Light" w:hAnsi="Calibri Light" w:cs="Calibri Light"/>
                <w:sz w:val="20"/>
                <w:szCs w:val="20"/>
              </w:rPr>
            </w:pPr>
          </w:p>
        </w:tc>
      </w:tr>
      <w:tr w:rsidR="00965D31" w:rsidRPr="00856647" w14:paraId="399B3B29" w14:textId="1C1177B8" w:rsidTr="00965D31">
        <w:trPr>
          <w:tblCellSpacing w:w="15" w:type="dxa"/>
          <w:ins w:id="191" w:author="Jeanine Kwong" w:date="2026-05-22T16:37:00Z"/>
          <w:trPrChange w:id="192" w:author="Jeanine Kwong" w:date="2026-05-22T17:18:00Z" w16du:dateUtc="2026-05-22T21:18:00Z">
            <w:trPr>
              <w:tblCellSpacing w:w="15" w:type="dxa"/>
            </w:trPr>
          </w:trPrChange>
        </w:trPr>
        <w:tc>
          <w:tcPr>
            <w:tcW w:w="0" w:type="auto"/>
            <w:tcBorders>
              <w:top w:val="single" w:sz="6" w:space="0" w:color="E6E6E6"/>
              <w:left w:val="single" w:sz="6" w:space="0" w:color="E6E6E6"/>
              <w:bottom w:val="single" w:sz="6" w:space="0" w:color="E6E6E6"/>
              <w:right w:val="single" w:sz="6" w:space="0" w:color="E6E6E6"/>
            </w:tcBorders>
            <w:vAlign w:val="center"/>
            <w:hideMark/>
            <w:tcPrChange w:id="193" w:author="Jeanine Kwong" w:date="2026-05-22T17:18:00Z" w16du:dateUtc="2026-05-22T21:18:00Z">
              <w:tcPr>
                <w:tcW w:w="0" w:type="auto"/>
                <w:tcBorders>
                  <w:top w:val="single" w:sz="6" w:space="0" w:color="E6E6E6"/>
                  <w:left w:val="single" w:sz="6" w:space="0" w:color="E6E6E6"/>
                  <w:bottom w:val="single" w:sz="6" w:space="0" w:color="E6E6E6"/>
                  <w:right w:val="single" w:sz="6" w:space="0" w:color="E6E6E6"/>
                </w:tcBorders>
                <w:vAlign w:val="center"/>
                <w:hideMark/>
              </w:tcPr>
            </w:tcPrChange>
          </w:tcPr>
          <w:p w14:paraId="58523DA9" w14:textId="77777777" w:rsidR="00965D31" w:rsidRPr="00856647" w:rsidRDefault="00965D31" w:rsidP="005B307F">
            <w:pPr>
              <w:rPr>
                <w:ins w:id="194" w:author="Jeanine Kwong" w:date="2026-05-22T16:37:00Z"/>
                <w:rFonts w:ascii="Calibri Light" w:eastAsia="Calibri Light" w:hAnsi="Calibri Light" w:cs="Calibri Light"/>
                <w:sz w:val="20"/>
                <w:szCs w:val="20"/>
              </w:rPr>
            </w:pPr>
            <w:ins w:id="195" w:author="Jeanine Kwong" w:date="2026-05-22T16:37:00Z">
              <w:r w:rsidRPr="00856647">
                <w:rPr>
                  <w:rFonts w:ascii="Calibri Light" w:eastAsia="Calibri Light" w:hAnsi="Calibri Light" w:cs="Calibri Light"/>
                  <w:sz w:val="20"/>
                  <w:szCs w:val="20"/>
                </w:rPr>
                <w:t>Sensitivity ingestion</w:t>
              </w:r>
            </w:ins>
          </w:p>
        </w:tc>
        <w:tc>
          <w:tcPr>
            <w:tcW w:w="2192" w:type="dxa"/>
            <w:tcBorders>
              <w:top w:val="single" w:sz="6" w:space="0" w:color="E6E6E6"/>
              <w:left w:val="single" w:sz="6" w:space="0" w:color="E6E6E6"/>
              <w:bottom w:val="single" w:sz="6" w:space="0" w:color="E6E6E6"/>
              <w:right w:val="single" w:sz="6" w:space="0" w:color="E6E6E6"/>
            </w:tcBorders>
            <w:vAlign w:val="center"/>
            <w:hideMark/>
            <w:tcPrChange w:id="196" w:author="Jeanine Kwong" w:date="2026-05-22T17:18:00Z" w16du:dateUtc="2026-05-22T21:18:00Z">
              <w:tcPr>
                <w:tcW w:w="3542" w:type="dxa"/>
                <w:gridSpan w:val="2"/>
                <w:tcBorders>
                  <w:top w:val="single" w:sz="6" w:space="0" w:color="E6E6E6"/>
                  <w:left w:val="single" w:sz="6" w:space="0" w:color="E6E6E6"/>
                  <w:bottom w:val="single" w:sz="6" w:space="0" w:color="E6E6E6"/>
                  <w:right w:val="single" w:sz="6" w:space="0" w:color="E6E6E6"/>
                </w:tcBorders>
                <w:vAlign w:val="center"/>
                <w:hideMark/>
              </w:tcPr>
            </w:tcPrChange>
          </w:tcPr>
          <w:p w14:paraId="66147361" w14:textId="1244FB00" w:rsidR="00965D31" w:rsidRPr="00856647" w:rsidRDefault="00965D31" w:rsidP="005B307F">
            <w:pPr>
              <w:rPr>
                <w:ins w:id="197" w:author="Jeanine Kwong" w:date="2026-05-22T16:37:00Z"/>
                <w:rFonts w:ascii="Calibri Light" w:eastAsia="Calibri Light" w:hAnsi="Calibri Light" w:cs="Calibri Light"/>
                <w:sz w:val="20"/>
                <w:szCs w:val="20"/>
              </w:rPr>
            </w:pPr>
            <w:ins w:id="198" w:author="Jeanine Kwong" w:date="2026-05-22T16:39:00Z" w16du:dateUtc="2026-05-22T20:39:00Z">
              <w:r w:rsidRPr="00856647">
                <w:rPr>
                  <w:rFonts w:ascii="Calibri Light" w:eastAsia="Calibri Light" w:hAnsi="Calibri Light" w:cs="Calibri Light"/>
                  <w:sz w:val="20"/>
                  <w:szCs w:val="20"/>
                </w:rPr>
                <w:t xml:space="preserve">Stress testing, </w:t>
              </w:r>
            </w:ins>
            <w:ins w:id="199" w:author="Jeanine Kwong" w:date="2026-05-22T17:23:00Z" w16du:dateUtc="2026-05-22T21:23:00Z">
              <w:r w:rsidR="002169BE">
                <w:rPr>
                  <w:rFonts w:ascii="Calibri Light" w:eastAsia="Calibri Light" w:hAnsi="Calibri Light" w:cs="Calibri Light"/>
                  <w:sz w:val="20"/>
                  <w:szCs w:val="20"/>
                </w:rPr>
                <w:t>ALM</w:t>
              </w:r>
            </w:ins>
            <w:ins w:id="200" w:author="Jeanine Kwong" w:date="2026-05-22T16:37:00Z">
              <w:r w:rsidRPr="00856647">
                <w:rPr>
                  <w:rFonts w:ascii="Calibri Light" w:eastAsia="Calibri Light" w:hAnsi="Calibri Light" w:cs="Calibri Light"/>
                  <w:sz w:val="20"/>
                  <w:szCs w:val="20"/>
                </w:rPr>
                <w:t xml:space="preserve">, </w:t>
              </w:r>
            </w:ins>
            <w:ins w:id="201" w:author="Jeanine Kwong" w:date="2026-05-22T17:23:00Z" w16du:dateUtc="2026-05-22T21:23:00Z">
              <w:r w:rsidR="00A023C9">
                <w:rPr>
                  <w:rFonts w:ascii="Calibri Light" w:eastAsia="Calibri Light" w:hAnsi="Calibri Light" w:cs="Calibri Light"/>
                  <w:sz w:val="20"/>
                  <w:szCs w:val="20"/>
                </w:rPr>
                <w:t xml:space="preserve">FR </w:t>
              </w:r>
            </w:ins>
            <w:ins w:id="202" w:author="Jeanine Kwong" w:date="2026-05-22T17:24:00Z" w16du:dateUtc="2026-05-22T21:24:00Z">
              <w:r w:rsidR="00A023C9">
                <w:rPr>
                  <w:rFonts w:ascii="Calibri Light" w:eastAsia="Calibri Light" w:hAnsi="Calibri Light" w:cs="Calibri Light"/>
                  <w:sz w:val="20"/>
                  <w:szCs w:val="20"/>
                </w:rPr>
                <w:t>oversight &amp; reporting</w:t>
              </w:r>
            </w:ins>
          </w:p>
        </w:tc>
        <w:tc>
          <w:tcPr>
            <w:tcW w:w="3840" w:type="dxa"/>
            <w:tcBorders>
              <w:top w:val="single" w:sz="6" w:space="0" w:color="E6E6E6"/>
              <w:left w:val="single" w:sz="6" w:space="0" w:color="E6E6E6"/>
              <w:bottom w:val="single" w:sz="6" w:space="0" w:color="E6E6E6"/>
              <w:right w:val="single" w:sz="6" w:space="0" w:color="E6E6E6"/>
            </w:tcBorders>
            <w:tcPrChange w:id="203" w:author="Jeanine Kwong" w:date="2026-05-22T17:18:00Z" w16du:dateUtc="2026-05-22T21:18:00Z">
              <w:tcPr>
                <w:tcW w:w="3645" w:type="dxa"/>
                <w:gridSpan w:val="2"/>
                <w:tcBorders>
                  <w:top w:val="single" w:sz="6" w:space="0" w:color="E6E6E6"/>
                  <w:left w:val="single" w:sz="6" w:space="0" w:color="E6E6E6"/>
                  <w:bottom w:val="single" w:sz="6" w:space="0" w:color="E6E6E6"/>
                  <w:right w:val="single" w:sz="6" w:space="0" w:color="E6E6E6"/>
                </w:tcBorders>
              </w:tcPr>
            </w:tcPrChange>
          </w:tcPr>
          <w:p w14:paraId="48960E65" w14:textId="0CA3D30E" w:rsidR="00965D31" w:rsidRPr="00856647" w:rsidRDefault="00F72F36" w:rsidP="005B307F">
            <w:pPr>
              <w:rPr>
                <w:ins w:id="204" w:author="Jeanine Kwong" w:date="2026-05-22T16:40:00Z" w16du:dateUtc="2026-05-22T20:40:00Z"/>
                <w:rFonts w:ascii="Calibri Light" w:eastAsia="Calibri Light" w:hAnsi="Calibri Light" w:cs="Calibri Light"/>
                <w:sz w:val="20"/>
                <w:szCs w:val="20"/>
              </w:rPr>
            </w:pPr>
            <w:ins w:id="205" w:author="Jeanine Kwong" w:date="2026-05-22T17:19:00Z" w16du:dateUtc="2026-05-22T21:19:00Z">
              <w:r>
                <w:rPr>
                  <w:rFonts w:ascii="Calibri Light" w:eastAsia="Calibri Light" w:hAnsi="Calibri Light" w:cs="Calibri Light"/>
                  <w:sz w:val="20"/>
                  <w:szCs w:val="20"/>
                </w:rPr>
                <w:t xml:space="preserve">Automated </w:t>
              </w:r>
            </w:ins>
            <w:ins w:id="206" w:author="Jeanine Kwong" w:date="2026-05-22T17:21:00Z" w16du:dateUtc="2026-05-22T21:21:00Z">
              <w:r w:rsidR="009657E0">
                <w:rPr>
                  <w:rFonts w:ascii="Calibri Light" w:eastAsia="Calibri Light" w:hAnsi="Calibri Light" w:cs="Calibri Light"/>
                  <w:sz w:val="20"/>
                  <w:szCs w:val="20"/>
                </w:rPr>
                <w:t xml:space="preserve">base </w:t>
              </w:r>
            </w:ins>
            <w:ins w:id="207" w:author="Jeanine Kwong" w:date="2026-05-22T17:19:00Z" w16du:dateUtc="2026-05-22T21:19:00Z">
              <w:r>
                <w:rPr>
                  <w:rFonts w:ascii="Calibri Light" w:eastAsia="Calibri Light" w:hAnsi="Calibri Light" w:cs="Calibri Light"/>
                  <w:sz w:val="20"/>
                  <w:szCs w:val="20"/>
                </w:rPr>
                <w:t xml:space="preserve">asset and liability </w:t>
              </w:r>
            </w:ins>
            <w:ins w:id="208" w:author="Jeanine Kwong" w:date="2026-05-22T17:20:00Z" w16du:dateUtc="2026-05-22T21:20:00Z">
              <w:r w:rsidR="000D1B30">
                <w:rPr>
                  <w:rFonts w:ascii="Calibri Light" w:eastAsia="Calibri Light" w:hAnsi="Calibri Light" w:cs="Calibri Light"/>
                  <w:sz w:val="20"/>
                  <w:szCs w:val="20"/>
                </w:rPr>
                <w:t xml:space="preserve">sensitivities </w:t>
              </w:r>
              <w:r>
                <w:rPr>
                  <w:rFonts w:ascii="Calibri Light" w:eastAsia="Calibri Light" w:hAnsi="Calibri Light" w:cs="Calibri Light"/>
                  <w:sz w:val="20"/>
                  <w:szCs w:val="20"/>
                </w:rPr>
                <w:t>ingestion</w:t>
              </w:r>
            </w:ins>
            <w:ins w:id="209" w:author="Jeanine Kwong" w:date="2026-05-22T17:21:00Z" w16du:dateUtc="2026-05-22T21:21:00Z">
              <w:r w:rsidR="009657E0">
                <w:rPr>
                  <w:rFonts w:ascii="Calibri Light" w:eastAsia="Calibri Light" w:hAnsi="Calibri Light" w:cs="Calibri Light"/>
                  <w:sz w:val="20"/>
                  <w:szCs w:val="20"/>
                </w:rPr>
                <w:t xml:space="preserve"> (QE)</w:t>
              </w:r>
            </w:ins>
          </w:p>
        </w:tc>
        <w:tc>
          <w:tcPr>
            <w:tcW w:w="4815" w:type="dxa"/>
            <w:tcBorders>
              <w:top w:val="single" w:sz="6" w:space="0" w:color="E6E6E6"/>
              <w:left w:val="single" w:sz="6" w:space="0" w:color="E6E6E6"/>
              <w:bottom w:val="single" w:sz="6" w:space="0" w:color="E6E6E6"/>
              <w:right w:val="single" w:sz="6" w:space="0" w:color="E6E6E6"/>
            </w:tcBorders>
            <w:tcPrChange w:id="210" w:author="Jeanine Kwong" w:date="2026-05-22T17:18:00Z" w16du:dateUtc="2026-05-22T21:18:00Z">
              <w:tcPr>
                <w:tcW w:w="3690" w:type="dxa"/>
                <w:tcBorders>
                  <w:top w:val="single" w:sz="6" w:space="0" w:color="E6E6E6"/>
                  <w:left w:val="single" w:sz="6" w:space="0" w:color="E6E6E6"/>
                  <w:bottom w:val="single" w:sz="6" w:space="0" w:color="E6E6E6"/>
                  <w:right w:val="single" w:sz="6" w:space="0" w:color="E6E6E6"/>
                </w:tcBorders>
              </w:tcPr>
            </w:tcPrChange>
          </w:tcPr>
          <w:p w14:paraId="652A8BF5" w14:textId="646937FC" w:rsidR="00676DC6" w:rsidRPr="00856647" w:rsidRDefault="009657E0" w:rsidP="005B307F">
            <w:pPr>
              <w:rPr>
                <w:ins w:id="211" w:author="Jeanine Kwong" w:date="2026-05-22T17:18:00Z" w16du:dateUtc="2026-05-22T21:18:00Z"/>
                <w:rFonts w:ascii="Calibri Light" w:eastAsia="Calibri Light" w:hAnsi="Calibri Light" w:cs="Calibri Light"/>
                <w:sz w:val="20"/>
                <w:szCs w:val="20"/>
              </w:rPr>
            </w:pPr>
            <w:ins w:id="212" w:author="Jeanine Kwong" w:date="2026-05-22T17:21:00Z" w16du:dateUtc="2026-05-22T21:21:00Z">
              <w:r>
                <w:rPr>
                  <w:rFonts w:ascii="Calibri Light" w:eastAsia="Calibri Light" w:hAnsi="Calibri Light" w:cs="Calibri Light"/>
                  <w:sz w:val="20"/>
                  <w:szCs w:val="20"/>
                </w:rPr>
                <w:t>Automated base asset and liability sensitivities ingestion (</w:t>
              </w:r>
              <w:r>
                <w:rPr>
                  <w:rFonts w:ascii="Calibri Light" w:eastAsia="Calibri Light" w:hAnsi="Calibri Light" w:cs="Calibri Light"/>
                  <w:sz w:val="20"/>
                  <w:szCs w:val="20"/>
                </w:rPr>
                <w:t>Intra-quarter runs</w:t>
              </w:r>
              <w:r>
                <w:rPr>
                  <w:rFonts w:ascii="Calibri Light" w:eastAsia="Calibri Light" w:hAnsi="Calibri Light" w:cs="Calibri Light"/>
                  <w:sz w:val="20"/>
                  <w:szCs w:val="20"/>
                </w:rPr>
                <w:t>)</w:t>
              </w:r>
            </w:ins>
          </w:p>
        </w:tc>
      </w:tr>
      <w:tr w:rsidR="00965D31" w:rsidRPr="00856647" w14:paraId="3D881C39" w14:textId="47F44EFF" w:rsidTr="00965D31">
        <w:trPr>
          <w:tblCellSpacing w:w="15" w:type="dxa"/>
          <w:ins w:id="213" w:author="Jeanine Kwong" w:date="2026-05-22T16:37:00Z"/>
          <w:trPrChange w:id="214" w:author="Jeanine Kwong" w:date="2026-05-22T17:18:00Z" w16du:dateUtc="2026-05-22T21:18:00Z">
            <w:trPr>
              <w:tblCellSpacing w:w="15" w:type="dxa"/>
            </w:trPr>
          </w:trPrChange>
        </w:trPr>
        <w:tc>
          <w:tcPr>
            <w:tcW w:w="0" w:type="auto"/>
            <w:tcBorders>
              <w:top w:val="single" w:sz="6" w:space="0" w:color="E6E6E6"/>
              <w:left w:val="single" w:sz="6" w:space="0" w:color="E6E6E6"/>
              <w:bottom w:val="single" w:sz="6" w:space="0" w:color="E6E6E6"/>
              <w:right w:val="single" w:sz="6" w:space="0" w:color="E6E6E6"/>
            </w:tcBorders>
            <w:vAlign w:val="center"/>
            <w:hideMark/>
            <w:tcPrChange w:id="215" w:author="Jeanine Kwong" w:date="2026-05-22T17:18:00Z" w16du:dateUtc="2026-05-22T21:18:00Z">
              <w:tcPr>
                <w:tcW w:w="0" w:type="auto"/>
                <w:tcBorders>
                  <w:top w:val="single" w:sz="6" w:space="0" w:color="E6E6E6"/>
                  <w:left w:val="single" w:sz="6" w:space="0" w:color="E6E6E6"/>
                  <w:bottom w:val="single" w:sz="6" w:space="0" w:color="E6E6E6"/>
                  <w:right w:val="single" w:sz="6" w:space="0" w:color="E6E6E6"/>
                </w:tcBorders>
                <w:vAlign w:val="center"/>
                <w:hideMark/>
              </w:tcPr>
            </w:tcPrChange>
          </w:tcPr>
          <w:p w14:paraId="13397574" w14:textId="54A2D190" w:rsidR="00965D31" w:rsidRPr="00856647" w:rsidRDefault="00965D31" w:rsidP="005B307F">
            <w:pPr>
              <w:rPr>
                <w:ins w:id="216" w:author="Jeanine Kwong" w:date="2026-05-22T16:37:00Z"/>
                <w:rFonts w:ascii="Calibri Light" w:eastAsia="Calibri Light" w:hAnsi="Calibri Light" w:cs="Calibri Light"/>
                <w:sz w:val="20"/>
                <w:szCs w:val="20"/>
              </w:rPr>
            </w:pPr>
            <w:ins w:id="217" w:author="Jeanine Kwong" w:date="2026-05-22T16:37:00Z">
              <w:r w:rsidRPr="00856647">
                <w:rPr>
                  <w:rFonts w:ascii="Calibri Light" w:eastAsia="Calibri Light" w:hAnsi="Calibri Light" w:cs="Calibri Light"/>
                  <w:sz w:val="20"/>
                  <w:szCs w:val="20"/>
                </w:rPr>
                <w:t>Aggregation</w:t>
              </w:r>
            </w:ins>
            <w:ins w:id="218" w:author="Jeanine Kwong" w:date="2026-05-22T17:31:00Z" w16du:dateUtc="2026-05-22T21:31:00Z">
              <w:r w:rsidR="0078259F">
                <w:rPr>
                  <w:rFonts w:ascii="Calibri Light" w:eastAsia="Calibri Light" w:hAnsi="Calibri Light" w:cs="Calibri Light"/>
                  <w:sz w:val="20"/>
                  <w:szCs w:val="20"/>
                </w:rPr>
                <w:t xml:space="preserve"> </w:t>
              </w:r>
            </w:ins>
            <w:ins w:id="219" w:author="Jeanine Kwong" w:date="2026-05-22T16:37:00Z">
              <w:r w:rsidRPr="00856647">
                <w:rPr>
                  <w:rFonts w:ascii="Calibri Light" w:eastAsia="Calibri Light" w:hAnsi="Calibri Light" w:cs="Calibri Light"/>
                  <w:sz w:val="20"/>
                  <w:szCs w:val="20"/>
                </w:rPr>
                <w:t>engine</w:t>
              </w:r>
            </w:ins>
          </w:p>
        </w:tc>
        <w:tc>
          <w:tcPr>
            <w:tcW w:w="2192" w:type="dxa"/>
            <w:tcBorders>
              <w:top w:val="single" w:sz="6" w:space="0" w:color="E6E6E6"/>
              <w:left w:val="single" w:sz="6" w:space="0" w:color="E6E6E6"/>
              <w:bottom w:val="single" w:sz="6" w:space="0" w:color="E6E6E6"/>
              <w:right w:val="single" w:sz="6" w:space="0" w:color="E6E6E6"/>
            </w:tcBorders>
            <w:vAlign w:val="center"/>
            <w:hideMark/>
            <w:tcPrChange w:id="220" w:author="Jeanine Kwong" w:date="2026-05-22T17:18:00Z" w16du:dateUtc="2026-05-22T21:18:00Z">
              <w:tcPr>
                <w:tcW w:w="3542" w:type="dxa"/>
                <w:gridSpan w:val="2"/>
                <w:tcBorders>
                  <w:top w:val="single" w:sz="6" w:space="0" w:color="E6E6E6"/>
                  <w:left w:val="single" w:sz="6" w:space="0" w:color="E6E6E6"/>
                  <w:bottom w:val="single" w:sz="6" w:space="0" w:color="E6E6E6"/>
                  <w:right w:val="single" w:sz="6" w:space="0" w:color="E6E6E6"/>
                </w:tcBorders>
                <w:vAlign w:val="center"/>
                <w:hideMark/>
              </w:tcPr>
            </w:tcPrChange>
          </w:tcPr>
          <w:p w14:paraId="1E5BA9A7" w14:textId="2CAFBF83" w:rsidR="00965D31" w:rsidRPr="00856647" w:rsidRDefault="002169BE" w:rsidP="005B307F">
            <w:pPr>
              <w:rPr>
                <w:ins w:id="221" w:author="Jeanine Kwong" w:date="2026-05-22T16:37:00Z"/>
                <w:rFonts w:ascii="Calibri Light" w:eastAsia="Calibri Light" w:hAnsi="Calibri Light" w:cs="Calibri Light"/>
                <w:sz w:val="20"/>
                <w:szCs w:val="20"/>
              </w:rPr>
            </w:pPr>
            <w:ins w:id="222" w:author="Jeanine Kwong" w:date="2026-05-22T17:23:00Z" w16du:dateUtc="2026-05-22T21:23:00Z">
              <w:r>
                <w:rPr>
                  <w:rFonts w:ascii="Calibri Light" w:eastAsia="Calibri Light" w:hAnsi="Calibri Light" w:cs="Calibri Light"/>
                  <w:sz w:val="20"/>
                  <w:szCs w:val="20"/>
                </w:rPr>
                <w:t>Stress testing</w:t>
              </w:r>
              <w:r w:rsidRPr="00856647">
                <w:rPr>
                  <w:rFonts w:ascii="Calibri Light" w:eastAsia="Calibri Light" w:hAnsi="Calibri Light" w:cs="Calibri Light"/>
                  <w:sz w:val="20"/>
                  <w:szCs w:val="20"/>
                </w:rPr>
                <w:t xml:space="preserve">, </w:t>
              </w:r>
              <w:r>
                <w:rPr>
                  <w:rFonts w:ascii="Calibri Light" w:eastAsia="Calibri Light" w:hAnsi="Calibri Light" w:cs="Calibri Light"/>
                  <w:sz w:val="20"/>
                  <w:szCs w:val="20"/>
                </w:rPr>
                <w:t>ALM</w:t>
              </w:r>
              <w:r w:rsidRPr="00856647">
                <w:rPr>
                  <w:rFonts w:ascii="Calibri Light" w:eastAsia="Calibri Light" w:hAnsi="Calibri Light" w:cs="Calibri Light"/>
                  <w:sz w:val="20"/>
                  <w:szCs w:val="20"/>
                </w:rPr>
                <w:t xml:space="preserve">, </w:t>
              </w:r>
            </w:ins>
            <w:ins w:id="223" w:author="Jeanine Kwong" w:date="2026-05-22T17:25:00Z" w16du:dateUtc="2026-05-22T21:25:00Z">
              <w:r w:rsidR="000410F9">
                <w:rPr>
                  <w:rFonts w:ascii="Calibri Light" w:eastAsia="Calibri Light" w:hAnsi="Calibri Light" w:cs="Calibri Light"/>
                  <w:sz w:val="20"/>
                  <w:szCs w:val="20"/>
                </w:rPr>
                <w:t>FR oversight &amp; reporting</w:t>
              </w:r>
            </w:ins>
          </w:p>
        </w:tc>
        <w:tc>
          <w:tcPr>
            <w:tcW w:w="3840" w:type="dxa"/>
            <w:tcBorders>
              <w:top w:val="single" w:sz="6" w:space="0" w:color="E6E6E6"/>
              <w:left w:val="single" w:sz="6" w:space="0" w:color="E6E6E6"/>
              <w:bottom w:val="single" w:sz="6" w:space="0" w:color="E6E6E6"/>
              <w:right w:val="single" w:sz="6" w:space="0" w:color="E6E6E6"/>
            </w:tcBorders>
            <w:tcPrChange w:id="224" w:author="Jeanine Kwong" w:date="2026-05-22T17:18:00Z" w16du:dateUtc="2026-05-22T21:18:00Z">
              <w:tcPr>
                <w:tcW w:w="3645" w:type="dxa"/>
                <w:gridSpan w:val="2"/>
                <w:tcBorders>
                  <w:top w:val="single" w:sz="6" w:space="0" w:color="E6E6E6"/>
                  <w:left w:val="single" w:sz="6" w:space="0" w:color="E6E6E6"/>
                  <w:bottom w:val="single" w:sz="6" w:space="0" w:color="E6E6E6"/>
                  <w:right w:val="single" w:sz="6" w:space="0" w:color="E6E6E6"/>
                </w:tcBorders>
              </w:tcPr>
            </w:tcPrChange>
          </w:tcPr>
          <w:p w14:paraId="4445DAAC" w14:textId="58457797" w:rsidR="003D24A1" w:rsidRPr="00856647" w:rsidRDefault="0078259F" w:rsidP="005B307F">
            <w:pPr>
              <w:rPr>
                <w:ins w:id="225" w:author="Jeanine Kwong" w:date="2026-05-22T16:40:00Z" w16du:dateUtc="2026-05-22T20:40:00Z"/>
                <w:rFonts w:ascii="Calibri Light" w:eastAsia="Calibri Light" w:hAnsi="Calibri Light" w:cs="Calibri Light"/>
                <w:sz w:val="20"/>
                <w:szCs w:val="20"/>
              </w:rPr>
            </w:pPr>
            <w:ins w:id="226" w:author="Jeanine Kwong" w:date="2026-05-22T17:31:00Z" w16du:dateUtc="2026-05-22T21:31:00Z">
              <w:r>
                <w:rPr>
                  <w:rFonts w:ascii="Calibri Light" w:eastAsia="Calibri Light" w:hAnsi="Calibri Light" w:cs="Calibri Light"/>
                  <w:sz w:val="20"/>
                  <w:szCs w:val="20"/>
                </w:rPr>
                <w:t>Multi-dimensional a</w:t>
              </w:r>
            </w:ins>
            <w:ins w:id="227" w:author="Jeanine Kwong" w:date="2026-05-22T17:30:00Z" w16du:dateUtc="2026-05-22T21:30:00Z">
              <w:r>
                <w:rPr>
                  <w:rFonts w:ascii="Calibri Light" w:eastAsia="Calibri Light" w:hAnsi="Calibri Light" w:cs="Calibri Light"/>
                  <w:sz w:val="20"/>
                  <w:szCs w:val="20"/>
                </w:rPr>
                <w:t xml:space="preserve">sset impact + </w:t>
              </w:r>
            </w:ins>
            <w:ins w:id="228" w:author="Jeanine Kwong" w:date="2026-05-22T17:31:00Z" w16du:dateUtc="2026-05-22T21:31:00Z">
              <w:r>
                <w:rPr>
                  <w:rFonts w:ascii="Calibri Light" w:eastAsia="Calibri Light" w:hAnsi="Calibri Light" w:cs="Calibri Light"/>
                  <w:sz w:val="20"/>
                  <w:szCs w:val="20"/>
                </w:rPr>
                <w:t>liability impact aggregation logic (by product, business unit, region)</w:t>
              </w:r>
            </w:ins>
          </w:p>
        </w:tc>
        <w:tc>
          <w:tcPr>
            <w:tcW w:w="4815" w:type="dxa"/>
            <w:tcBorders>
              <w:top w:val="single" w:sz="6" w:space="0" w:color="E6E6E6"/>
              <w:left w:val="single" w:sz="6" w:space="0" w:color="E6E6E6"/>
              <w:bottom w:val="single" w:sz="6" w:space="0" w:color="E6E6E6"/>
              <w:right w:val="single" w:sz="6" w:space="0" w:color="E6E6E6"/>
            </w:tcBorders>
            <w:tcPrChange w:id="229" w:author="Jeanine Kwong" w:date="2026-05-22T17:18:00Z" w16du:dateUtc="2026-05-22T21:18:00Z">
              <w:tcPr>
                <w:tcW w:w="3690" w:type="dxa"/>
                <w:tcBorders>
                  <w:top w:val="single" w:sz="6" w:space="0" w:color="E6E6E6"/>
                  <w:left w:val="single" w:sz="6" w:space="0" w:color="E6E6E6"/>
                  <w:bottom w:val="single" w:sz="6" w:space="0" w:color="E6E6E6"/>
                  <w:right w:val="single" w:sz="6" w:space="0" w:color="E6E6E6"/>
                </w:tcBorders>
              </w:tcPr>
            </w:tcPrChange>
          </w:tcPr>
          <w:p w14:paraId="0287570B" w14:textId="61A4B832" w:rsidR="00965D31" w:rsidRPr="00856647" w:rsidRDefault="003D24A1" w:rsidP="005B307F">
            <w:pPr>
              <w:rPr>
                <w:ins w:id="230" w:author="Jeanine Kwong" w:date="2026-05-22T17:18:00Z" w16du:dateUtc="2026-05-22T21:18:00Z"/>
                <w:rFonts w:ascii="Calibri Light" w:eastAsia="Calibri Light" w:hAnsi="Calibri Light" w:cs="Calibri Light"/>
                <w:sz w:val="20"/>
                <w:szCs w:val="20"/>
              </w:rPr>
            </w:pPr>
            <w:ins w:id="231" w:author="Jeanine Kwong" w:date="2026-05-22T17:32:00Z" w16du:dateUtc="2026-05-22T21:32:00Z">
              <w:r>
                <w:rPr>
                  <w:rFonts w:ascii="Calibri Light" w:eastAsia="Calibri Light" w:hAnsi="Calibri Light" w:cs="Calibri Light"/>
                  <w:sz w:val="20"/>
                  <w:szCs w:val="20"/>
                </w:rPr>
                <w:t xml:space="preserve">Driver attribution module (breakdown asset </w:t>
              </w:r>
            </w:ins>
          </w:p>
        </w:tc>
      </w:tr>
      <w:tr w:rsidR="00661B09" w:rsidRPr="00856647" w14:paraId="4DEC1E45" w14:textId="77777777" w:rsidTr="00965D31">
        <w:trPr>
          <w:tblCellSpacing w:w="15" w:type="dxa"/>
          <w:ins w:id="232" w:author="Jeanine Kwong" w:date="2026-05-22T17:33:00Z" w16du:dateUtc="2026-05-22T21:33:00Z"/>
        </w:trPr>
        <w:tc>
          <w:tcPr>
            <w:tcW w:w="0" w:type="auto"/>
            <w:tcBorders>
              <w:top w:val="single" w:sz="6" w:space="0" w:color="E6E6E6"/>
              <w:left w:val="single" w:sz="6" w:space="0" w:color="E6E6E6"/>
              <w:bottom w:val="single" w:sz="6" w:space="0" w:color="E6E6E6"/>
              <w:right w:val="single" w:sz="6" w:space="0" w:color="E6E6E6"/>
            </w:tcBorders>
            <w:vAlign w:val="center"/>
          </w:tcPr>
          <w:p w14:paraId="6618ECA7" w14:textId="03B7DF69" w:rsidR="00661B09" w:rsidRPr="00856647" w:rsidRDefault="00661B09" w:rsidP="00661B09">
            <w:pPr>
              <w:rPr>
                <w:ins w:id="233" w:author="Jeanine Kwong" w:date="2026-05-22T17:33:00Z" w16du:dateUtc="2026-05-22T21:33:00Z"/>
                <w:rFonts w:ascii="Calibri Light" w:eastAsia="Calibri Light" w:hAnsi="Calibri Light" w:cs="Calibri Light"/>
                <w:sz w:val="20"/>
                <w:szCs w:val="20"/>
              </w:rPr>
            </w:pPr>
            <w:ins w:id="234" w:author="Jeanine Kwong" w:date="2026-05-22T17:33:00Z" w16du:dateUtc="2026-05-22T21:33:00Z">
              <w:r>
                <w:rPr>
                  <w:rFonts w:ascii="Calibri Light" w:eastAsia="Calibri Light" w:hAnsi="Calibri Light" w:cs="Calibri Light"/>
                  <w:sz w:val="20"/>
                  <w:szCs w:val="20"/>
                </w:rPr>
                <w:t xml:space="preserve">Automated Batch Scheduling and </w:t>
              </w:r>
              <w:r>
                <w:rPr>
                  <w:rFonts w:ascii="Calibri Light" w:eastAsia="Calibri Light" w:hAnsi="Calibri Light" w:cs="Calibri Light"/>
                  <w:sz w:val="20"/>
                  <w:szCs w:val="20"/>
                </w:rPr>
                <w:t>execution</w:t>
              </w:r>
            </w:ins>
          </w:p>
        </w:tc>
        <w:tc>
          <w:tcPr>
            <w:tcW w:w="2192" w:type="dxa"/>
            <w:tcBorders>
              <w:top w:val="single" w:sz="6" w:space="0" w:color="E6E6E6"/>
              <w:left w:val="single" w:sz="6" w:space="0" w:color="E6E6E6"/>
              <w:bottom w:val="single" w:sz="6" w:space="0" w:color="E6E6E6"/>
              <w:right w:val="single" w:sz="6" w:space="0" w:color="E6E6E6"/>
            </w:tcBorders>
            <w:vAlign w:val="center"/>
          </w:tcPr>
          <w:p w14:paraId="653BB5AE" w14:textId="6B5776C7" w:rsidR="00661B09" w:rsidRPr="00856647" w:rsidRDefault="00661B09" w:rsidP="00661B09">
            <w:pPr>
              <w:rPr>
                <w:ins w:id="235" w:author="Jeanine Kwong" w:date="2026-05-22T17:33:00Z" w16du:dateUtc="2026-05-22T21:33:00Z"/>
                <w:rFonts w:ascii="Calibri Light" w:eastAsia="Calibri Light" w:hAnsi="Calibri Light" w:cs="Calibri Light"/>
                <w:sz w:val="20"/>
                <w:szCs w:val="20"/>
              </w:rPr>
            </w:pPr>
            <w:ins w:id="236" w:author="Jeanine Kwong" w:date="2026-05-22T17:33:00Z" w16du:dateUtc="2026-05-22T21:33:00Z">
              <w:r w:rsidRPr="00856647">
                <w:rPr>
                  <w:rFonts w:ascii="Calibri Light" w:eastAsia="Calibri Light" w:hAnsi="Calibri Light" w:cs="Calibri Light"/>
                  <w:sz w:val="20"/>
                  <w:szCs w:val="20"/>
                </w:rPr>
                <w:t xml:space="preserve">Stress testing, </w:t>
              </w:r>
              <w:r>
                <w:rPr>
                  <w:rFonts w:ascii="Calibri Light" w:eastAsia="Calibri Light" w:hAnsi="Calibri Light" w:cs="Calibri Light"/>
                  <w:sz w:val="20"/>
                  <w:szCs w:val="20"/>
                </w:rPr>
                <w:t>ALM</w:t>
              </w:r>
              <w:r w:rsidRPr="00856647">
                <w:rPr>
                  <w:rFonts w:ascii="Calibri Light" w:eastAsia="Calibri Light" w:hAnsi="Calibri Light" w:cs="Calibri Light"/>
                  <w:sz w:val="20"/>
                  <w:szCs w:val="20"/>
                </w:rPr>
                <w:t xml:space="preserve">, </w:t>
              </w:r>
              <w:r>
                <w:rPr>
                  <w:rFonts w:ascii="Calibri Light" w:eastAsia="Calibri Light" w:hAnsi="Calibri Light" w:cs="Calibri Light"/>
                  <w:sz w:val="20"/>
                  <w:szCs w:val="20"/>
                </w:rPr>
                <w:t>FR oversight &amp; reporting</w:t>
              </w:r>
            </w:ins>
          </w:p>
        </w:tc>
        <w:tc>
          <w:tcPr>
            <w:tcW w:w="3840" w:type="dxa"/>
            <w:tcBorders>
              <w:top w:val="single" w:sz="6" w:space="0" w:color="E6E6E6"/>
              <w:left w:val="single" w:sz="6" w:space="0" w:color="E6E6E6"/>
              <w:bottom w:val="single" w:sz="6" w:space="0" w:color="E6E6E6"/>
              <w:right w:val="single" w:sz="6" w:space="0" w:color="E6E6E6"/>
            </w:tcBorders>
          </w:tcPr>
          <w:p w14:paraId="3EB5CD72" w14:textId="77777777" w:rsidR="00661B09" w:rsidRPr="00856647" w:rsidRDefault="00661B09" w:rsidP="00661B09">
            <w:pPr>
              <w:rPr>
                <w:ins w:id="237" w:author="Jeanine Kwong" w:date="2026-05-22T17:33:00Z" w16du:dateUtc="2026-05-22T21:33:00Z"/>
                <w:rFonts w:ascii="Calibri Light" w:eastAsia="Calibri Light" w:hAnsi="Calibri Light" w:cs="Calibri Light"/>
                <w:sz w:val="20"/>
                <w:szCs w:val="20"/>
              </w:rPr>
            </w:pPr>
          </w:p>
        </w:tc>
        <w:tc>
          <w:tcPr>
            <w:tcW w:w="4815" w:type="dxa"/>
            <w:tcBorders>
              <w:top w:val="single" w:sz="6" w:space="0" w:color="E6E6E6"/>
              <w:left w:val="single" w:sz="6" w:space="0" w:color="E6E6E6"/>
              <w:bottom w:val="single" w:sz="6" w:space="0" w:color="E6E6E6"/>
              <w:right w:val="single" w:sz="6" w:space="0" w:color="E6E6E6"/>
            </w:tcBorders>
          </w:tcPr>
          <w:p w14:paraId="15749B5E" w14:textId="77777777" w:rsidR="00661B09" w:rsidRDefault="00661B09" w:rsidP="00661B09">
            <w:pPr>
              <w:rPr>
                <w:ins w:id="238" w:author="Jeanine Kwong" w:date="2026-05-22T17:33:00Z" w16du:dateUtc="2026-05-22T21:33:00Z"/>
                <w:rFonts w:ascii="Calibri Light" w:eastAsia="Calibri Light" w:hAnsi="Calibri Light" w:cs="Calibri Light"/>
                <w:sz w:val="20"/>
                <w:szCs w:val="20"/>
              </w:rPr>
            </w:pPr>
            <w:ins w:id="239" w:author="Jeanine Kwong" w:date="2026-05-22T17:33:00Z" w16du:dateUtc="2026-05-22T21:33:00Z">
              <w:r>
                <w:rPr>
                  <w:rFonts w:ascii="Calibri Light" w:eastAsia="Calibri Light" w:hAnsi="Calibri Light" w:cs="Calibri Light"/>
                  <w:sz w:val="20"/>
                  <w:szCs w:val="20"/>
                </w:rPr>
                <w:t>Event driven orchestration</w:t>
              </w:r>
            </w:ins>
          </w:p>
          <w:p w14:paraId="35792E5B" w14:textId="0EAC70E3" w:rsidR="00661B09" w:rsidRDefault="00661B09" w:rsidP="00661B09">
            <w:pPr>
              <w:rPr>
                <w:ins w:id="240" w:author="Jeanine Kwong" w:date="2026-05-22T17:33:00Z" w16du:dateUtc="2026-05-22T21:33:00Z"/>
                <w:rFonts w:ascii="Calibri Light" w:eastAsia="Calibri Light" w:hAnsi="Calibri Light" w:cs="Calibri Light"/>
                <w:sz w:val="20"/>
                <w:szCs w:val="20"/>
              </w:rPr>
            </w:pPr>
            <w:ins w:id="241" w:author="Jeanine Kwong" w:date="2026-05-22T17:33:00Z" w16du:dateUtc="2026-05-22T21:33:00Z">
              <w:r>
                <w:rPr>
                  <w:rFonts w:ascii="Calibri Light" w:eastAsia="Calibri Light" w:hAnsi="Calibri Light" w:cs="Calibri Light"/>
                  <w:sz w:val="20"/>
                  <w:szCs w:val="20"/>
                </w:rPr>
                <w:t>Batch scheduling</w:t>
              </w:r>
              <w:r w:rsidR="000714FC">
                <w:rPr>
                  <w:rFonts w:ascii="Calibri Light" w:eastAsia="Calibri Light" w:hAnsi="Calibri Light" w:cs="Calibri Light"/>
                  <w:sz w:val="20"/>
                  <w:szCs w:val="20"/>
                </w:rPr>
                <w:t xml:space="preserve"> and run initiation</w:t>
              </w:r>
            </w:ins>
          </w:p>
          <w:p w14:paraId="5F976435" w14:textId="5C58C636" w:rsidR="000714FC" w:rsidRPr="00856647" w:rsidRDefault="00661B09" w:rsidP="00661B09">
            <w:pPr>
              <w:rPr>
                <w:ins w:id="242" w:author="Jeanine Kwong" w:date="2026-05-22T17:33:00Z" w16du:dateUtc="2026-05-22T21:33:00Z"/>
                <w:rFonts w:ascii="Calibri Light" w:eastAsia="Calibri Light" w:hAnsi="Calibri Light" w:cs="Calibri Light"/>
                <w:sz w:val="20"/>
                <w:szCs w:val="20"/>
              </w:rPr>
            </w:pPr>
            <w:ins w:id="243" w:author="Jeanine Kwong" w:date="2026-05-22T17:33:00Z" w16du:dateUtc="2026-05-22T21:33:00Z">
              <w:r>
                <w:rPr>
                  <w:rFonts w:ascii="Calibri Light" w:eastAsia="Calibri Light" w:hAnsi="Calibri Light" w:cs="Calibri Light"/>
                  <w:sz w:val="20"/>
                  <w:szCs w:val="20"/>
                </w:rPr>
                <w:t xml:space="preserve">Pre-approved run templates </w:t>
              </w:r>
            </w:ins>
            <w:ins w:id="244" w:author="Jeanine Kwong" w:date="2026-05-22T17:34:00Z" w16du:dateUtc="2026-05-22T21:34:00Z">
              <w:r w:rsidR="000714FC">
                <w:rPr>
                  <w:rFonts w:ascii="Calibri Light" w:eastAsia="Calibri Light" w:hAnsi="Calibri Light" w:cs="Calibri Light"/>
                  <w:sz w:val="20"/>
                  <w:szCs w:val="20"/>
                </w:rPr>
                <w:t>and pipeine orchestration dashboard (run status, failures, alerts)</w:t>
              </w:r>
            </w:ins>
          </w:p>
        </w:tc>
      </w:tr>
      <w:tr w:rsidR="00661B09" w:rsidRPr="00856647" w14:paraId="4909876A" w14:textId="32071938" w:rsidTr="00965D31">
        <w:trPr>
          <w:tblCellSpacing w:w="15" w:type="dxa"/>
          <w:ins w:id="245" w:author="Jeanine Kwong" w:date="2026-05-22T16:37:00Z"/>
          <w:trPrChange w:id="246" w:author="Jeanine Kwong" w:date="2026-05-22T17:18:00Z" w16du:dateUtc="2026-05-22T21:18:00Z">
            <w:trPr>
              <w:tblCellSpacing w:w="15" w:type="dxa"/>
            </w:trPr>
          </w:trPrChange>
        </w:trPr>
        <w:tc>
          <w:tcPr>
            <w:tcW w:w="0" w:type="auto"/>
            <w:tcBorders>
              <w:top w:val="single" w:sz="6" w:space="0" w:color="E6E6E6"/>
              <w:left w:val="single" w:sz="6" w:space="0" w:color="E6E6E6"/>
              <w:bottom w:val="single" w:sz="6" w:space="0" w:color="E6E6E6"/>
              <w:right w:val="single" w:sz="6" w:space="0" w:color="E6E6E6"/>
            </w:tcBorders>
            <w:vAlign w:val="center"/>
            <w:hideMark/>
            <w:tcPrChange w:id="247" w:author="Jeanine Kwong" w:date="2026-05-22T17:18:00Z" w16du:dateUtc="2026-05-22T21:18:00Z">
              <w:tcPr>
                <w:tcW w:w="0" w:type="auto"/>
                <w:tcBorders>
                  <w:top w:val="single" w:sz="6" w:space="0" w:color="E6E6E6"/>
                  <w:left w:val="single" w:sz="6" w:space="0" w:color="E6E6E6"/>
                  <w:bottom w:val="single" w:sz="6" w:space="0" w:color="E6E6E6"/>
                  <w:right w:val="single" w:sz="6" w:space="0" w:color="E6E6E6"/>
                </w:tcBorders>
                <w:vAlign w:val="center"/>
                <w:hideMark/>
              </w:tcPr>
            </w:tcPrChange>
          </w:tcPr>
          <w:p w14:paraId="29AF8529" w14:textId="7E964E73" w:rsidR="00661B09" w:rsidRPr="00856647" w:rsidRDefault="00661B09" w:rsidP="00661B09">
            <w:pPr>
              <w:rPr>
                <w:ins w:id="248" w:author="Jeanine Kwong" w:date="2026-05-22T16:37:00Z"/>
                <w:rFonts w:ascii="Calibri Light" w:eastAsia="Calibri Light" w:hAnsi="Calibri Light" w:cs="Calibri Light"/>
                <w:sz w:val="20"/>
                <w:szCs w:val="20"/>
              </w:rPr>
            </w:pPr>
            <w:ins w:id="249" w:author="Jeanine Kwong" w:date="2026-05-22T16:37:00Z">
              <w:r w:rsidRPr="00856647">
                <w:rPr>
                  <w:rFonts w:ascii="Calibri Light" w:eastAsia="Calibri Light" w:hAnsi="Calibri Light" w:cs="Calibri Light"/>
                  <w:sz w:val="20"/>
                  <w:szCs w:val="20"/>
                </w:rPr>
                <w:t>Governance &amp; lineage</w:t>
              </w:r>
            </w:ins>
          </w:p>
        </w:tc>
        <w:tc>
          <w:tcPr>
            <w:tcW w:w="2192" w:type="dxa"/>
            <w:tcBorders>
              <w:top w:val="single" w:sz="6" w:space="0" w:color="E6E6E6"/>
              <w:left w:val="single" w:sz="6" w:space="0" w:color="E6E6E6"/>
              <w:bottom w:val="single" w:sz="6" w:space="0" w:color="E6E6E6"/>
              <w:right w:val="single" w:sz="6" w:space="0" w:color="E6E6E6"/>
            </w:tcBorders>
            <w:vAlign w:val="center"/>
            <w:hideMark/>
            <w:tcPrChange w:id="250" w:author="Jeanine Kwong" w:date="2026-05-22T17:18:00Z" w16du:dateUtc="2026-05-22T21:18:00Z">
              <w:tcPr>
                <w:tcW w:w="3542" w:type="dxa"/>
                <w:gridSpan w:val="2"/>
                <w:tcBorders>
                  <w:top w:val="single" w:sz="6" w:space="0" w:color="E6E6E6"/>
                  <w:left w:val="single" w:sz="6" w:space="0" w:color="E6E6E6"/>
                  <w:bottom w:val="single" w:sz="6" w:space="0" w:color="E6E6E6"/>
                  <w:right w:val="single" w:sz="6" w:space="0" w:color="E6E6E6"/>
                </w:tcBorders>
                <w:vAlign w:val="center"/>
                <w:hideMark/>
              </w:tcPr>
            </w:tcPrChange>
          </w:tcPr>
          <w:p w14:paraId="4D943030" w14:textId="77777777" w:rsidR="00661B09" w:rsidRPr="00856647" w:rsidRDefault="00661B09" w:rsidP="00661B09">
            <w:pPr>
              <w:rPr>
                <w:ins w:id="251" w:author="Jeanine Kwong" w:date="2026-05-22T16:37:00Z"/>
                <w:rFonts w:ascii="Calibri Light" w:eastAsia="Calibri Light" w:hAnsi="Calibri Light" w:cs="Calibri Light"/>
                <w:sz w:val="20"/>
                <w:szCs w:val="20"/>
              </w:rPr>
            </w:pPr>
            <w:ins w:id="252" w:author="Jeanine Kwong" w:date="2026-05-22T16:37:00Z">
              <w:r w:rsidRPr="00856647">
                <w:rPr>
                  <w:rFonts w:ascii="Calibri Light" w:eastAsia="Calibri Light" w:hAnsi="Calibri Light" w:cs="Calibri Light"/>
                  <w:sz w:val="20"/>
                  <w:szCs w:val="20"/>
                </w:rPr>
                <w:t>Audit, model risk, compliance</w:t>
              </w:r>
            </w:ins>
          </w:p>
        </w:tc>
        <w:tc>
          <w:tcPr>
            <w:tcW w:w="3840" w:type="dxa"/>
            <w:tcBorders>
              <w:top w:val="single" w:sz="6" w:space="0" w:color="E6E6E6"/>
              <w:left w:val="single" w:sz="6" w:space="0" w:color="E6E6E6"/>
              <w:bottom w:val="single" w:sz="6" w:space="0" w:color="E6E6E6"/>
              <w:right w:val="single" w:sz="6" w:space="0" w:color="E6E6E6"/>
            </w:tcBorders>
            <w:tcPrChange w:id="253" w:author="Jeanine Kwong" w:date="2026-05-22T17:18:00Z" w16du:dateUtc="2026-05-22T21:18:00Z">
              <w:tcPr>
                <w:tcW w:w="3645" w:type="dxa"/>
                <w:gridSpan w:val="2"/>
                <w:tcBorders>
                  <w:top w:val="single" w:sz="6" w:space="0" w:color="E6E6E6"/>
                  <w:left w:val="single" w:sz="6" w:space="0" w:color="E6E6E6"/>
                  <w:bottom w:val="single" w:sz="6" w:space="0" w:color="E6E6E6"/>
                  <w:right w:val="single" w:sz="6" w:space="0" w:color="E6E6E6"/>
                </w:tcBorders>
              </w:tcPr>
            </w:tcPrChange>
          </w:tcPr>
          <w:p w14:paraId="3D3E68B7" w14:textId="3C48D130" w:rsidR="00661B09" w:rsidRPr="00856647" w:rsidRDefault="00ED5CB5" w:rsidP="00661B09">
            <w:pPr>
              <w:rPr>
                <w:ins w:id="254" w:author="Jeanine Kwong" w:date="2026-05-22T16:40:00Z" w16du:dateUtc="2026-05-22T20:40:00Z"/>
                <w:rFonts w:ascii="Calibri Light" w:eastAsia="Calibri Light" w:hAnsi="Calibri Light" w:cs="Calibri Light"/>
                <w:sz w:val="20"/>
                <w:szCs w:val="20"/>
              </w:rPr>
            </w:pPr>
            <w:ins w:id="255" w:author="Jeanine Kwong" w:date="2026-05-22T17:35:00Z" w16du:dateUtc="2026-05-22T21:35:00Z">
              <w:r w:rsidRPr="00ED5CB5">
                <w:rPr>
                  <w:rFonts w:ascii="Calibri Light" w:eastAsia="Calibri Light" w:hAnsi="Calibri Light" w:cs="Calibri Light"/>
                  <w:sz w:val="20"/>
                  <w:szCs w:val="20"/>
                </w:rPr>
                <w:t>end</w:t>
              </w:r>
              <w:r w:rsidRPr="00ED5CB5">
                <w:rPr>
                  <w:rFonts w:ascii="Calibri Light" w:eastAsia="Calibri Light" w:hAnsi="Calibri Light" w:cs="Calibri Light"/>
                  <w:sz w:val="20"/>
                  <w:szCs w:val="20"/>
                </w:rPr>
                <w:noBreakHyphen/>
                <w:t>to</w:t>
              </w:r>
              <w:r w:rsidRPr="00ED5CB5">
                <w:rPr>
                  <w:rFonts w:ascii="Calibri Light" w:eastAsia="Calibri Light" w:hAnsi="Calibri Light" w:cs="Calibri Light"/>
                  <w:sz w:val="20"/>
                  <w:szCs w:val="20"/>
                </w:rPr>
                <w:noBreakHyphen/>
                <w:t>end lineage trackin</w:t>
              </w:r>
              <w:r>
                <w:rPr>
                  <w:rFonts w:ascii="Calibri Light" w:eastAsia="Calibri Light" w:hAnsi="Calibri Light" w:cs="Calibri Light"/>
                  <w:sz w:val="20"/>
                  <w:szCs w:val="20"/>
                </w:rPr>
                <w:t>g (sce</w:t>
              </w:r>
              <w:r>
                <w:rPr>
                  <w:rFonts w:ascii="Calibri Light" w:eastAsia="Calibri Light" w:hAnsi="Calibri Light" w:cs="Calibri Light"/>
                  <w:sz w:val="20"/>
                  <w:szCs w:val="20"/>
                </w:rPr>
                <w:t>n</w:t>
              </w:r>
              <w:r>
                <w:rPr>
                  <w:rFonts w:ascii="Calibri Light" w:eastAsia="Calibri Light" w:hAnsi="Calibri Light" w:cs="Calibri Light"/>
                  <w:sz w:val="20"/>
                  <w:szCs w:val="20"/>
                </w:rPr>
                <w:t>ario</w:t>
              </w:r>
              <w:r>
                <w:rPr>
                  <w:rFonts w:ascii="Calibri Light" w:eastAsia="Calibri Light" w:hAnsi="Calibri Light" w:cs="Calibri Light"/>
                  <w:sz w:val="20"/>
                  <w:szCs w:val="20"/>
                </w:rPr>
                <w:t xml:space="preserve"> -&gt;</w:t>
              </w:r>
              <w:r>
                <w:rPr>
                  <w:rFonts w:ascii="Calibri Light" w:eastAsia="Calibri Light" w:hAnsi="Calibri Light" w:cs="Calibri Light"/>
                  <w:sz w:val="20"/>
                  <w:szCs w:val="20"/>
                </w:rPr>
                <w:t xml:space="preserve"> model</w:t>
              </w:r>
              <w:r>
                <w:rPr>
                  <w:rFonts w:ascii="Calibri Light" w:eastAsia="Calibri Light" w:hAnsi="Calibri Light" w:cs="Calibri Light"/>
                  <w:sz w:val="20"/>
                  <w:szCs w:val="20"/>
                </w:rPr>
                <w:t xml:space="preserve"> -&gt; output -&gt; report)</w:t>
              </w:r>
            </w:ins>
          </w:p>
        </w:tc>
        <w:tc>
          <w:tcPr>
            <w:tcW w:w="4815" w:type="dxa"/>
            <w:tcBorders>
              <w:top w:val="single" w:sz="6" w:space="0" w:color="E6E6E6"/>
              <w:left w:val="single" w:sz="6" w:space="0" w:color="E6E6E6"/>
              <w:bottom w:val="single" w:sz="6" w:space="0" w:color="E6E6E6"/>
              <w:right w:val="single" w:sz="6" w:space="0" w:color="E6E6E6"/>
            </w:tcBorders>
            <w:tcPrChange w:id="256" w:author="Jeanine Kwong" w:date="2026-05-22T17:18:00Z" w16du:dateUtc="2026-05-22T21:18:00Z">
              <w:tcPr>
                <w:tcW w:w="3690" w:type="dxa"/>
                <w:tcBorders>
                  <w:top w:val="single" w:sz="6" w:space="0" w:color="E6E6E6"/>
                  <w:left w:val="single" w:sz="6" w:space="0" w:color="E6E6E6"/>
                  <w:bottom w:val="single" w:sz="6" w:space="0" w:color="E6E6E6"/>
                  <w:right w:val="single" w:sz="6" w:space="0" w:color="E6E6E6"/>
                </w:tcBorders>
              </w:tcPr>
            </w:tcPrChange>
          </w:tcPr>
          <w:p w14:paraId="555F3895" w14:textId="39F846FC" w:rsidR="00ED5CB5" w:rsidRPr="00856647" w:rsidRDefault="00ED5CB5" w:rsidP="00661B09">
            <w:pPr>
              <w:rPr>
                <w:ins w:id="257" w:author="Jeanine Kwong" w:date="2026-05-22T17:18:00Z" w16du:dateUtc="2026-05-22T21:18:00Z"/>
                <w:rFonts w:ascii="Calibri Light" w:eastAsia="Calibri Light" w:hAnsi="Calibri Light" w:cs="Calibri Light"/>
                <w:sz w:val="20"/>
                <w:szCs w:val="20"/>
              </w:rPr>
            </w:pPr>
          </w:p>
        </w:tc>
      </w:tr>
    </w:tbl>
    <w:p w14:paraId="69566F41" w14:textId="77777777" w:rsidR="005B307F" w:rsidRPr="00856647" w:rsidRDefault="005B307F" w:rsidP="002564FA">
      <w:pPr>
        <w:rPr>
          <w:ins w:id="258" w:author="Jeanine Kwong" w:date="2026-05-22T16:31:00Z"/>
          <w:rFonts w:ascii="Calibri Light" w:eastAsia="Calibri Light" w:hAnsi="Calibri Light" w:cs="Calibri Light"/>
          <w:sz w:val="20"/>
          <w:szCs w:val="20"/>
        </w:rPr>
      </w:pPr>
    </w:p>
    <w:p w14:paraId="6A1C9588" w14:textId="77777777" w:rsidR="002564FA" w:rsidRPr="0095777A" w:rsidRDefault="002564FA" w:rsidP="002564FA">
      <w:pPr>
        <w:rPr>
          <w:ins w:id="259" w:author="Jeanine Kwong" w:date="2026-05-22T16:31:00Z"/>
          <w:rFonts w:ascii="Calibri Light" w:eastAsia="Calibri Light" w:hAnsi="Calibri Light" w:cs="Calibri Light"/>
          <w:b/>
          <w:bCs/>
          <w:rPrChange w:id="260" w:author="Jeanine Kwong" w:date="2026-05-22T17:36:00Z" w16du:dateUtc="2026-05-22T21:36:00Z">
            <w:rPr>
              <w:ins w:id="261" w:author="Jeanine Kwong" w:date="2026-05-22T16:31:00Z"/>
              <w:rFonts w:ascii="Calibri Light" w:eastAsia="Calibri Light" w:hAnsi="Calibri Light" w:cs="Calibri Light"/>
              <w:sz w:val="20"/>
              <w:szCs w:val="20"/>
            </w:rPr>
          </w:rPrChange>
        </w:rPr>
      </w:pPr>
      <w:ins w:id="262" w:author="Jeanine Kwong" w:date="2026-05-22T16:31:00Z">
        <w:r w:rsidRPr="0095777A">
          <w:rPr>
            <w:rFonts w:ascii="Calibri Light" w:eastAsia="Calibri Light" w:hAnsi="Calibri Light" w:cs="Calibri Light"/>
            <w:b/>
            <w:bCs/>
            <w:rPrChange w:id="263" w:author="Jeanine Kwong" w:date="2026-05-22T17:36:00Z" w16du:dateUtc="2026-05-22T21:36:00Z">
              <w:rPr>
                <w:rFonts w:ascii="Calibri Light" w:eastAsia="Calibri Light" w:hAnsi="Calibri Light" w:cs="Calibri Light"/>
                <w:sz w:val="20"/>
                <w:szCs w:val="20"/>
              </w:rPr>
            </w:rPrChange>
          </w:rPr>
          <w:t>Business Outcomes Enabled by RDA</w:t>
        </w:r>
      </w:ins>
    </w:p>
    <w:p w14:paraId="3BE1F93D" w14:textId="23241543" w:rsidR="002564FA" w:rsidRPr="00856647" w:rsidRDefault="002564FA" w:rsidP="002564FA">
      <w:pPr>
        <w:pStyle w:val="ListParagraph"/>
        <w:numPr>
          <w:ilvl w:val="0"/>
          <w:numId w:val="128"/>
        </w:numPr>
        <w:rPr>
          <w:ins w:id="264" w:author="Jeanine Kwong" w:date="2026-05-22T16:31:00Z" w16du:dateUtc="2026-05-22T20:31:00Z"/>
          <w:rFonts w:ascii="Calibri Light" w:eastAsia="Calibri Light" w:hAnsi="Calibri Light" w:cs="Calibri Light"/>
          <w:sz w:val="20"/>
          <w:szCs w:val="20"/>
          <w:rPrChange w:id="265" w:author="Jeanine Kwong" w:date="2026-05-22T17:13:00Z" w16du:dateUtc="2026-05-22T21:13:00Z">
            <w:rPr>
              <w:ins w:id="266" w:author="Jeanine Kwong" w:date="2026-05-22T16:31:00Z" w16du:dateUtc="2026-05-22T20:31:00Z"/>
            </w:rPr>
          </w:rPrChange>
        </w:rPr>
        <w:pPrChange w:id="267" w:author="Jeanine Kwong" w:date="2026-05-22T16:31:00Z" w16du:dateUtc="2026-05-22T20:31:00Z">
          <w:pPr/>
        </w:pPrChange>
      </w:pPr>
      <w:ins w:id="268" w:author="Jeanine Kwong" w:date="2026-05-22T16:31:00Z">
        <w:r w:rsidRPr="00856647">
          <w:rPr>
            <w:rFonts w:ascii="Calibri Light" w:eastAsia="Calibri Light" w:hAnsi="Calibri Light" w:cs="Calibri Light"/>
            <w:sz w:val="20"/>
            <w:szCs w:val="20"/>
            <w:rPrChange w:id="269" w:author="Jeanine Kwong" w:date="2026-05-22T17:13:00Z" w16du:dateUtc="2026-05-22T21:13:00Z">
              <w:rPr/>
            </w:rPrChange>
          </w:rPr>
          <w:t>Improved Risk Accuracy</w:t>
        </w:r>
      </w:ins>
      <w:ins w:id="270" w:author="Jeanine Kwong" w:date="2026-05-22T16:32:00Z" w16du:dateUtc="2026-05-22T20:32:00Z">
        <w:r w:rsidRPr="00856647">
          <w:rPr>
            <w:rFonts w:ascii="Calibri Light" w:eastAsia="Calibri Light" w:hAnsi="Calibri Light" w:cs="Calibri Light"/>
            <w:sz w:val="20"/>
            <w:szCs w:val="20"/>
          </w:rPr>
          <w:t>: timely up-to-date market-aligned stress outputs</w:t>
        </w:r>
      </w:ins>
      <w:ins w:id="271" w:author="Jeanine Kwong" w:date="2026-05-22T16:35:00Z" w16du:dateUtc="2026-05-22T20:35:00Z">
        <w:r w:rsidR="005B307F" w:rsidRPr="00856647">
          <w:rPr>
            <w:rFonts w:ascii="Calibri Light" w:eastAsia="Calibri Light" w:hAnsi="Calibri Light" w:cs="Calibri Light"/>
            <w:sz w:val="20"/>
            <w:szCs w:val="20"/>
          </w:rPr>
          <w:t>,</w:t>
        </w:r>
      </w:ins>
      <w:ins w:id="272" w:author="Jeanine Kwong" w:date="2026-05-22T16:32:00Z" w16du:dateUtc="2026-05-22T20:32:00Z">
        <w:r w:rsidRPr="00856647">
          <w:rPr>
            <w:rFonts w:ascii="Calibri Light" w:eastAsia="Calibri Light" w:hAnsi="Calibri Light" w:cs="Calibri Light"/>
            <w:sz w:val="20"/>
            <w:szCs w:val="20"/>
          </w:rPr>
          <w:t xml:space="preserve"> </w:t>
        </w:r>
      </w:ins>
      <w:ins w:id="273" w:author="Jeanine Kwong" w:date="2026-05-22T16:33:00Z" w16du:dateUtc="2026-05-22T20:33:00Z">
        <w:r w:rsidRPr="00856647">
          <w:rPr>
            <w:rFonts w:ascii="Calibri Light" w:eastAsia="Calibri Light" w:hAnsi="Calibri Light" w:cs="Calibri Light"/>
            <w:sz w:val="20"/>
            <w:szCs w:val="20"/>
          </w:rPr>
          <w:t xml:space="preserve">through </w:t>
        </w:r>
        <w:r w:rsidRPr="00856647">
          <w:rPr>
            <w:rFonts w:ascii="Calibri Light" w:eastAsia="Calibri Light" w:hAnsi="Calibri Light" w:cs="Calibri Light"/>
            <w:sz w:val="20"/>
            <w:szCs w:val="20"/>
          </w:rPr>
          <w:t xml:space="preserve">self-service stress test scenario </w:t>
        </w:r>
      </w:ins>
      <w:ins w:id="274" w:author="Jeanine Kwong" w:date="2026-05-22T16:34:00Z" w16du:dateUtc="2026-05-22T20:34:00Z">
        <w:r w:rsidRPr="00856647">
          <w:rPr>
            <w:rFonts w:ascii="Calibri Light" w:eastAsia="Calibri Light" w:hAnsi="Calibri Light" w:cs="Calibri Light"/>
            <w:sz w:val="20"/>
            <w:szCs w:val="20"/>
          </w:rPr>
          <w:t>design</w:t>
        </w:r>
      </w:ins>
      <w:ins w:id="275" w:author="Jeanine Kwong" w:date="2026-05-22T16:36:00Z" w16du:dateUtc="2026-05-22T20:36:00Z">
        <w:r w:rsidR="005B307F" w:rsidRPr="00856647">
          <w:rPr>
            <w:rFonts w:ascii="Calibri Light" w:eastAsia="Calibri Light" w:hAnsi="Calibri Light" w:cs="Calibri Light"/>
            <w:sz w:val="20"/>
            <w:szCs w:val="20"/>
          </w:rPr>
          <w:t xml:space="preserve"> with</w:t>
        </w:r>
      </w:ins>
      <w:ins w:id="276" w:author="Jeanine Kwong" w:date="2026-05-22T16:34:00Z" w16du:dateUtc="2026-05-22T20:34:00Z">
        <w:r w:rsidRPr="00856647">
          <w:rPr>
            <w:rFonts w:ascii="Calibri Light" w:eastAsia="Calibri Light" w:hAnsi="Calibri Light" w:cs="Calibri Light"/>
            <w:sz w:val="20"/>
            <w:szCs w:val="20"/>
          </w:rPr>
          <w:t xml:space="preserve"> </w:t>
        </w:r>
      </w:ins>
      <w:ins w:id="277" w:author="Jeanine Kwong" w:date="2026-05-22T16:36:00Z" w16du:dateUtc="2026-05-22T20:36:00Z">
        <w:r w:rsidR="005B307F" w:rsidRPr="00856647">
          <w:rPr>
            <w:rFonts w:ascii="Calibri Light" w:eastAsia="Calibri Light" w:hAnsi="Calibri Light" w:cs="Calibri Light"/>
            <w:sz w:val="20"/>
            <w:szCs w:val="20"/>
          </w:rPr>
          <w:t xml:space="preserve">a library of </w:t>
        </w:r>
      </w:ins>
      <w:ins w:id="278" w:author="Jeanine Kwong" w:date="2026-05-22T16:34:00Z" w16du:dateUtc="2026-05-22T20:34:00Z">
        <w:r w:rsidRPr="00856647">
          <w:rPr>
            <w:rFonts w:ascii="Calibri Light" w:eastAsia="Calibri Light" w:hAnsi="Calibri Light" w:cs="Calibri Light"/>
            <w:sz w:val="20"/>
            <w:szCs w:val="20"/>
          </w:rPr>
          <w:t>customed or pre-defined scenario</w:t>
        </w:r>
      </w:ins>
      <w:ins w:id="279" w:author="Jeanine Kwong" w:date="2026-05-22T16:36:00Z" w16du:dateUtc="2026-05-22T20:36:00Z">
        <w:r w:rsidR="005B307F" w:rsidRPr="00856647">
          <w:rPr>
            <w:rFonts w:ascii="Calibri Light" w:eastAsia="Calibri Light" w:hAnsi="Calibri Light" w:cs="Calibri Light"/>
            <w:sz w:val="20"/>
            <w:szCs w:val="20"/>
          </w:rPr>
          <w:t>s</w:t>
        </w:r>
      </w:ins>
    </w:p>
    <w:p w14:paraId="3211193B" w14:textId="7CA9A57F" w:rsidR="002564FA" w:rsidRPr="00856647" w:rsidRDefault="002564FA" w:rsidP="005B307F">
      <w:pPr>
        <w:pStyle w:val="ListParagraph"/>
        <w:numPr>
          <w:ilvl w:val="0"/>
          <w:numId w:val="128"/>
        </w:numPr>
        <w:spacing w:after="0" w:line="300" w:lineRule="atLeast"/>
        <w:rPr>
          <w:ins w:id="280" w:author="Jeanine Kwong" w:date="2026-05-22T16:32:00Z" w16du:dateUtc="2026-05-22T20:32:00Z"/>
          <w:rFonts w:ascii="Calibri Light" w:eastAsia="Times New Roman" w:hAnsi="Calibri Light" w:cs="Calibri Light"/>
          <w:sz w:val="20"/>
          <w:szCs w:val="20"/>
          <w:rPrChange w:id="281" w:author="Jeanine Kwong" w:date="2026-05-22T17:13:00Z" w16du:dateUtc="2026-05-22T21:13:00Z">
            <w:rPr>
              <w:ins w:id="282" w:author="Jeanine Kwong" w:date="2026-05-22T16:32:00Z" w16du:dateUtc="2026-05-22T20:32:00Z"/>
            </w:rPr>
          </w:rPrChange>
        </w:rPr>
      </w:pPr>
      <w:ins w:id="283" w:author="Jeanine Kwong" w:date="2026-05-22T16:32:00Z" w16du:dateUtc="2026-05-22T20:32:00Z">
        <w:r w:rsidRPr="00856647">
          <w:rPr>
            <w:rFonts w:ascii="Calibri Light" w:eastAsia="Times New Roman" w:hAnsi="Calibri Light" w:cs="Calibri Light"/>
            <w:sz w:val="20"/>
            <w:szCs w:val="20"/>
            <w:rPrChange w:id="284" w:author="Jeanine Kwong" w:date="2026-05-22T17:13:00Z" w16du:dateUtc="2026-05-22T21:13:00Z">
              <w:rPr>
                <w:rFonts w:ascii="Segoe UI" w:eastAsia="Times New Roman" w:hAnsi="Segoe UI" w:cs="Segoe UI"/>
                <w:sz w:val="21"/>
                <w:szCs w:val="21"/>
              </w:rPr>
            </w:rPrChange>
          </w:rPr>
          <w:t>Faster Decision</w:t>
        </w:r>
        <w:r w:rsidRPr="00856647">
          <w:rPr>
            <w:rFonts w:ascii="Calibri Light" w:eastAsia="Times New Roman" w:hAnsi="Calibri Light" w:cs="Calibri Light"/>
            <w:sz w:val="20"/>
            <w:szCs w:val="20"/>
            <w:rPrChange w:id="285" w:author="Jeanine Kwong" w:date="2026-05-22T17:13:00Z" w16du:dateUtc="2026-05-22T21:13:00Z">
              <w:rPr>
                <w:rFonts w:ascii="Segoe UI" w:eastAsia="Times New Roman" w:hAnsi="Segoe UI" w:cs="Segoe UI"/>
                <w:sz w:val="21"/>
                <w:szCs w:val="21"/>
              </w:rPr>
            </w:rPrChange>
          </w:rPr>
          <w:noBreakHyphen/>
          <w:t>Making</w:t>
        </w:r>
      </w:ins>
      <w:ins w:id="286" w:author="Jeanine Kwong" w:date="2026-05-22T16:34:00Z" w16du:dateUtc="2026-05-22T20:34:00Z">
        <w:r w:rsidR="005B307F" w:rsidRPr="00856647">
          <w:rPr>
            <w:rFonts w:ascii="Calibri Light" w:eastAsia="Times New Roman" w:hAnsi="Calibri Light" w:cs="Calibri Light"/>
            <w:sz w:val="20"/>
            <w:szCs w:val="20"/>
            <w:rPrChange w:id="287" w:author="Jeanine Kwong" w:date="2026-05-22T17:13:00Z" w16du:dateUtc="2026-05-22T21:13:00Z">
              <w:rPr>
                <w:rFonts w:ascii="Segoe UI" w:eastAsia="Times New Roman" w:hAnsi="Segoe UI" w:cs="Segoe UI"/>
                <w:sz w:val="21"/>
                <w:szCs w:val="21"/>
              </w:rPr>
            </w:rPrChange>
          </w:rPr>
          <w:t xml:space="preserve"> and </w:t>
        </w:r>
        <w:r w:rsidR="005B307F" w:rsidRPr="00856647">
          <w:rPr>
            <w:rFonts w:ascii="Calibri Light" w:eastAsia="Times New Roman" w:hAnsi="Calibri Light" w:cs="Calibri Light"/>
            <w:sz w:val="20"/>
            <w:szCs w:val="20"/>
            <w:rPrChange w:id="288" w:author="Jeanine Kwong" w:date="2026-05-22T17:13:00Z" w16du:dateUtc="2026-05-22T21:13:00Z">
              <w:rPr>
                <w:rFonts w:ascii="Segoe UI" w:eastAsia="Times New Roman" w:hAnsi="Segoe UI" w:cs="Segoe UI"/>
                <w:sz w:val="21"/>
                <w:szCs w:val="21"/>
              </w:rPr>
            </w:rPrChange>
          </w:rPr>
          <w:t>Reduced Earnings &amp; Capital Volatility</w:t>
        </w:r>
        <w:r w:rsidR="005B307F" w:rsidRPr="00856647">
          <w:rPr>
            <w:rFonts w:ascii="Calibri Light" w:eastAsia="Times New Roman" w:hAnsi="Calibri Light" w:cs="Calibri Light"/>
            <w:sz w:val="20"/>
            <w:szCs w:val="20"/>
            <w:rPrChange w:id="289" w:author="Jeanine Kwong" w:date="2026-05-22T17:13:00Z" w16du:dateUtc="2026-05-22T21:13:00Z">
              <w:rPr>
                <w:rFonts w:ascii="Segoe UI" w:eastAsia="Times New Roman" w:hAnsi="Segoe UI" w:cs="Segoe UI"/>
                <w:sz w:val="21"/>
                <w:szCs w:val="21"/>
              </w:rPr>
            </w:rPrChange>
          </w:rPr>
          <w:t xml:space="preserve"> to support ALM rebalancing, hedging decisions and scenario planning</w:t>
        </w:r>
      </w:ins>
    </w:p>
    <w:p w14:paraId="71E92844" w14:textId="251E2E36" w:rsidR="002564FA" w:rsidRPr="00856647" w:rsidRDefault="002564FA" w:rsidP="005B307F">
      <w:pPr>
        <w:pStyle w:val="ListParagraph"/>
        <w:numPr>
          <w:ilvl w:val="0"/>
          <w:numId w:val="128"/>
        </w:numPr>
        <w:rPr>
          <w:ins w:id="290" w:author="Jeanine Kwong" w:date="2026-05-22T16:32:00Z" w16du:dateUtc="2026-05-22T20:32:00Z"/>
          <w:rFonts w:ascii="Calibri Light" w:eastAsia="Times New Roman" w:hAnsi="Calibri Light" w:cs="Calibri Light"/>
          <w:sz w:val="20"/>
          <w:szCs w:val="20"/>
          <w:rPrChange w:id="291" w:author="Jeanine Kwong" w:date="2026-05-22T17:13:00Z" w16du:dateUtc="2026-05-22T21:13:00Z">
            <w:rPr>
              <w:ins w:id="292" w:author="Jeanine Kwong" w:date="2026-05-22T16:32:00Z" w16du:dateUtc="2026-05-22T20:32:00Z"/>
            </w:rPr>
          </w:rPrChange>
        </w:rPr>
        <w:pPrChange w:id="293" w:author="Jeanine Kwong" w:date="2026-05-22T16:34:00Z" w16du:dateUtc="2026-05-22T20:34:00Z">
          <w:pPr>
            <w:pStyle w:val="ListParagraph"/>
            <w:numPr>
              <w:numId w:val="128"/>
            </w:numPr>
            <w:spacing w:after="0" w:line="300" w:lineRule="atLeast"/>
            <w:ind w:hanging="360"/>
          </w:pPr>
        </w:pPrChange>
      </w:pPr>
      <w:ins w:id="294" w:author="Jeanine Kwong" w:date="2026-05-22T16:32:00Z" w16du:dateUtc="2026-05-22T20:32:00Z">
        <w:r w:rsidRPr="00856647">
          <w:rPr>
            <w:rFonts w:ascii="Calibri Light" w:eastAsia="Times New Roman" w:hAnsi="Calibri Light" w:cs="Calibri Light"/>
            <w:sz w:val="20"/>
            <w:szCs w:val="20"/>
            <w:rPrChange w:id="295" w:author="Jeanine Kwong" w:date="2026-05-22T17:13:00Z" w16du:dateUtc="2026-05-22T21:13:00Z">
              <w:rPr>
                <w:rFonts w:ascii="Segoe UI" w:eastAsia="Times New Roman" w:hAnsi="Segoe UI" w:cs="Segoe UI"/>
                <w:sz w:val="21"/>
                <w:szCs w:val="21"/>
              </w:rPr>
            </w:rPrChange>
          </w:rPr>
          <w:lastRenderedPageBreak/>
          <w:t>Regulatory Confidence</w:t>
        </w:r>
      </w:ins>
      <w:ins w:id="296" w:author="Jeanine Kwong" w:date="2026-05-22T16:34:00Z" w16du:dateUtc="2026-05-22T20:34:00Z">
        <w:r w:rsidR="005B307F" w:rsidRPr="00856647">
          <w:rPr>
            <w:rFonts w:ascii="Calibri Light" w:eastAsia="Times New Roman" w:hAnsi="Calibri Light" w:cs="Calibri Light"/>
            <w:sz w:val="20"/>
            <w:szCs w:val="20"/>
            <w:rPrChange w:id="297" w:author="Jeanine Kwong" w:date="2026-05-22T17:13:00Z" w16du:dateUtc="2026-05-22T21:13:00Z">
              <w:rPr>
                <w:rFonts w:ascii="Segoe UI" w:eastAsia="Times New Roman" w:hAnsi="Segoe UI" w:cs="Segoe UI"/>
                <w:sz w:val="21"/>
                <w:szCs w:val="21"/>
              </w:rPr>
            </w:rPrChange>
          </w:rPr>
          <w:t xml:space="preserve">: </w:t>
        </w:r>
      </w:ins>
      <w:ins w:id="298" w:author="Jeanine Kwong" w:date="2026-05-22T16:34:00Z">
        <w:r w:rsidR="005B307F" w:rsidRPr="00856647">
          <w:rPr>
            <w:rFonts w:ascii="Calibri Light" w:eastAsia="Times New Roman" w:hAnsi="Calibri Light" w:cs="Calibri Light"/>
            <w:sz w:val="20"/>
            <w:szCs w:val="20"/>
            <w:rPrChange w:id="299" w:author="Jeanine Kwong" w:date="2026-05-22T17:13:00Z" w16du:dateUtc="2026-05-22T21:13:00Z">
              <w:rPr>
                <w:rFonts w:ascii="Segoe UI" w:eastAsia="Times New Roman" w:hAnsi="Segoe UI" w:cs="Segoe UI"/>
                <w:sz w:val="21"/>
                <w:szCs w:val="21"/>
              </w:rPr>
            </w:rPrChange>
          </w:rPr>
          <w:t>Complete, traceable stress testing framewor</w:t>
        </w:r>
      </w:ins>
      <w:ins w:id="300" w:author="Jeanine Kwong" w:date="2026-05-22T16:34:00Z" w16du:dateUtc="2026-05-22T20:34:00Z">
        <w:r w:rsidR="005B307F" w:rsidRPr="00856647">
          <w:rPr>
            <w:rFonts w:ascii="Calibri Light" w:eastAsia="Times New Roman" w:hAnsi="Calibri Light" w:cs="Calibri Light"/>
            <w:sz w:val="20"/>
            <w:szCs w:val="20"/>
            <w:rPrChange w:id="301" w:author="Jeanine Kwong" w:date="2026-05-22T17:13:00Z" w16du:dateUtc="2026-05-22T21:13:00Z">
              <w:rPr>
                <w:rFonts w:ascii="Segoe UI" w:eastAsia="Times New Roman" w:hAnsi="Segoe UI" w:cs="Segoe UI"/>
                <w:sz w:val="21"/>
                <w:szCs w:val="21"/>
              </w:rPr>
            </w:rPrChange>
          </w:rPr>
          <w:t xml:space="preserve">k with </w:t>
        </w:r>
      </w:ins>
      <w:ins w:id="302" w:author="Jeanine Kwong" w:date="2026-05-22T16:35:00Z" w16du:dateUtc="2026-05-22T20:35:00Z">
        <w:r w:rsidR="005B307F" w:rsidRPr="00856647">
          <w:rPr>
            <w:rFonts w:ascii="Calibri Light" w:eastAsia="Times New Roman" w:hAnsi="Calibri Light" w:cs="Calibri Light"/>
            <w:sz w:val="20"/>
            <w:szCs w:val="20"/>
            <w:rPrChange w:id="303" w:author="Jeanine Kwong" w:date="2026-05-22T17:13:00Z" w16du:dateUtc="2026-05-22T21:13:00Z">
              <w:rPr>
                <w:rFonts w:ascii="Segoe UI" w:eastAsia="Times New Roman" w:hAnsi="Segoe UI" w:cs="Segoe UI"/>
                <w:sz w:val="21"/>
                <w:szCs w:val="21"/>
              </w:rPr>
            </w:rPrChange>
          </w:rPr>
          <w:t xml:space="preserve">transparent </w:t>
        </w:r>
      </w:ins>
      <w:ins w:id="304" w:author="Jeanine Kwong" w:date="2026-05-22T16:34:00Z" w16du:dateUtc="2026-05-22T20:34:00Z">
        <w:r w:rsidR="005B307F" w:rsidRPr="00856647">
          <w:rPr>
            <w:rFonts w:ascii="Calibri Light" w:eastAsia="Times New Roman" w:hAnsi="Calibri Light" w:cs="Calibri Light"/>
            <w:sz w:val="20"/>
            <w:szCs w:val="20"/>
            <w:rPrChange w:id="305" w:author="Jeanine Kwong" w:date="2026-05-22T17:13:00Z" w16du:dateUtc="2026-05-22T21:13:00Z">
              <w:rPr>
                <w:rFonts w:ascii="Segoe UI" w:eastAsia="Times New Roman" w:hAnsi="Segoe UI" w:cs="Segoe UI"/>
                <w:sz w:val="21"/>
                <w:szCs w:val="21"/>
              </w:rPr>
            </w:rPrChange>
          </w:rPr>
          <w:t xml:space="preserve">data lineage </w:t>
        </w:r>
      </w:ins>
      <w:ins w:id="306" w:author="Jeanine Kwong" w:date="2026-05-22T16:37:00Z" w16du:dateUtc="2026-05-22T20:37:00Z">
        <w:r w:rsidR="005B307F" w:rsidRPr="00856647">
          <w:rPr>
            <w:rFonts w:ascii="Calibri Light" w:eastAsia="Times New Roman" w:hAnsi="Calibri Light" w:cs="Calibri Light"/>
            <w:sz w:val="20"/>
            <w:szCs w:val="20"/>
            <w:rPrChange w:id="307" w:author="Jeanine Kwong" w:date="2026-05-22T17:13:00Z" w16du:dateUtc="2026-05-22T21:13:00Z">
              <w:rPr>
                <w:rFonts w:ascii="Segoe UI" w:eastAsia="Times New Roman" w:hAnsi="Segoe UI" w:cs="Segoe UI"/>
                <w:sz w:val="21"/>
                <w:szCs w:val="21"/>
              </w:rPr>
            </w:rPrChange>
          </w:rPr>
          <w:t>and automated data quality validation</w:t>
        </w:r>
      </w:ins>
    </w:p>
    <w:p w14:paraId="08BD1AEE" w14:textId="10DB5673" w:rsidR="002564FA" w:rsidRPr="00856647" w:rsidRDefault="002564FA" w:rsidP="005B307F">
      <w:pPr>
        <w:pStyle w:val="ListParagraph"/>
        <w:numPr>
          <w:ilvl w:val="0"/>
          <w:numId w:val="128"/>
        </w:numPr>
        <w:rPr>
          <w:ins w:id="308" w:author="Jeanine Kwong" w:date="2026-05-22T16:32:00Z" w16du:dateUtc="2026-05-22T20:32:00Z"/>
          <w:rFonts w:ascii="Calibri Light" w:eastAsia="Times New Roman" w:hAnsi="Calibri Light" w:cs="Calibri Light"/>
          <w:sz w:val="20"/>
          <w:szCs w:val="20"/>
          <w:rPrChange w:id="309" w:author="Jeanine Kwong" w:date="2026-05-22T17:13:00Z" w16du:dateUtc="2026-05-22T21:13:00Z">
            <w:rPr>
              <w:ins w:id="310" w:author="Jeanine Kwong" w:date="2026-05-22T16:32:00Z" w16du:dateUtc="2026-05-22T20:32:00Z"/>
            </w:rPr>
          </w:rPrChange>
        </w:rPr>
        <w:pPrChange w:id="311" w:author="Jeanine Kwong" w:date="2026-05-22T16:36:00Z" w16du:dateUtc="2026-05-22T20:36:00Z">
          <w:pPr>
            <w:pStyle w:val="ListParagraph"/>
            <w:numPr>
              <w:numId w:val="128"/>
            </w:numPr>
            <w:spacing w:after="0" w:line="300" w:lineRule="atLeast"/>
            <w:ind w:hanging="360"/>
          </w:pPr>
        </w:pPrChange>
      </w:pPr>
      <w:ins w:id="312" w:author="Jeanine Kwong" w:date="2026-05-22T16:32:00Z" w16du:dateUtc="2026-05-22T20:32:00Z">
        <w:r w:rsidRPr="00856647">
          <w:rPr>
            <w:rFonts w:ascii="Calibri Light" w:eastAsia="Times New Roman" w:hAnsi="Calibri Light" w:cs="Calibri Light"/>
            <w:sz w:val="20"/>
            <w:szCs w:val="20"/>
            <w:rPrChange w:id="313" w:author="Jeanine Kwong" w:date="2026-05-22T17:13:00Z" w16du:dateUtc="2026-05-22T21:13:00Z">
              <w:rPr>
                <w:rFonts w:ascii="Segoe UI" w:eastAsia="Times New Roman" w:hAnsi="Segoe UI" w:cs="Segoe UI"/>
                <w:sz w:val="21"/>
                <w:szCs w:val="21"/>
              </w:rPr>
            </w:rPrChange>
          </w:rPr>
          <w:t>Productivity &amp; Cost Efficiency</w:t>
        </w:r>
      </w:ins>
      <w:ins w:id="314" w:author="Jeanine Kwong" w:date="2026-05-22T16:35:00Z" w16du:dateUtc="2026-05-22T20:35:00Z">
        <w:r w:rsidR="005B307F" w:rsidRPr="00856647">
          <w:rPr>
            <w:rFonts w:ascii="Calibri Light" w:eastAsia="Times New Roman" w:hAnsi="Calibri Light" w:cs="Calibri Light"/>
            <w:sz w:val="20"/>
            <w:szCs w:val="20"/>
            <w:rPrChange w:id="315" w:author="Jeanine Kwong" w:date="2026-05-22T17:13:00Z" w16du:dateUtc="2026-05-22T21:13:00Z">
              <w:rPr>
                <w:rFonts w:ascii="Segoe UI" w:eastAsia="Times New Roman" w:hAnsi="Segoe UI" w:cs="Segoe UI"/>
                <w:sz w:val="21"/>
                <w:szCs w:val="21"/>
              </w:rPr>
            </w:rPrChange>
          </w:rPr>
          <w:t xml:space="preserve">: eliminate manual setup, spreadsheet consolidation and reconciliation overhead. </w:t>
        </w:r>
      </w:ins>
      <w:ins w:id="316" w:author="Jeanine Kwong" w:date="2026-05-22T17:12:00Z" w16du:dateUtc="2026-05-22T21:12:00Z">
        <w:r w:rsidR="00856647" w:rsidRPr="00856647">
          <w:rPr>
            <w:rFonts w:ascii="Calibri Light" w:eastAsia="Times New Roman" w:hAnsi="Calibri Light" w:cs="Calibri Light"/>
            <w:sz w:val="20"/>
            <w:szCs w:val="20"/>
            <w:rPrChange w:id="317" w:author="Jeanine Kwong" w:date="2026-05-22T17:13:00Z" w16du:dateUtc="2026-05-22T21:13:00Z">
              <w:rPr>
                <w:rFonts w:ascii="Segoe UI" w:eastAsia="Times New Roman" w:hAnsi="Segoe UI" w:cs="Segoe UI"/>
                <w:sz w:val="21"/>
                <w:szCs w:val="21"/>
              </w:rPr>
            </w:rPrChange>
          </w:rPr>
          <w:t>Target</w:t>
        </w:r>
      </w:ins>
      <w:ins w:id="318" w:author="Jeanine Kwong" w:date="2026-05-22T16:36:00Z" w16du:dateUtc="2026-05-22T20:36:00Z">
        <w:r w:rsidR="005B307F" w:rsidRPr="00856647">
          <w:rPr>
            <w:rFonts w:ascii="Calibri Light" w:eastAsia="Times New Roman" w:hAnsi="Calibri Light" w:cs="Calibri Light"/>
            <w:sz w:val="20"/>
            <w:szCs w:val="20"/>
            <w:rPrChange w:id="319" w:author="Jeanine Kwong" w:date="2026-05-22T17:13:00Z" w16du:dateUtc="2026-05-22T21:13:00Z">
              <w:rPr>
                <w:rFonts w:ascii="Segoe UI" w:eastAsia="Times New Roman" w:hAnsi="Segoe UI" w:cs="Segoe UI"/>
                <w:sz w:val="21"/>
                <w:szCs w:val="21"/>
              </w:rPr>
            </w:rPrChange>
          </w:rPr>
          <w:t xml:space="preserve"> </w:t>
        </w:r>
      </w:ins>
      <w:ins w:id="320" w:author="Jeanine Kwong" w:date="2026-05-22T16:36:00Z">
        <w:r w:rsidR="005B307F" w:rsidRPr="00856647">
          <w:rPr>
            <w:rFonts w:ascii="Calibri Light" w:eastAsia="Times New Roman" w:hAnsi="Calibri Light" w:cs="Calibri Light"/>
            <w:sz w:val="20"/>
            <w:szCs w:val="20"/>
            <w:rPrChange w:id="321" w:author="Jeanine Kwong" w:date="2026-05-22T17:13:00Z" w16du:dateUtc="2026-05-22T21:13:00Z">
              <w:rPr>
                <w:rFonts w:ascii="Segoe UI" w:eastAsia="Times New Roman" w:hAnsi="Segoe UI" w:cs="Segoe UI"/>
                <w:sz w:val="21"/>
                <w:szCs w:val="21"/>
              </w:rPr>
            </w:rPrChange>
          </w:rPr>
          <w:t xml:space="preserve">5× increase in scenario </w:t>
        </w:r>
      </w:ins>
      <w:ins w:id="322" w:author="Jeanine Kwong" w:date="2026-05-22T17:12:00Z" w16du:dateUtc="2026-05-22T21:12:00Z">
        <w:r w:rsidR="00856647" w:rsidRPr="00856647">
          <w:rPr>
            <w:rFonts w:ascii="Calibri Light" w:eastAsia="Times New Roman" w:hAnsi="Calibri Light" w:cs="Calibri Light"/>
            <w:sz w:val="20"/>
            <w:szCs w:val="20"/>
            <w:rPrChange w:id="323" w:author="Jeanine Kwong" w:date="2026-05-22T17:13:00Z" w16du:dateUtc="2026-05-22T21:13:00Z">
              <w:rPr>
                <w:rFonts w:ascii="Segoe UI" w:eastAsia="Times New Roman" w:hAnsi="Segoe UI" w:cs="Segoe UI"/>
                <w:sz w:val="21"/>
                <w:szCs w:val="21"/>
              </w:rPr>
            </w:rPrChange>
          </w:rPr>
          <w:t xml:space="preserve">runs (including scenario attribution runs) </w:t>
        </w:r>
      </w:ins>
      <w:ins w:id="324" w:author="Jeanine Kwong" w:date="2026-05-22T16:36:00Z">
        <w:r w:rsidR="005B307F" w:rsidRPr="00856647">
          <w:rPr>
            <w:rFonts w:ascii="Calibri Light" w:eastAsia="Times New Roman" w:hAnsi="Calibri Light" w:cs="Calibri Light"/>
            <w:sz w:val="20"/>
            <w:szCs w:val="20"/>
            <w:rPrChange w:id="325" w:author="Jeanine Kwong" w:date="2026-05-22T17:13:00Z" w16du:dateUtc="2026-05-22T21:13:00Z">
              <w:rPr>
                <w:rFonts w:ascii="Segoe UI" w:eastAsia="Times New Roman" w:hAnsi="Segoe UI" w:cs="Segoe UI"/>
                <w:sz w:val="21"/>
                <w:szCs w:val="21"/>
              </w:rPr>
            </w:rPrChange>
          </w:rPr>
          <w:t xml:space="preserve">with no proportional increase in </w:t>
        </w:r>
      </w:ins>
      <w:ins w:id="326" w:author="Jeanine Kwong" w:date="2026-05-22T16:36:00Z" w16du:dateUtc="2026-05-22T20:36:00Z">
        <w:r w:rsidR="005B307F" w:rsidRPr="00856647">
          <w:rPr>
            <w:rFonts w:ascii="Calibri Light" w:eastAsia="Times New Roman" w:hAnsi="Calibri Light" w:cs="Calibri Light"/>
            <w:sz w:val="20"/>
            <w:szCs w:val="20"/>
            <w:rPrChange w:id="327" w:author="Jeanine Kwong" w:date="2026-05-22T17:13:00Z" w16du:dateUtc="2026-05-22T21:13:00Z">
              <w:rPr>
                <w:rFonts w:ascii="Segoe UI" w:eastAsia="Times New Roman" w:hAnsi="Segoe UI" w:cs="Segoe UI"/>
                <w:sz w:val="21"/>
                <w:szCs w:val="21"/>
              </w:rPr>
            </w:rPrChange>
          </w:rPr>
          <w:t xml:space="preserve">manual </w:t>
        </w:r>
      </w:ins>
      <w:ins w:id="328" w:author="Jeanine Kwong" w:date="2026-05-22T16:36:00Z">
        <w:r w:rsidR="005B307F" w:rsidRPr="00856647">
          <w:rPr>
            <w:rFonts w:ascii="Calibri Light" w:eastAsia="Times New Roman" w:hAnsi="Calibri Light" w:cs="Calibri Light"/>
            <w:sz w:val="20"/>
            <w:szCs w:val="20"/>
            <w:rPrChange w:id="329" w:author="Jeanine Kwong" w:date="2026-05-22T17:13:00Z" w16du:dateUtc="2026-05-22T21:13:00Z">
              <w:rPr>
                <w:rFonts w:ascii="Segoe UI" w:eastAsia="Times New Roman" w:hAnsi="Segoe UI" w:cs="Segoe UI"/>
                <w:sz w:val="21"/>
                <w:szCs w:val="21"/>
              </w:rPr>
            </w:rPrChange>
          </w:rPr>
          <w:t>effort</w:t>
        </w:r>
      </w:ins>
    </w:p>
    <w:p w14:paraId="074755B9" w14:textId="4024A882" w:rsidR="002564FA" w:rsidDel="002564FA" w:rsidRDefault="002564FA" w:rsidP="2EBDFC38">
      <w:pPr>
        <w:rPr>
          <w:del w:id="330" w:author="Jeanine Kwong" w:date="2026-05-22T16:29:00Z" w16du:dateUtc="2026-05-22T20:29:00Z"/>
          <w:rFonts w:ascii="Calibri Light" w:eastAsia="Calibri Light" w:hAnsi="Calibri Light" w:cs="Calibri Light"/>
          <w:sz w:val="20"/>
          <w:szCs w:val="20"/>
        </w:rPr>
      </w:pPr>
    </w:p>
    <w:p w14:paraId="0DD69A9D" w14:textId="4A9D3046" w:rsidR="56AF5647" w:rsidRDefault="56AF5647" w:rsidP="2EBDFC38">
      <w:pPr>
        <w:rPr>
          <w:rFonts w:ascii="Calibri Light" w:eastAsia="Calibri Light" w:hAnsi="Calibri Light" w:cs="Calibri Light"/>
          <w:sz w:val="20"/>
          <w:szCs w:val="20"/>
        </w:rPr>
      </w:pPr>
      <w:del w:id="331" w:author="Jeanine Kwong" w:date="2026-05-22T16:29:00Z" w16du:dateUtc="2026-05-22T20:29:00Z">
        <w:r w:rsidRPr="002564FA" w:rsidDel="002564FA">
          <w:rPr>
            <w:rFonts w:ascii="Calibri Light" w:eastAsia="Calibri Light" w:hAnsi="Calibri Light" w:cs="Calibri Light"/>
            <w:sz w:val="20"/>
            <w:szCs w:val="20"/>
            <w:highlight w:val="yellow"/>
            <w:rPrChange w:id="332" w:author="Jeanine Kwong" w:date="2026-05-22T16:25:00Z" w16du:dateUtc="2026-05-22T20:25:00Z">
              <w:rPr>
                <w:rFonts w:ascii="Calibri Light" w:eastAsia="Calibri Light" w:hAnsi="Calibri Light" w:cs="Calibri Light"/>
                <w:sz w:val="20"/>
                <w:szCs w:val="20"/>
              </w:rPr>
            </w:rPrChange>
          </w:rPr>
          <w:delText xml:space="preserve">In parallel to </w:delText>
        </w:r>
        <w:r w:rsidR="773297FD" w:rsidRPr="002564FA" w:rsidDel="002564FA">
          <w:rPr>
            <w:rFonts w:ascii="Calibri Light" w:eastAsia="Calibri Light" w:hAnsi="Calibri Light" w:cs="Calibri Light"/>
            <w:sz w:val="20"/>
            <w:szCs w:val="20"/>
            <w:highlight w:val="yellow"/>
            <w:rPrChange w:id="333" w:author="Jeanine Kwong" w:date="2026-05-22T16:25:00Z" w16du:dateUtc="2026-05-22T20:25:00Z">
              <w:rPr>
                <w:rFonts w:ascii="Calibri Light" w:eastAsia="Calibri Light" w:hAnsi="Calibri Light" w:cs="Calibri Light"/>
                <w:sz w:val="20"/>
                <w:szCs w:val="20"/>
              </w:rPr>
            </w:rPrChange>
          </w:rPr>
          <w:delText>the BRC</w:delText>
        </w:r>
        <w:r w:rsidRPr="002564FA" w:rsidDel="002564FA">
          <w:rPr>
            <w:rFonts w:ascii="Calibri Light" w:eastAsia="Calibri Light" w:hAnsi="Calibri Light" w:cs="Calibri Light"/>
            <w:sz w:val="20"/>
            <w:szCs w:val="20"/>
            <w:highlight w:val="yellow"/>
            <w:rPrChange w:id="334" w:author="Jeanine Kwong" w:date="2026-05-22T16:25:00Z" w16du:dateUtc="2026-05-22T20:25:00Z">
              <w:rPr>
                <w:rFonts w:ascii="Calibri Light" w:eastAsia="Calibri Light" w:hAnsi="Calibri Light" w:cs="Calibri Light"/>
                <w:sz w:val="20"/>
                <w:szCs w:val="20"/>
              </w:rPr>
            </w:rPrChange>
          </w:rPr>
          <w:delText xml:space="preserve"> GFC stress test develop</w:delText>
        </w:r>
        <w:r w:rsidR="4B61A7A9" w:rsidRPr="002564FA" w:rsidDel="002564FA">
          <w:rPr>
            <w:rFonts w:ascii="Calibri Light" w:eastAsia="Calibri Light" w:hAnsi="Calibri Light" w:cs="Calibri Light"/>
            <w:sz w:val="20"/>
            <w:szCs w:val="20"/>
            <w:highlight w:val="yellow"/>
            <w:rPrChange w:id="335" w:author="Jeanine Kwong" w:date="2026-05-22T16:25:00Z" w16du:dateUtc="2026-05-22T20:25:00Z">
              <w:rPr>
                <w:rFonts w:ascii="Calibri Light" w:eastAsia="Calibri Light" w:hAnsi="Calibri Light" w:cs="Calibri Light"/>
                <w:sz w:val="20"/>
                <w:szCs w:val="20"/>
              </w:rPr>
            </w:rPrChange>
          </w:rPr>
          <w:delText xml:space="preserve">ment of </w:delText>
        </w:r>
        <w:r w:rsidRPr="002564FA" w:rsidDel="002564FA">
          <w:rPr>
            <w:rFonts w:ascii="Calibri Light" w:eastAsia="Calibri Light" w:hAnsi="Calibri Light" w:cs="Calibri Light"/>
            <w:sz w:val="20"/>
            <w:szCs w:val="20"/>
            <w:highlight w:val="yellow"/>
            <w:rPrChange w:id="336" w:author="Jeanine Kwong" w:date="2026-05-22T16:25:00Z" w16du:dateUtc="2026-05-22T20:25:00Z">
              <w:rPr>
                <w:rFonts w:ascii="Calibri Light" w:eastAsia="Calibri Light" w:hAnsi="Calibri Light" w:cs="Calibri Light"/>
                <w:sz w:val="20"/>
                <w:szCs w:val="20"/>
              </w:rPr>
            </w:rPrChange>
          </w:rPr>
          <w:delText>RDA F</w:delText>
        </w:r>
        <w:r w:rsidR="36C7DB09" w:rsidRPr="002564FA" w:rsidDel="002564FA">
          <w:rPr>
            <w:rFonts w:ascii="Calibri Light" w:eastAsia="Calibri Light" w:hAnsi="Calibri Light" w:cs="Calibri Light"/>
            <w:sz w:val="20"/>
            <w:szCs w:val="20"/>
            <w:highlight w:val="yellow"/>
            <w:rPrChange w:id="337" w:author="Jeanine Kwong" w:date="2026-05-22T16:25:00Z" w16du:dateUtc="2026-05-22T20:25:00Z">
              <w:rPr>
                <w:rFonts w:ascii="Calibri Light" w:eastAsia="Calibri Light" w:hAnsi="Calibri Light" w:cs="Calibri Light"/>
                <w:sz w:val="20"/>
                <w:szCs w:val="20"/>
              </w:rPr>
            </w:rPrChange>
          </w:rPr>
          <w:delText xml:space="preserve">inancial Risk Stress </w:delText>
        </w:r>
        <w:r w:rsidR="04F556FF" w:rsidRPr="002564FA" w:rsidDel="002564FA">
          <w:rPr>
            <w:rFonts w:ascii="Calibri Light" w:eastAsia="Calibri Light" w:hAnsi="Calibri Light" w:cs="Calibri Light"/>
            <w:sz w:val="20"/>
            <w:szCs w:val="20"/>
            <w:highlight w:val="yellow"/>
            <w:rPrChange w:id="338" w:author="Jeanine Kwong" w:date="2026-05-22T16:25:00Z" w16du:dateUtc="2026-05-22T20:25:00Z">
              <w:rPr>
                <w:rFonts w:ascii="Calibri Light" w:eastAsia="Calibri Light" w:hAnsi="Calibri Light" w:cs="Calibri Light"/>
                <w:sz w:val="20"/>
                <w:szCs w:val="20"/>
              </w:rPr>
            </w:rPrChange>
          </w:rPr>
          <w:delText>Test framework</w:delText>
        </w:r>
        <w:r w:rsidRPr="002564FA" w:rsidDel="002564FA">
          <w:rPr>
            <w:rFonts w:ascii="Calibri Light" w:eastAsia="Calibri Light" w:hAnsi="Calibri Light" w:cs="Calibri Light"/>
            <w:sz w:val="20"/>
            <w:szCs w:val="20"/>
            <w:highlight w:val="yellow"/>
            <w:rPrChange w:id="339" w:author="Jeanine Kwong" w:date="2026-05-22T16:25:00Z" w16du:dateUtc="2026-05-22T20:25:00Z">
              <w:rPr>
                <w:rFonts w:ascii="Calibri Light" w:eastAsia="Calibri Light" w:hAnsi="Calibri Light" w:cs="Calibri Light"/>
                <w:sz w:val="20"/>
                <w:szCs w:val="20"/>
              </w:rPr>
            </w:rPrChange>
          </w:rPr>
          <w:delText xml:space="preserve"> will </w:delText>
        </w:r>
        <w:r w:rsidR="55096006" w:rsidRPr="002564FA" w:rsidDel="002564FA">
          <w:rPr>
            <w:rFonts w:ascii="Calibri Light" w:eastAsia="Calibri Light" w:hAnsi="Calibri Light" w:cs="Calibri Light"/>
            <w:sz w:val="20"/>
            <w:szCs w:val="20"/>
            <w:highlight w:val="yellow"/>
            <w:rPrChange w:id="340" w:author="Jeanine Kwong" w:date="2026-05-22T16:25:00Z" w16du:dateUtc="2026-05-22T20:25:00Z">
              <w:rPr>
                <w:rFonts w:ascii="Calibri Light" w:eastAsia="Calibri Light" w:hAnsi="Calibri Light" w:cs="Calibri Light"/>
                <w:sz w:val="20"/>
                <w:szCs w:val="20"/>
              </w:rPr>
            </w:rPrChange>
          </w:rPr>
          <w:delText>enable you</w:delText>
        </w:r>
        <w:r w:rsidRPr="002564FA" w:rsidDel="002564FA">
          <w:rPr>
            <w:rFonts w:ascii="Calibri Light" w:eastAsia="Calibri Light" w:hAnsi="Calibri Light" w:cs="Calibri Light"/>
            <w:sz w:val="20"/>
            <w:szCs w:val="20"/>
            <w:highlight w:val="yellow"/>
            <w:rPrChange w:id="341" w:author="Jeanine Kwong" w:date="2026-05-22T16:25:00Z" w16du:dateUtc="2026-05-22T20:25:00Z">
              <w:rPr>
                <w:rFonts w:ascii="Calibri Light" w:eastAsia="Calibri Light" w:hAnsi="Calibri Light" w:cs="Calibri Light"/>
                <w:sz w:val="20"/>
                <w:szCs w:val="20"/>
              </w:rPr>
            </w:rPrChange>
          </w:rPr>
          <w:delText xml:space="preserve"> to get higher granular asset impacts, standardized shock conversion, and improved liability/net impact calculation using earnings sensitivities (ES).</w:delText>
        </w:r>
        <w:r w:rsidRPr="2EBDFC38" w:rsidDel="002564FA">
          <w:rPr>
            <w:rFonts w:ascii="Calibri Light" w:eastAsia="Calibri Light" w:hAnsi="Calibri Light" w:cs="Calibri Light"/>
            <w:sz w:val="20"/>
            <w:szCs w:val="20"/>
          </w:rPr>
          <w:delText xml:space="preserve"> </w:delText>
        </w:r>
      </w:del>
      <w:r w:rsidRPr="2EBDFC38">
        <w:rPr>
          <w:rFonts w:ascii="Calibri Light" w:eastAsia="Calibri Light" w:hAnsi="Calibri Light" w:cs="Calibri Light"/>
          <w:sz w:val="20"/>
          <w:szCs w:val="20"/>
        </w:rPr>
        <w:t xml:space="preserve"> </w:t>
      </w:r>
    </w:p>
    <w:p w14:paraId="050C0215" w14:textId="77777777" w:rsidR="00541420" w:rsidRPr="00136297" w:rsidRDefault="00541420" w:rsidP="425AF438">
      <w:pPr>
        <w:pStyle w:val="Heading2"/>
        <w:rPr>
          <w:rFonts w:ascii="Calibri Light" w:eastAsia="Calibri Light" w:hAnsi="Calibri Light" w:cs="Calibri Light"/>
          <w:b/>
          <w:bCs/>
          <w:color w:val="auto"/>
          <w:sz w:val="22"/>
          <w:szCs w:val="22"/>
        </w:rPr>
      </w:pPr>
      <w:bookmarkStart w:id="342" w:name="_Toc182888884"/>
      <w:bookmarkStart w:id="343" w:name="_Toc163449927"/>
      <w:bookmarkStart w:id="344" w:name="_Toc436221589"/>
      <w:bookmarkStart w:id="345" w:name="_Toc440007352"/>
      <w:bookmarkStart w:id="346" w:name="_Toc440007998"/>
      <w:bookmarkStart w:id="347" w:name="_Toc232025795"/>
      <w:r w:rsidRPr="2EBDFC38">
        <w:rPr>
          <w:rFonts w:ascii="Calibri Light" w:eastAsia="Calibri Light" w:hAnsi="Calibri Light" w:cs="Calibri Light"/>
          <w:b/>
          <w:bCs/>
          <w:color w:val="auto"/>
          <w:sz w:val="22"/>
          <w:szCs w:val="22"/>
        </w:rPr>
        <w:t>2.2 BRD Scope</w:t>
      </w:r>
      <w:bookmarkEnd w:id="342"/>
      <w:bookmarkEnd w:id="343"/>
      <w:bookmarkEnd w:id="344"/>
      <w:bookmarkEnd w:id="345"/>
      <w:bookmarkEnd w:id="346"/>
      <w:r w:rsidRPr="2EBDFC38">
        <w:rPr>
          <w:rFonts w:ascii="Calibri Light" w:eastAsia="Calibri Light" w:hAnsi="Calibri Light" w:cs="Calibri Light"/>
          <w:b/>
          <w:bCs/>
          <w:color w:val="auto"/>
          <w:sz w:val="22"/>
          <w:szCs w:val="22"/>
        </w:rPr>
        <w:t>:</w:t>
      </w:r>
      <w:bookmarkEnd w:id="347"/>
    </w:p>
    <w:p w14:paraId="1D889112" w14:textId="0CC2AF8C" w:rsidR="00E26571" w:rsidRPr="00E26571" w:rsidRDefault="00E26571" w:rsidP="425AF438">
      <w:pPr>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This BRD includes all </w:t>
      </w:r>
      <w:r w:rsidR="582C1BB8" w:rsidRPr="2EBDFC38">
        <w:rPr>
          <w:rFonts w:ascii="Calibri Light" w:eastAsia="Calibri Light" w:hAnsi="Calibri Light" w:cs="Calibri Light"/>
          <w:sz w:val="20"/>
          <w:szCs w:val="20"/>
        </w:rPr>
        <w:t xml:space="preserve">data </w:t>
      </w:r>
      <w:r w:rsidRPr="2EBDFC38">
        <w:rPr>
          <w:rFonts w:ascii="Calibri Light" w:eastAsia="Calibri Light" w:hAnsi="Calibri Light" w:cs="Calibri Light"/>
          <w:sz w:val="20"/>
          <w:szCs w:val="20"/>
        </w:rPr>
        <w:t>modelling,</w:t>
      </w:r>
      <w:commentRangeStart w:id="348"/>
      <w:r w:rsidRPr="2EBDFC38">
        <w:rPr>
          <w:rFonts w:ascii="Calibri Light" w:eastAsia="Calibri Light" w:hAnsi="Calibri Light" w:cs="Calibri Light"/>
          <w:sz w:val="20"/>
          <w:szCs w:val="20"/>
        </w:rPr>
        <w:t xml:space="preserve"> integration, transformation, calculation, and </w:t>
      </w:r>
      <w:r w:rsidR="07E1DD0F" w:rsidRPr="2EBDFC38">
        <w:rPr>
          <w:rFonts w:ascii="Calibri Light" w:eastAsia="Calibri Light" w:hAnsi="Calibri Light" w:cs="Calibri Light"/>
          <w:sz w:val="20"/>
          <w:szCs w:val="20"/>
        </w:rPr>
        <w:t xml:space="preserve">other </w:t>
      </w:r>
      <w:r w:rsidR="110B8A52" w:rsidRPr="2EBDFC38">
        <w:rPr>
          <w:rFonts w:ascii="Calibri Light" w:eastAsia="Calibri Light" w:hAnsi="Calibri Light" w:cs="Calibri Light"/>
          <w:sz w:val="20"/>
          <w:szCs w:val="20"/>
        </w:rPr>
        <w:t xml:space="preserve">data </w:t>
      </w:r>
      <w:r w:rsidRPr="2EBDFC38">
        <w:rPr>
          <w:rFonts w:ascii="Calibri Light" w:eastAsia="Calibri Light" w:hAnsi="Calibri Light" w:cs="Calibri Light"/>
          <w:sz w:val="20"/>
          <w:szCs w:val="20"/>
        </w:rPr>
        <w:t>requirements needed to produce driven outputs</w:t>
      </w:r>
      <w:r w:rsidR="08FDAD1B" w:rsidRPr="2EBDFC38">
        <w:rPr>
          <w:rFonts w:ascii="Calibri Light" w:eastAsia="Calibri Light" w:hAnsi="Calibri Light" w:cs="Calibri Light"/>
          <w:sz w:val="20"/>
          <w:szCs w:val="20"/>
        </w:rPr>
        <w:t xml:space="preserve"> </w:t>
      </w:r>
      <w:r w:rsidR="23773E8A" w:rsidRPr="2EBDFC38">
        <w:rPr>
          <w:rFonts w:ascii="Calibri Light" w:eastAsia="Calibri Light" w:hAnsi="Calibri Light" w:cs="Calibri Light"/>
          <w:sz w:val="20"/>
          <w:szCs w:val="20"/>
        </w:rPr>
        <w:t>.</w:t>
      </w:r>
      <w:commentRangeEnd w:id="348"/>
      <w:r w:rsidRPr="00E26571">
        <w:rPr>
          <w:rStyle w:val="CommentReference"/>
          <w:rFonts w:ascii="Calibri Light" w:eastAsia="Calibri Light" w:hAnsi="Calibri Light" w:cs="Calibri Light"/>
          <w:sz w:val="20"/>
          <w:szCs w:val="20"/>
        </w:rPr>
        <w:commentReference w:id="348"/>
      </w:r>
    </w:p>
    <w:p w14:paraId="1D5A7430" w14:textId="77777777" w:rsidR="00541420" w:rsidRPr="009F1839" w:rsidRDefault="00541420" w:rsidP="425AF438">
      <w:pPr>
        <w:pStyle w:val="Heading3"/>
        <w:rPr>
          <w:rFonts w:ascii="Calibri Light" w:eastAsia="Calibri Light" w:hAnsi="Calibri Light" w:cs="Calibri Light"/>
          <w:b/>
          <w:bCs/>
          <w:color w:val="auto"/>
          <w:sz w:val="22"/>
          <w:szCs w:val="22"/>
        </w:rPr>
      </w:pPr>
      <w:bookmarkStart w:id="350" w:name="_Toc1064565812"/>
      <w:r w:rsidRPr="2EBDFC38">
        <w:rPr>
          <w:rFonts w:ascii="Calibri Light" w:eastAsia="Calibri Light" w:hAnsi="Calibri Light" w:cs="Calibri Light"/>
          <w:b/>
          <w:bCs/>
          <w:color w:val="auto"/>
          <w:sz w:val="22"/>
          <w:szCs w:val="22"/>
        </w:rPr>
        <w:t>2.2.1   In Scope</w:t>
      </w:r>
      <w:bookmarkEnd w:id="350"/>
    </w:p>
    <w:p w14:paraId="712D22AD" w14:textId="3BE05B41" w:rsidR="66ADDBF2" w:rsidRDefault="66ADDBF2" w:rsidP="2EBDFC38">
      <w:pPr>
        <w:spacing w:line="24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In </w:t>
      </w:r>
      <w:r w:rsidR="15CA81CB" w:rsidRPr="2EBDFC38">
        <w:rPr>
          <w:rFonts w:ascii="Calibri Light" w:eastAsia="Calibri Light" w:hAnsi="Calibri Light" w:cs="Calibri Light"/>
          <w:sz w:val="20"/>
          <w:szCs w:val="20"/>
        </w:rPr>
        <w:t>Ph</w:t>
      </w:r>
      <w:r w:rsidR="43D40A48" w:rsidRPr="2EBDFC38">
        <w:rPr>
          <w:rFonts w:ascii="Calibri Light" w:eastAsia="Calibri Light" w:hAnsi="Calibri Light" w:cs="Calibri Light"/>
          <w:sz w:val="20"/>
          <w:szCs w:val="20"/>
        </w:rPr>
        <w:t>ase 1</w:t>
      </w:r>
      <w:r w:rsidR="7BFADD83" w:rsidRPr="2EBDFC38">
        <w:rPr>
          <w:rFonts w:ascii="Calibri Light" w:eastAsia="Calibri Light" w:hAnsi="Calibri Light" w:cs="Calibri Light"/>
          <w:sz w:val="20"/>
          <w:szCs w:val="20"/>
        </w:rPr>
        <w:t xml:space="preserve"> of this project, we will be concentrating on the following Modules and </w:t>
      </w:r>
      <w:r w:rsidR="00CD3615" w:rsidRPr="2EBDFC38">
        <w:rPr>
          <w:rFonts w:ascii="Calibri Light" w:eastAsia="Calibri Light" w:hAnsi="Calibri Light" w:cs="Calibri Light"/>
          <w:sz w:val="20"/>
          <w:szCs w:val="20"/>
        </w:rPr>
        <w:t>will</w:t>
      </w:r>
      <w:r w:rsidR="7BFADD83" w:rsidRPr="2EBDFC38">
        <w:rPr>
          <w:rFonts w:ascii="Calibri Light" w:eastAsia="Calibri Light" w:hAnsi="Calibri Light" w:cs="Calibri Light"/>
          <w:sz w:val="20"/>
          <w:szCs w:val="20"/>
        </w:rPr>
        <w:t xml:space="preserve"> carry out all the detailed analysis</w:t>
      </w:r>
      <w:r w:rsidR="3E9FF50C" w:rsidRPr="2EBDFC38">
        <w:rPr>
          <w:rFonts w:ascii="Calibri Light" w:eastAsia="Calibri Light" w:hAnsi="Calibri Light" w:cs="Calibri Light"/>
          <w:sz w:val="20"/>
          <w:szCs w:val="20"/>
        </w:rPr>
        <w:t xml:space="preserve"> for deriving the Financial Risk Stress Test outputs.</w:t>
      </w:r>
    </w:p>
    <w:p w14:paraId="4843E3A9" w14:textId="23EF5B50" w:rsidR="43D40A48" w:rsidRDefault="43D40A48" w:rsidP="73FE3836">
      <w:pPr>
        <w:pStyle w:val="ListParagraph"/>
        <w:numPr>
          <w:ilvl w:val="0"/>
          <w:numId w:val="31"/>
        </w:numPr>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Module 1:</w:t>
      </w:r>
      <w:r w:rsidRPr="2EBDFC38">
        <w:rPr>
          <w:rFonts w:ascii="Calibri Light" w:eastAsia="Calibri Light" w:hAnsi="Calibri Light" w:cs="Calibri Light"/>
          <w:sz w:val="20"/>
          <w:szCs w:val="20"/>
        </w:rPr>
        <w:t xml:space="preserve"> BarraOne Asset Impact</w:t>
      </w:r>
      <w:r w:rsidR="3446D986" w:rsidRPr="2EBDFC38">
        <w:rPr>
          <w:rFonts w:ascii="Calibri Light" w:eastAsia="Calibri Light" w:hAnsi="Calibri Light" w:cs="Calibri Light"/>
          <w:sz w:val="20"/>
          <w:szCs w:val="20"/>
        </w:rPr>
        <w:t>:</w:t>
      </w:r>
    </w:p>
    <w:p w14:paraId="2C4F2047" w14:textId="068B4BB1" w:rsidR="3446D986" w:rsidRDefault="3446D986" w:rsidP="2EBDFC38">
      <w:pPr>
        <w:pStyle w:val="ListParagraph"/>
        <w:numPr>
          <w:ilvl w:val="0"/>
          <w:numId w:val="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Ingestion of TAM data from </w:t>
      </w:r>
      <w:r w:rsidR="580F90F5" w:rsidRPr="2EBDFC38">
        <w:rPr>
          <w:rFonts w:ascii="Calibri Light" w:eastAsia="Calibri Light" w:hAnsi="Calibri Light" w:cs="Calibri Light"/>
          <w:sz w:val="20"/>
          <w:szCs w:val="20"/>
        </w:rPr>
        <w:t>ALM Segmentation</w:t>
      </w:r>
      <w:r w:rsidRPr="2EBDFC38">
        <w:rPr>
          <w:rFonts w:ascii="Calibri Light" w:eastAsia="Calibri Light" w:hAnsi="Calibri Light" w:cs="Calibri Light"/>
          <w:sz w:val="20"/>
          <w:szCs w:val="20"/>
        </w:rPr>
        <w:t xml:space="preserve"> cube via Delta Share</w:t>
      </w:r>
    </w:p>
    <w:p w14:paraId="1DB0CA23" w14:textId="6B746E37" w:rsidR="0092429F" w:rsidRDefault="0092429F" w:rsidP="2EBDFC38">
      <w:pPr>
        <w:pStyle w:val="ListParagraph"/>
        <w:numPr>
          <w:ilvl w:val="0"/>
          <w:numId w:val="7"/>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 xml:space="preserve">Integration of TAM Segment, </w:t>
      </w:r>
      <w:r w:rsidR="003D28A3">
        <w:rPr>
          <w:rFonts w:ascii="Calibri Light" w:eastAsia="Calibri Light" w:hAnsi="Calibri Light" w:cs="Calibri Light"/>
          <w:sz w:val="20"/>
          <w:szCs w:val="20"/>
        </w:rPr>
        <w:t>ES Segment, Portfolio Code and Adjusted Asset Group to enable accurate association of BarraOne Market values</w:t>
      </w:r>
    </w:p>
    <w:p w14:paraId="0E5709C7" w14:textId="2BC32E2A" w:rsidR="3446D986" w:rsidRDefault="3446D986" w:rsidP="2EBDFC38">
      <w:pPr>
        <w:pStyle w:val="ListParagraph"/>
        <w:numPr>
          <w:ilvl w:val="0"/>
          <w:numId w:val="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ES</w:t>
      </w:r>
      <w:r w:rsidR="7AF17A05" w:rsidRPr="2EBDFC38">
        <w:rPr>
          <w:rFonts w:ascii="Calibri Light" w:eastAsia="Calibri Light" w:hAnsi="Calibri Light" w:cs="Calibri Light"/>
          <w:sz w:val="20"/>
          <w:szCs w:val="20"/>
        </w:rPr>
        <w:t xml:space="preserve"> </w:t>
      </w:r>
      <w:r w:rsidRPr="2EBDFC38">
        <w:rPr>
          <w:rFonts w:ascii="Calibri Light" w:eastAsia="Calibri Light" w:hAnsi="Calibri Light" w:cs="Calibri Light"/>
          <w:sz w:val="20"/>
          <w:szCs w:val="20"/>
        </w:rPr>
        <w:t xml:space="preserve">segment </w:t>
      </w:r>
      <w:r w:rsidR="241DFA0E" w:rsidRPr="2EBDFC38">
        <w:rPr>
          <w:rFonts w:ascii="Calibri Light" w:eastAsia="Calibri Light" w:hAnsi="Calibri Light" w:cs="Calibri Light"/>
          <w:sz w:val="20"/>
          <w:szCs w:val="20"/>
        </w:rPr>
        <w:t xml:space="preserve">mapping </w:t>
      </w:r>
      <w:r w:rsidRPr="2EBDFC38">
        <w:rPr>
          <w:rFonts w:ascii="Calibri Light" w:eastAsia="Calibri Light" w:hAnsi="Calibri Light" w:cs="Calibri Light"/>
          <w:sz w:val="20"/>
          <w:szCs w:val="20"/>
        </w:rPr>
        <w:t xml:space="preserve">at </w:t>
      </w:r>
      <w:r w:rsidR="06E246CF" w:rsidRPr="2EBDFC38">
        <w:rPr>
          <w:rFonts w:ascii="Calibri Light" w:eastAsia="Calibri Light" w:hAnsi="Calibri Light" w:cs="Calibri Light"/>
          <w:sz w:val="20"/>
          <w:szCs w:val="20"/>
        </w:rPr>
        <w:t>portfolio code</w:t>
      </w:r>
      <w:r w:rsidRPr="2EBDFC38">
        <w:rPr>
          <w:rFonts w:ascii="Calibri Light" w:eastAsia="Calibri Light" w:hAnsi="Calibri Light" w:cs="Calibri Light"/>
          <w:sz w:val="20"/>
          <w:szCs w:val="20"/>
        </w:rPr>
        <w:t xml:space="preserve"> level</w:t>
      </w:r>
      <w:r w:rsidR="3EA63684" w:rsidRPr="2EBDFC38">
        <w:rPr>
          <w:rFonts w:ascii="Calibri Light" w:eastAsia="Calibri Light" w:hAnsi="Calibri Light" w:cs="Calibri Light"/>
          <w:sz w:val="20"/>
          <w:szCs w:val="20"/>
        </w:rPr>
        <w:t xml:space="preserve"> using automated approach using the logic provided by </w:t>
      </w:r>
      <w:r w:rsidR="00C8409E" w:rsidRPr="2EBDFC38">
        <w:rPr>
          <w:rFonts w:ascii="Calibri Light" w:eastAsia="Calibri Light" w:hAnsi="Calibri Light" w:cs="Calibri Light"/>
          <w:sz w:val="20"/>
          <w:szCs w:val="20"/>
        </w:rPr>
        <w:t>stakeholders</w:t>
      </w:r>
    </w:p>
    <w:p w14:paraId="51402333" w14:textId="320CCFEB" w:rsidR="3446D986" w:rsidRDefault="3446D986" w:rsidP="2EBDFC38">
      <w:pPr>
        <w:pStyle w:val="ListParagraph"/>
        <w:numPr>
          <w:ilvl w:val="0"/>
          <w:numId w:val="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Ingestion of BarraOne Stress Test</w:t>
      </w:r>
      <w:r w:rsidR="3097CDA7" w:rsidRPr="2EBDFC38">
        <w:rPr>
          <w:rFonts w:ascii="Calibri Light" w:eastAsia="Calibri Light" w:hAnsi="Calibri Light" w:cs="Calibri Light"/>
          <w:sz w:val="20"/>
          <w:szCs w:val="20"/>
        </w:rPr>
        <w:t xml:space="preserve"> (with FX and without FX Impact)</w:t>
      </w:r>
      <w:r w:rsidRPr="2EBDFC38">
        <w:rPr>
          <w:rFonts w:ascii="Calibri Light" w:eastAsia="Calibri Light" w:hAnsi="Calibri Light" w:cs="Calibri Light"/>
          <w:sz w:val="20"/>
          <w:szCs w:val="20"/>
        </w:rPr>
        <w:t xml:space="preserve"> data</w:t>
      </w:r>
      <w:r w:rsidR="661B9F46" w:rsidRPr="2EBDFC38">
        <w:rPr>
          <w:rFonts w:ascii="Calibri Light" w:eastAsia="Calibri Light" w:hAnsi="Calibri Light" w:cs="Calibri Light"/>
          <w:sz w:val="20"/>
          <w:szCs w:val="20"/>
        </w:rPr>
        <w:t xml:space="preserve"> from GWAM</w:t>
      </w:r>
    </w:p>
    <w:p w14:paraId="63DC6BD5" w14:textId="086E2F0C" w:rsidR="3446D986" w:rsidRDefault="3446D986" w:rsidP="2EBDFC38">
      <w:pPr>
        <w:pStyle w:val="ListParagraph"/>
        <w:numPr>
          <w:ilvl w:val="0"/>
          <w:numId w:val="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Calculation of Asset Impact (MV </w:t>
      </w:r>
      <w:r w:rsidR="00A2445C">
        <w:rPr>
          <w:rFonts w:ascii="Calibri Light" w:eastAsia="Calibri Light" w:hAnsi="Calibri Light" w:cs="Calibri Light"/>
          <w:sz w:val="20"/>
          <w:szCs w:val="20"/>
        </w:rPr>
        <w:t xml:space="preserve">Change </w:t>
      </w:r>
      <w:r w:rsidRPr="2EBDFC38">
        <w:rPr>
          <w:rFonts w:ascii="Calibri Light" w:eastAsia="Calibri Light" w:hAnsi="Calibri Light" w:cs="Calibri Light"/>
          <w:sz w:val="20"/>
          <w:szCs w:val="20"/>
        </w:rPr>
        <w:t xml:space="preserve">with FX vs MV </w:t>
      </w:r>
      <w:r w:rsidR="00A2445C">
        <w:rPr>
          <w:rFonts w:ascii="Calibri Light" w:eastAsia="Calibri Light" w:hAnsi="Calibri Light" w:cs="Calibri Light"/>
          <w:sz w:val="20"/>
          <w:szCs w:val="20"/>
        </w:rPr>
        <w:t xml:space="preserve">Change </w:t>
      </w:r>
      <w:r w:rsidRPr="2EBDFC38">
        <w:rPr>
          <w:rFonts w:ascii="Calibri Light" w:eastAsia="Calibri Light" w:hAnsi="Calibri Light" w:cs="Calibri Light"/>
          <w:sz w:val="20"/>
          <w:szCs w:val="20"/>
        </w:rPr>
        <w:t>without FX)</w:t>
      </w:r>
    </w:p>
    <w:p w14:paraId="0D55D444" w14:textId="3513F4B1" w:rsidR="00BB0769" w:rsidRDefault="00BB0769" w:rsidP="2EBDFC38">
      <w:pPr>
        <w:pStyle w:val="ListParagraph"/>
        <w:numPr>
          <w:ilvl w:val="0"/>
          <w:numId w:val="7"/>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 xml:space="preserve">Generation of Outputs – </w:t>
      </w:r>
    </w:p>
    <w:p w14:paraId="21C32215" w14:textId="76E7FD4E" w:rsidR="00BF4501" w:rsidRDefault="00BF4501" w:rsidP="00BF4501">
      <w:pPr>
        <w:pStyle w:val="ListParagraph"/>
        <w:numPr>
          <w:ilvl w:val="1"/>
          <w:numId w:val="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Asset Impact without FX by ES Segment + AAG</w:t>
      </w:r>
    </w:p>
    <w:p w14:paraId="55FF3594" w14:textId="3CED9E42" w:rsidR="00BF4501" w:rsidRDefault="00BF4501" w:rsidP="00BF4501">
      <w:pPr>
        <w:pStyle w:val="ListParagraph"/>
        <w:numPr>
          <w:ilvl w:val="1"/>
          <w:numId w:val="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FX Impact by ES Segment + AAG</w:t>
      </w:r>
    </w:p>
    <w:p w14:paraId="119D2ECF" w14:textId="443ABF85" w:rsidR="2EBDFC38" w:rsidRPr="0047417B" w:rsidRDefault="0047417B" w:rsidP="0047417B">
      <w:pPr>
        <w:pStyle w:val="ListParagraph"/>
        <w:numPr>
          <w:ilvl w:val="1"/>
          <w:numId w:val="7"/>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Public Equity and ALDA Shocks by ES Segment</w:t>
      </w:r>
    </w:p>
    <w:p w14:paraId="3655B32B" w14:textId="7AD74CFF" w:rsidR="43D40A48" w:rsidRDefault="43D40A48" w:rsidP="73FE3836">
      <w:pPr>
        <w:pStyle w:val="ListParagraph"/>
        <w:numPr>
          <w:ilvl w:val="0"/>
          <w:numId w:val="31"/>
        </w:numPr>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 xml:space="preserve">Module 2: </w:t>
      </w:r>
      <w:r w:rsidRPr="2EBDFC38">
        <w:rPr>
          <w:rFonts w:ascii="Calibri Light" w:eastAsia="Calibri Light" w:hAnsi="Calibri Light" w:cs="Calibri Light"/>
          <w:sz w:val="20"/>
          <w:szCs w:val="20"/>
        </w:rPr>
        <w:t>Quarterly Earning Sensitivity (Liability)</w:t>
      </w:r>
      <w:r w:rsidR="267D5483" w:rsidRPr="2EBDFC38">
        <w:rPr>
          <w:rFonts w:ascii="Calibri Light" w:eastAsia="Calibri Light" w:hAnsi="Calibri Light" w:cs="Calibri Light"/>
          <w:sz w:val="20"/>
          <w:szCs w:val="20"/>
        </w:rPr>
        <w:t xml:space="preserve"> and BarraOne Shock Factors</w:t>
      </w:r>
    </w:p>
    <w:p w14:paraId="490D8F84" w14:textId="3F335B35" w:rsidR="2EBDFC38" w:rsidRDefault="2EBDFC38" w:rsidP="2EBDFC38">
      <w:pPr>
        <w:rPr>
          <w:rFonts w:ascii="Calibri Light" w:eastAsia="Calibri Light" w:hAnsi="Calibri Light" w:cs="Calibri Light"/>
          <w:sz w:val="20"/>
          <w:szCs w:val="20"/>
        </w:rPr>
      </w:pPr>
    </w:p>
    <w:p w14:paraId="357CBE7B" w14:textId="7F3DA7B7" w:rsidR="43D40A48" w:rsidRDefault="43D40A48" w:rsidP="2EBDFC38">
      <w:pPr>
        <w:pStyle w:val="ListParagraph"/>
        <w:numPr>
          <w:ilvl w:val="0"/>
          <w:numId w:val="31"/>
        </w:numPr>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 xml:space="preserve">Module 3: </w:t>
      </w:r>
      <w:r w:rsidR="50AEED70" w:rsidRPr="2EBDFC38">
        <w:rPr>
          <w:rFonts w:ascii="Calibri Light" w:eastAsia="Calibri Light" w:hAnsi="Calibri Light" w:cs="Calibri Light"/>
          <w:sz w:val="20"/>
          <w:szCs w:val="20"/>
        </w:rPr>
        <w:t xml:space="preserve">Earnings and Balance Sheet (Net Impact) </w:t>
      </w:r>
    </w:p>
    <w:p w14:paraId="2A568DC2" w14:textId="59DF6D1E" w:rsidR="62E373C5" w:rsidRDefault="62E373C5" w:rsidP="2EBDFC38">
      <w:pPr>
        <w:ind w:left="720" w:firstLine="720"/>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  The </w:t>
      </w:r>
      <w:r w:rsidR="00CD3615" w:rsidRPr="2EBDFC38">
        <w:rPr>
          <w:rFonts w:ascii="Calibri Light" w:eastAsia="Calibri Light" w:hAnsi="Calibri Light" w:cs="Calibri Light"/>
          <w:sz w:val="20"/>
          <w:szCs w:val="20"/>
        </w:rPr>
        <w:t>flow process below</w:t>
      </w:r>
      <w:r w:rsidRPr="2EBDFC38">
        <w:rPr>
          <w:rFonts w:ascii="Calibri Light" w:eastAsia="Calibri Light" w:hAnsi="Calibri Light" w:cs="Calibri Light"/>
          <w:sz w:val="20"/>
          <w:szCs w:val="20"/>
        </w:rPr>
        <w:t xml:space="preserve"> </w:t>
      </w:r>
      <w:r w:rsidR="1BBB92FB" w:rsidRPr="2EBDFC38">
        <w:rPr>
          <w:rFonts w:ascii="Calibri Light" w:eastAsia="Calibri Light" w:hAnsi="Calibri Light" w:cs="Calibri Light"/>
          <w:sz w:val="20"/>
          <w:szCs w:val="20"/>
        </w:rPr>
        <w:t>shows</w:t>
      </w:r>
      <w:r w:rsidRPr="2EBDFC38">
        <w:rPr>
          <w:rFonts w:ascii="Calibri Light" w:eastAsia="Calibri Light" w:hAnsi="Calibri Light" w:cs="Calibri Light"/>
          <w:sz w:val="20"/>
          <w:szCs w:val="20"/>
        </w:rPr>
        <w:t xml:space="preserve"> the process integrates each module</w:t>
      </w:r>
      <w:r w:rsidR="541BC771" w:rsidRPr="2EBDFC38">
        <w:rPr>
          <w:rFonts w:ascii="Calibri Light" w:eastAsia="Calibri Light" w:hAnsi="Calibri Light" w:cs="Calibri Light"/>
          <w:sz w:val="20"/>
          <w:szCs w:val="20"/>
        </w:rPr>
        <w:t>.</w:t>
      </w:r>
    </w:p>
    <w:p w14:paraId="7603090E" w14:textId="48B83C4F" w:rsidR="2B9E38B7" w:rsidRDefault="2B9E38B7" w:rsidP="2EBDFC38">
      <w:r>
        <w:rPr>
          <w:noProof/>
        </w:rPr>
        <w:drawing>
          <wp:inline distT="0" distB="0" distL="0" distR="0" wp14:anchorId="2FF6DD79" wp14:editId="0D059058">
            <wp:extent cx="6124575" cy="400050"/>
            <wp:effectExtent l="0" t="0" r="0" b="0"/>
            <wp:docPr id="1115145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45556" name="Picture 1115145556"/>
                    <pic:cNvPicPr/>
                  </pic:nvPicPr>
                  <pic:blipFill>
                    <a:blip r:embed="rId14">
                      <a:extLst>
                        <a:ext uri="{28A0092B-C50C-407E-A947-70E740481C1C}">
                          <a14:useLocalDpi xmlns:a14="http://schemas.microsoft.com/office/drawing/2010/main"/>
                        </a:ext>
                      </a:extLst>
                    </a:blip>
                    <a:stretch>
                      <a:fillRect/>
                    </a:stretch>
                  </pic:blipFill>
                  <pic:spPr>
                    <a:xfrm>
                      <a:off x="0" y="0"/>
                      <a:ext cx="6124575" cy="400050"/>
                    </a:xfrm>
                    <a:prstGeom prst="rect">
                      <a:avLst/>
                    </a:prstGeom>
                  </pic:spPr>
                </pic:pic>
              </a:graphicData>
            </a:graphic>
          </wp:inline>
        </w:drawing>
      </w:r>
    </w:p>
    <w:p w14:paraId="510EAC3A" w14:textId="63C50139" w:rsidR="00A43F34" w:rsidRPr="00A43F34" w:rsidRDefault="009C4746" w:rsidP="2EBDFC38">
      <w:pPr>
        <w:pStyle w:val="Heading3"/>
        <w:spacing w:after="0" w:line="300" w:lineRule="atLeast"/>
        <w:rPr>
          <w:rFonts w:ascii="Calibri Light" w:hAnsi="Calibri Light" w:cs="Calibri Light"/>
          <w:b/>
          <w:bCs/>
          <w:color w:val="auto"/>
          <w:sz w:val="22"/>
          <w:szCs w:val="22"/>
        </w:rPr>
      </w:pPr>
      <w:bookmarkStart w:id="351" w:name="_Toc1146311157"/>
      <w:r w:rsidRPr="2EBDFC38">
        <w:rPr>
          <w:rFonts w:ascii="Calibri Light" w:hAnsi="Calibri Light" w:cs="Calibri Light"/>
          <w:b/>
          <w:bCs/>
          <w:color w:val="auto"/>
          <w:sz w:val="22"/>
          <w:szCs w:val="22"/>
        </w:rPr>
        <w:t>2.2.2</w:t>
      </w:r>
      <w:r w:rsidR="1E45859B" w:rsidRPr="2EBDFC38">
        <w:rPr>
          <w:rFonts w:ascii="Calibri Light" w:hAnsi="Calibri Light" w:cs="Calibri Light"/>
          <w:b/>
          <w:bCs/>
          <w:color w:val="auto"/>
          <w:sz w:val="22"/>
          <w:szCs w:val="22"/>
        </w:rPr>
        <w:t xml:space="preserve">   </w:t>
      </w:r>
      <w:r w:rsidR="00541420" w:rsidRPr="2EBDFC38">
        <w:rPr>
          <w:rFonts w:ascii="Calibri Light" w:hAnsi="Calibri Light" w:cs="Calibri Light"/>
          <w:b/>
          <w:bCs/>
          <w:color w:val="auto"/>
          <w:sz w:val="22"/>
          <w:szCs w:val="22"/>
        </w:rPr>
        <w:t>Out Scope</w:t>
      </w:r>
      <w:bookmarkEnd w:id="351"/>
    </w:p>
    <w:p w14:paraId="0CB7A222" w14:textId="2087558D" w:rsidR="6DEB18DB" w:rsidRDefault="6DEB18DB" w:rsidP="2EBDFC38">
      <w:pPr>
        <w:pStyle w:val="ListParagraph"/>
        <w:numPr>
          <w:ilvl w:val="0"/>
          <w:numId w:val="39"/>
        </w:numPr>
        <w:spacing w:after="0" w:line="300" w:lineRule="atLeast"/>
        <w:rPr>
          <w:rFonts w:ascii="Calibri Light" w:eastAsia="Calibri Light" w:hAnsi="Calibri Light" w:cs="Calibri Light"/>
          <w:sz w:val="20"/>
          <w:szCs w:val="20"/>
        </w:rPr>
      </w:pPr>
      <w:r w:rsidRPr="2EBDFC38">
        <w:rPr>
          <w:rFonts w:ascii="Calibri Light" w:eastAsia="Calibri Light" w:hAnsi="Calibri Light" w:cs="Calibri Light"/>
          <w:sz w:val="20"/>
          <w:szCs w:val="20"/>
        </w:rPr>
        <w:t>Data visualization/re</w:t>
      </w:r>
      <w:commentRangeStart w:id="352"/>
      <w:r w:rsidRPr="2EBDFC38">
        <w:rPr>
          <w:rFonts w:ascii="Calibri Light" w:eastAsia="Calibri Light" w:hAnsi="Calibri Light" w:cs="Calibri Light"/>
          <w:sz w:val="20"/>
          <w:szCs w:val="20"/>
        </w:rPr>
        <w:t>porting layer</w:t>
      </w:r>
    </w:p>
    <w:p w14:paraId="3134AA4C" w14:textId="2549CB52" w:rsidR="6DEB18DB" w:rsidRDefault="6DEB18DB" w:rsidP="2EBDFC38">
      <w:pPr>
        <w:pStyle w:val="ListParagraph"/>
        <w:numPr>
          <w:ilvl w:val="0"/>
          <w:numId w:val="39"/>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UI or dashboard development</w:t>
      </w:r>
      <w:commentRangeEnd w:id="352"/>
      <w:r>
        <w:rPr>
          <w:rStyle w:val="CommentReference"/>
          <w:rFonts w:ascii="Calibri Light" w:eastAsia="Calibri Light" w:hAnsi="Calibri Light" w:cs="Calibri Light"/>
          <w:sz w:val="20"/>
          <w:szCs w:val="20"/>
        </w:rPr>
        <w:commentReference w:id="352"/>
      </w:r>
    </w:p>
    <w:p w14:paraId="24AB4342" w14:textId="5ECA1240" w:rsidR="002C53B7" w:rsidRPr="002C53B7" w:rsidRDefault="0051004D" w:rsidP="2EBDFC38">
      <w:pPr>
        <w:pStyle w:val="Heading3"/>
        <w:rPr>
          <w:rFonts w:ascii="Calibri Light" w:hAnsi="Calibri Light" w:cs="Calibri Light"/>
          <w:b/>
          <w:bCs/>
          <w:color w:val="auto"/>
          <w:sz w:val="22"/>
          <w:szCs w:val="22"/>
        </w:rPr>
      </w:pPr>
      <w:bookmarkStart w:id="354" w:name="_Toc1308482242"/>
      <w:r w:rsidRPr="2EBDFC38">
        <w:rPr>
          <w:rFonts w:ascii="Calibri Light" w:hAnsi="Calibri Light" w:cs="Calibri Light"/>
          <w:b/>
          <w:bCs/>
          <w:color w:val="auto"/>
          <w:sz w:val="22"/>
          <w:szCs w:val="22"/>
        </w:rPr>
        <w:lastRenderedPageBreak/>
        <w:t>2.2.3</w:t>
      </w:r>
      <w:r w:rsidR="705EEC0D" w:rsidRPr="2EBDFC38">
        <w:rPr>
          <w:rFonts w:ascii="Calibri Light" w:hAnsi="Calibri Light" w:cs="Calibri Light"/>
          <w:b/>
          <w:bCs/>
          <w:color w:val="auto"/>
          <w:sz w:val="22"/>
          <w:szCs w:val="22"/>
        </w:rPr>
        <w:t xml:space="preserve">   </w:t>
      </w:r>
      <w:r w:rsidR="00541420" w:rsidRPr="2EBDFC38">
        <w:rPr>
          <w:rFonts w:ascii="Calibri Light" w:hAnsi="Calibri Light" w:cs="Calibri Light"/>
          <w:b/>
          <w:bCs/>
          <w:color w:val="auto"/>
          <w:sz w:val="22"/>
          <w:szCs w:val="22"/>
        </w:rPr>
        <w:t>Benefits</w:t>
      </w:r>
      <w:bookmarkEnd w:id="354"/>
    </w:p>
    <w:p w14:paraId="593FFD5D" w14:textId="14587EF1" w:rsidR="002C53B7" w:rsidRPr="002C53B7" w:rsidRDefault="002C53B7" w:rsidP="425AF438">
      <w:pPr>
        <w:pStyle w:val="ListParagraph"/>
        <w:numPr>
          <w:ilvl w:val="0"/>
          <w:numId w:val="40"/>
        </w:numPr>
        <w:rPr>
          <w:rFonts w:ascii="Calibri Light" w:hAnsi="Calibri Light" w:cs="Calibri Light"/>
          <w:sz w:val="20"/>
          <w:szCs w:val="20"/>
        </w:rPr>
      </w:pPr>
      <w:r w:rsidRPr="2EBDFC38">
        <w:rPr>
          <w:rFonts w:ascii="Calibri Light" w:hAnsi="Calibri Light" w:cs="Calibri Light"/>
          <w:sz w:val="20"/>
          <w:szCs w:val="20"/>
        </w:rPr>
        <w:t xml:space="preserve">Increased modelling accuracy via </w:t>
      </w:r>
      <w:r w:rsidR="2FC9ACBE" w:rsidRPr="2EBDFC38">
        <w:rPr>
          <w:rFonts w:ascii="Calibri Light" w:eastAsia="Calibri Light" w:hAnsi="Calibri Light" w:cs="Calibri Light"/>
          <w:sz w:val="20"/>
          <w:szCs w:val="20"/>
        </w:rPr>
        <w:t xml:space="preserve">BarraOne </w:t>
      </w:r>
      <w:r w:rsidR="142AFAC7" w:rsidRPr="2EBDFC38">
        <w:rPr>
          <w:rFonts w:ascii="Calibri Light" w:hAnsi="Calibri Light" w:cs="Calibri Light"/>
          <w:sz w:val="20"/>
          <w:szCs w:val="20"/>
        </w:rPr>
        <w:t>asset</w:t>
      </w:r>
      <w:r w:rsidR="3D8E3130" w:rsidRPr="2EBDFC38">
        <w:rPr>
          <w:rFonts w:ascii="Calibri Light" w:hAnsi="Calibri Light" w:cs="Calibri Light"/>
          <w:sz w:val="20"/>
          <w:szCs w:val="20"/>
        </w:rPr>
        <w:t>-based</w:t>
      </w:r>
      <w:r w:rsidRPr="2EBDFC38">
        <w:rPr>
          <w:rFonts w:ascii="Calibri Light" w:hAnsi="Calibri Light" w:cs="Calibri Light"/>
          <w:sz w:val="20"/>
          <w:szCs w:val="20"/>
        </w:rPr>
        <w:t xml:space="preserve"> impacts.</w:t>
      </w:r>
    </w:p>
    <w:p w14:paraId="580A3EAC" w14:textId="20F09FD5" w:rsidR="525DB186" w:rsidRDefault="525DB186" w:rsidP="2EBDFC38">
      <w:pPr>
        <w:pStyle w:val="ListParagraph"/>
        <w:numPr>
          <w:ilvl w:val="0"/>
          <w:numId w:val="40"/>
        </w:numPr>
        <w:rPr>
          <w:rFonts w:ascii="Calibri Light" w:hAnsi="Calibri Light" w:cs="Calibri Light"/>
          <w:sz w:val="20"/>
          <w:szCs w:val="20"/>
          <w:highlight w:val="yellow"/>
        </w:rPr>
      </w:pPr>
      <w:r w:rsidRPr="2EBDFC38">
        <w:rPr>
          <w:rFonts w:ascii="Calibri Light" w:hAnsi="Calibri Light" w:cs="Calibri Light"/>
          <w:sz w:val="20"/>
          <w:szCs w:val="20"/>
          <w:highlight w:val="yellow"/>
        </w:rPr>
        <w:t>TBD</w:t>
      </w:r>
    </w:p>
    <w:p w14:paraId="0B23B8D8" w14:textId="74159047" w:rsidR="00F11340" w:rsidRPr="00F11340" w:rsidRDefault="00F92C15" w:rsidP="2EBDFC38">
      <w:pPr>
        <w:pStyle w:val="Heading3"/>
        <w:numPr>
          <w:ilvl w:val="2"/>
          <w:numId w:val="55"/>
        </w:numPr>
        <w:rPr>
          <w:rFonts w:ascii="Calibri Light" w:hAnsi="Calibri Light" w:cs="Calibri Light"/>
          <w:b/>
          <w:bCs/>
          <w:color w:val="auto"/>
          <w:sz w:val="22"/>
          <w:szCs w:val="22"/>
        </w:rPr>
      </w:pPr>
      <w:bookmarkStart w:id="355" w:name="_Toc1987597733"/>
      <w:r w:rsidRPr="2EBDFC38">
        <w:rPr>
          <w:rFonts w:ascii="Calibri Light" w:hAnsi="Calibri Light" w:cs="Calibri Light"/>
          <w:b/>
          <w:bCs/>
          <w:color w:val="auto"/>
          <w:sz w:val="22"/>
          <w:szCs w:val="22"/>
        </w:rPr>
        <w:t>A</w:t>
      </w:r>
      <w:r w:rsidR="00541420" w:rsidRPr="2EBDFC38">
        <w:rPr>
          <w:rFonts w:ascii="Calibri Light" w:hAnsi="Calibri Light" w:cs="Calibri Light"/>
          <w:b/>
          <w:bCs/>
          <w:color w:val="auto"/>
          <w:sz w:val="22"/>
          <w:szCs w:val="22"/>
        </w:rPr>
        <w:t>ssumptions</w:t>
      </w:r>
      <w:bookmarkEnd w:id="355"/>
    </w:p>
    <w:p w14:paraId="208BADFE" w14:textId="7B636921" w:rsidR="0C4647B7" w:rsidRDefault="0C4647B7" w:rsidP="2EBDFC38">
      <w:pPr>
        <w:pStyle w:val="ListParagraph"/>
        <w:numPr>
          <w:ilvl w:val="0"/>
          <w:numId w:val="22"/>
        </w:numPr>
        <w:rPr>
          <w:rFonts w:ascii="Calibri Light" w:hAnsi="Calibri Light" w:cs="Calibri Light"/>
          <w:sz w:val="20"/>
          <w:szCs w:val="20"/>
        </w:rPr>
      </w:pPr>
      <w:r w:rsidRPr="2EBDFC38">
        <w:rPr>
          <w:rFonts w:ascii="Calibri Light" w:hAnsi="Calibri Light" w:cs="Calibri Light"/>
          <w:sz w:val="20"/>
          <w:szCs w:val="20"/>
        </w:rPr>
        <w:t xml:space="preserve">It is ensured that the data with </w:t>
      </w:r>
      <w:r w:rsidR="5F0C3D99" w:rsidRPr="2EBDFC38">
        <w:rPr>
          <w:rFonts w:ascii="Calibri Light" w:hAnsi="Calibri Light" w:cs="Calibri Light"/>
          <w:sz w:val="20"/>
          <w:szCs w:val="20"/>
        </w:rPr>
        <w:t>respect</w:t>
      </w:r>
      <w:r w:rsidRPr="2EBDFC38">
        <w:rPr>
          <w:rFonts w:ascii="Calibri Light" w:hAnsi="Calibri Light" w:cs="Calibri Light"/>
          <w:sz w:val="20"/>
          <w:szCs w:val="20"/>
        </w:rPr>
        <w:t xml:space="preserve"> to FX and without FX scenarios data is already present in the input </w:t>
      </w:r>
      <w:r w:rsidR="4BE02BD8" w:rsidRPr="2EBDFC38">
        <w:rPr>
          <w:rFonts w:ascii="Calibri Light" w:hAnsi="Calibri Light" w:cs="Calibri Light"/>
          <w:sz w:val="20"/>
          <w:szCs w:val="20"/>
        </w:rPr>
        <w:t>that RDA consumes.</w:t>
      </w:r>
    </w:p>
    <w:p w14:paraId="65C44C92" w14:textId="541490C0" w:rsidR="680575FC" w:rsidRDefault="680575FC" w:rsidP="2EBDFC38">
      <w:pPr>
        <w:pStyle w:val="ListParagraph"/>
        <w:numPr>
          <w:ilvl w:val="0"/>
          <w:numId w:val="22"/>
        </w:numPr>
        <w:rPr>
          <w:rFonts w:ascii="Calibri Light" w:eastAsia="Calibri Light" w:hAnsi="Calibri Light" w:cs="Calibri Light"/>
          <w:sz w:val="20"/>
          <w:szCs w:val="20"/>
        </w:rPr>
      </w:pPr>
      <w:r w:rsidRPr="2EBDFC38">
        <w:rPr>
          <w:rFonts w:ascii="Calibri Light" w:eastAsia="Calibri Light" w:hAnsi="Calibri Light" w:cs="Calibri Light"/>
          <w:sz w:val="20"/>
          <w:szCs w:val="20"/>
        </w:rPr>
        <w:t>Only one shock scenario is currently present</w:t>
      </w:r>
    </w:p>
    <w:p w14:paraId="62532F8B" w14:textId="0AFD06F5" w:rsidR="00F11340" w:rsidRDefault="00F11340" w:rsidP="0015205B">
      <w:pPr>
        <w:pStyle w:val="Heading3"/>
        <w:numPr>
          <w:ilvl w:val="2"/>
          <w:numId w:val="55"/>
        </w:numPr>
        <w:rPr>
          <w:rFonts w:ascii="Calibri Light" w:hAnsi="Calibri Light" w:cs="Calibri Light"/>
          <w:b/>
          <w:bCs/>
          <w:color w:val="auto"/>
          <w:sz w:val="22"/>
          <w:szCs w:val="22"/>
        </w:rPr>
      </w:pPr>
      <w:bookmarkStart w:id="356" w:name="_Toc791177058"/>
      <w:r w:rsidRPr="2EBDFC38">
        <w:rPr>
          <w:rFonts w:ascii="Calibri Light" w:hAnsi="Calibri Light" w:cs="Calibri Light"/>
          <w:b/>
          <w:bCs/>
          <w:color w:val="auto"/>
          <w:sz w:val="22"/>
          <w:szCs w:val="22"/>
        </w:rPr>
        <w:t>Dependencies</w:t>
      </w:r>
      <w:r w:rsidR="009B7457" w:rsidRPr="2EBDFC38">
        <w:rPr>
          <w:rFonts w:ascii="Calibri Light" w:hAnsi="Calibri Light" w:cs="Calibri Light"/>
          <w:b/>
          <w:bCs/>
          <w:color w:val="auto"/>
          <w:sz w:val="22"/>
          <w:szCs w:val="22"/>
        </w:rPr>
        <w:t xml:space="preserve"> &amp; Constraints</w:t>
      </w:r>
      <w:bookmarkEnd w:id="356"/>
    </w:p>
    <w:p w14:paraId="3A13065A" w14:textId="5F063C4F" w:rsidR="009B7457" w:rsidRPr="009B7457" w:rsidRDefault="00CD3615" w:rsidP="2EBDFC38">
      <w:pPr>
        <w:rPr>
          <w:b/>
          <w:bCs/>
        </w:rPr>
      </w:pPr>
      <w:r w:rsidRPr="2EBDFC38">
        <w:rPr>
          <w:rFonts w:ascii="Calibri Light" w:hAnsi="Calibri Light" w:cs="Calibri Light"/>
          <w:b/>
          <w:bCs/>
        </w:rPr>
        <w:t>Dependences</w:t>
      </w:r>
      <w:r w:rsidR="3C5CB0DD" w:rsidRPr="2EBDFC38">
        <w:rPr>
          <w:rFonts w:ascii="Calibri Light" w:hAnsi="Calibri Light" w:cs="Calibri Light"/>
          <w:b/>
          <w:bCs/>
        </w:rPr>
        <w:t xml:space="preserve"> &amp; Constraints:</w:t>
      </w:r>
    </w:p>
    <w:p w14:paraId="2C53D258" w14:textId="7745BF33" w:rsidR="00F11340" w:rsidRPr="00F11340" w:rsidRDefault="00F11340" w:rsidP="425AF438">
      <w:pPr>
        <w:pStyle w:val="ListParagraph"/>
        <w:numPr>
          <w:ilvl w:val="0"/>
          <w:numId w:val="52"/>
        </w:numPr>
        <w:rPr>
          <w:rFonts w:ascii="Calibri Light" w:hAnsi="Calibri Light" w:cs="Calibri Light"/>
          <w:sz w:val="20"/>
          <w:szCs w:val="20"/>
        </w:rPr>
      </w:pPr>
      <w:r w:rsidRPr="2EBDFC38">
        <w:rPr>
          <w:rFonts w:ascii="Calibri Light" w:hAnsi="Calibri Light" w:cs="Calibri Light"/>
          <w:sz w:val="20"/>
          <w:szCs w:val="20"/>
        </w:rPr>
        <w:t xml:space="preserve">Availability of BarraOne </w:t>
      </w:r>
      <w:r w:rsidR="00A131C9" w:rsidRPr="2EBDFC38">
        <w:rPr>
          <w:rFonts w:ascii="Calibri Light" w:hAnsi="Calibri Light" w:cs="Calibri Light"/>
          <w:sz w:val="20"/>
          <w:szCs w:val="20"/>
        </w:rPr>
        <w:t>stress test</w:t>
      </w:r>
      <w:r w:rsidRPr="2EBDFC38">
        <w:rPr>
          <w:rFonts w:ascii="Calibri Light" w:hAnsi="Calibri Light" w:cs="Calibri Light"/>
          <w:sz w:val="20"/>
          <w:szCs w:val="20"/>
        </w:rPr>
        <w:t xml:space="preserve"> output</w:t>
      </w:r>
      <w:r w:rsidR="268E382E" w:rsidRPr="2EBDFC38">
        <w:rPr>
          <w:rFonts w:ascii="Calibri Light" w:hAnsi="Calibri Light" w:cs="Calibri Light"/>
          <w:sz w:val="20"/>
          <w:szCs w:val="20"/>
        </w:rPr>
        <w:t xml:space="preserve"> in GWAM EDL.</w:t>
      </w:r>
    </w:p>
    <w:p w14:paraId="26B9548F" w14:textId="5DCEA249" w:rsidR="00F11340" w:rsidRPr="00F11340" w:rsidRDefault="00F11340" w:rsidP="425AF438">
      <w:pPr>
        <w:pStyle w:val="ListParagraph"/>
        <w:numPr>
          <w:ilvl w:val="0"/>
          <w:numId w:val="52"/>
        </w:numPr>
        <w:rPr>
          <w:rFonts w:ascii="Calibri Light" w:hAnsi="Calibri Light" w:cs="Calibri Light"/>
          <w:sz w:val="20"/>
          <w:szCs w:val="20"/>
        </w:rPr>
      </w:pPr>
      <w:r w:rsidRPr="2EBDFC38">
        <w:rPr>
          <w:rFonts w:ascii="Calibri Light" w:hAnsi="Calibri Light" w:cs="Calibri Light"/>
          <w:sz w:val="20"/>
          <w:szCs w:val="20"/>
        </w:rPr>
        <w:t xml:space="preserve">Availability of ES </w:t>
      </w:r>
      <w:r w:rsidR="308769D6" w:rsidRPr="2EBDFC38">
        <w:rPr>
          <w:rFonts w:ascii="Calibri Light" w:hAnsi="Calibri Light" w:cs="Calibri Light"/>
          <w:sz w:val="20"/>
          <w:szCs w:val="20"/>
        </w:rPr>
        <w:t>segment to portfolio mapping</w:t>
      </w:r>
      <w:r w:rsidR="7860D788" w:rsidRPr="2EBDFC38">
        <w:rPr>
          <w:rFonts w:ascii="Calibri Light" w:hAnsi="Calibri Light" w:cs="Calibri Light"/>
          <w:sz w:val="20"/>
          <w:szCs w:val="20"/>
        </w:rPr>
        <w:t xml:space="preserve"> (which would be </w:t>
      </w:r>
      <w:r w:rsidR="00CD3615" w:rsidRPr="2EBDFC38">
        <w:rPr>
          <w:rFonts w:ascii="Calibri Light" w:hAnsi="Calibri Light" w:cs="Calibri Light"/>
          <w:sz w:val="20"/>
          <w:szCs w:val="20"/>
        </w:rPr>
        <w:t>an</w:t>
      </w:r>
      <w:r w:rsidR="7860D788" w:rsidRPr="2EBDFC38">
        <w:rPr>
          <w:rFonts w:ascii="Calibri Light" w:hAnsi="Calibri Light" w:cs="Calibri Light"/>
          <w:sz w:val="20"/>
          <w:szCs w:val="20"/>
        </w:rPr>
        <w:t xml:space="preserve"> automated process which will be designed in further state).</w:t>
      </w:r>
      <w:r w:rsidR="7860D788" w:rsidRPr="2EBDFC38">
        <w:rPr>
          <w:rFonts w:ascii="Calibri Light" w:hAnsi="Calibri Light" w:cs="Calibri Light"/>
          <w:sz w:val="20"/>
          <w:szCs w:val="20"/>
          <w:highlight w:val="yellow"/>
        </w:rPr>
        <w:t>TBD</w:t>
      </w:r>
    </w:p>
    <w:p w14:paraId="099654DA" w14:textId="51D04C7D" w:rsidR="00281B49" w:rsidRDefault="00F11340" w:rsidP="70D61B0E">
      <w:pPr>
        <w:pStyle w:val="ListParagraph"/>
        <w:numPr>
          <w:ilvl w:val="0"/>
          <w:numId w:val="52"/>
        </w:numPr>
        <w:rPr>
          <w:rFonts w:ascii="Calibri Light" w:hAnsi="Calibri Light" w:cs="Calibri Light"/>
          <w:sz w:val="20"/>
          <w:szCs w:val="20"/>
        </w:rPr>
      </w:pPr>
      <w:r w:rsidRPr="2EBDFC38">
        <w:rPr>
          <w:rFonts w:ascii="Calibri Light" w:hAnsi="Calibri Light" w:cs="Calibri Light"/>
          <w:sz w:val="20"/>
          <w:szCs w:val="20"/>
        </w:rPr>
        <w:t xml:space="preserve">Availability of </w:t>
      </w:r>
      <w:r w:rsidR="3F729DDC" w:rsidRPr="2EBDFC38">
        <w:rPr>
          <w:rFonts w:ascii="Calibri Light" w:hAnsi="Calibri Light" w:cs="Calibri Light"/>
          <w:sz w:val="20"/>
          <w:szCs w:val="20"/>
        </w:rPr>
        <w:t>stress test</w:t>
      </w:r>
      <w:r w:rsidRPr="2EBDFC38">
        <w:rPr>
          <w:rFonts w:ascii="Calibri Light" w:hAnsi="Calibri Light" w:cs="Calibri Light"/>
          <w:sz w:val="20"/>
          <w:szCs w:val="20"/>
        </w:rPr>
        <w:t xml:space="preserve"> </w:t>
      </w:r>
      <w:r w:rsidR="00281B49" w:rsidRPr="2EBDFC38">
        <w:rPr>
          <w:rFonts w:ascii="Calibri Light" w:hAnsi="Calibri Light" w:cs="Calibri Light"/>
          <w:sz w:val="20"/>
          <w:szCs w:val="20"/>
        </w:rPr>
        <w:t>scenarios</w:t>
      </w:r>
      <w:r w:rsidR="68B1D607" w:rsidRPr="2EBDFC38">
        <w:rPr>
          <w:rFonts w:ascii="Calibri Light" w:hAnsi="Calibri Light" w:cs="Calibri Light"/>
          <w:sz w:val="20"/>
          <w:szCs w:val="20"/>
        </w:rPr>
        <w:t xml:space="preserve"> with FX and without FX impact</w:t>
      </w:r>
      <w:r w:rsidR="439A9DBB" w:rsidRPr="2EBDFC38">
        <w:rPr>
          <w:rFonts w:ascii="Calibri Light" w:hAnsi="Calibri Light" w:cs="Calibri Light"/>
          <w:sz w:val="20"/>
          <w:szCs w:val="20"/>
        </w:rPr>
        <w:t>.</w:t>
      </w:r>
    </w:p>
    <w:p w14:paraId="3826CD64" w14:textId="336BC755" w:rsidR="2EBDFC38" w:rsidRDefault="2EBDFC38" w:rsidP="2EBDFC38">
      <w:pPr>
        <w:pStyle w:val="ListParagraph"/>
        <w:ind w:left="1440"/>
        <w:rPr>
          <w:rFonts w:ascii="Calibri Light" w:hAnsi="Calibri Light" w:cs="Calibri Light"/>
          <w:sz w:val="20"/>
          <w:szCs w:val="20"/>
        </w:rPr>
      </w:pPr>
    </w:p>
    <w:p w14:paraId="09FCE7E7" w14:textId="3B82CBBA" w:rsidR="00541420" w:rsidRDefault="00541420" w:rsidP="2EBDFC38">
      <w:pPr>
        <w:pStyle w:val="Heading3"/>
        <w:numPr>
          <w:ilvl w:val="2"/>
          <w:numId w:val="55"/>
        </w:numPr>
        <w:rPr>
          <w:color w:val="auto"/>
          <w:sz w:val="20"/>
          <w:szCs w:val="20"/>
        </w:rPr>
      </w:pPr>
      <w:bookmarkStart w:id="357" w:name="_Toc1896487598"/>
      <w:r w:rsidRPr="2EBDFC38">
        <w:rPr>
          <w:rFonts w:ascii="Calibri Light" w:hAnsi="Calibri Light" w:cs="Calibri Light"/>
          <w:b/>
          <w:bCs/>
          <w:color w:val="auto"/>
          <w:sz w:val="22"/>
          <w:szCs w:val="22"/>
        </w:rPr>
        <w:t>Risks</w:t>
      </w:r>
      <w:bookmarkEnd w:id="357"/>
    </w:p>
    <w:p w14:paraId="26D29271" w14:textId="77777777" w:rsidR="00F72AE9" w:rsidRDefault="00C63D29" w:rsidP="00F72AE9">
      <w:pPr>
        <w:pStyle w:val="ListBullet"/>
        <w:numPr>
          <w:ilvl w:val="0"/>
          <w:numId w:val="59"/>
        </w:numPr>
      </w:pPr>
      <w:r>
        <w:t>Mapping risk: missing or incorrect Portfolio → ES segment tags may misstate aggregation.</w:t>
      </w:r>
    </w:p>
    <w:p w14:paraId="6B054105" w14:textId="7DB1BDFD" w:rsidR="00C63D29" w:rsidRDefault="00C63D29" w:rsidP="00F72AE9">
      <w:pPr>
        <w:pStyle w:val="ListBullet"/>
        <w:numPr>
          <w:ilvl w:val="0"/>
          <w:numId w:val="59"/>
        </w:numPr>
      </w:pPr>
      <w:r>
        <w:t>Input risk: delays or absence of FX/no-FX runs impede FX impact derivation.</w:t>
      </w:r>
    </w:p>
    <w:p w14:paraId="5BB9A6E4" w14:textId="173911A9" w:rsidR="2EBDFC38" w:rsidRDefault="2EBDFC38" w:rsidP="2EBDFC38">
      <w:pPr>
        <w:ind w:left="1440"/>
      </w:pPr>
    </w:p>
    <w:p w14:paraId="2B006A4F" w14:textId="47DB41A8" w:rsidR="2EBDFC38" w:rsidRDefault="2EBDFC38" w:rsidP="2EBDFC38">
      <w:pPr>
        <w:ind w:left="1440"/>
      </w:pPr>
    </w:p>
    <w:p w14:paraId="61A1BFBA" w14:textId="45430EBC" w:rsidR="2EBDFC38" w:rsidRDefault="2EBDFC38" w:rsidP="2EBDFC38">
      <w:pPr>
        <w:ind w:left="1440"/>
      </w:pPr>
    </w:p>
    <w:p w14:paraId="4518D70F" w14:textId="7EACB33D" w:rsidR="2EBDFC38" w:rsidRDefault="2EBDFC38" w:rsidP="2EBDFC38">
      <w:pPr>
        <w:ind w:left="1440"/>
      </w:pPr>
    </w:p>
    <w:p w14:paraId="528E4F5A" w14:textId="536C0BDD" w:rsidR="2EBDFC38" w:rsidRDefault="2EBDFC38" w:rsidP="2EBDFC38">
      <w:pPr>
        <w:ind w:left="1440"/>
      </w:pPr>
    </w:p>
    <w:p w14:paraId="3A50AB80" w14:textId="56CDED54" w:rsidR="2EBDFC38" w:rsidRDefault="2EBDFC38" w:rsidP="2EBDFC38">
      <w:pPr>
        <w:ind w:left="1440"/>
      </w:pPr>
    </w:p>
    <w:p w14:paraId="739C3CBC" w14:textId="753A9B3D" w:rsidR="2EBDFC38" w:rsidRDefault="2EBDFC38" w:rsidP="00210944"/>
    <w:p w14:paraId="0CE13260" w14:textId="5B9B9517" w:rsidR="00541420" w:rsidRPr="00C63D29" w:rsidRDefault="00541420" w:rsidP="00541420">
      <w:pPr>
        <w:pStyle w:val="Heading1"/>
        <w:rPr>
          <w:rFonts w:ascii="Calibri Light" w:hAnsi="Calibri Light" w:cs="Calibri Light"/>
          <w:b/>
          <w:bCs/>
          <w:color w:val="auto"/>
          <w:sz w:val="22"/>
          <w:szCs w:val="22"/>
        </w:rPr>
      </w:pPr>
      <w:bookmarkStart w:id="358" w:name="_Toc616183207"/>
      <w:r w:rsidRPr="2EBDFC38">
        <w:rPr>
          <w:rFonts w:ascii="Calibri Light" w:hAnsi="Calibri Light" w:cs="Calibri Light"/>
          <w:b/>
          <w:bCs/>
          <w:color w:val="auto"/>
          <w:sz w:val="22"/>
          <w:szCs w:val="22"/>
        </w:rPr>
        <w:t xml:space="preserve">3. Business Process </w:t>
      </w:r>
      <w:r w:rsidR="27476428" w:rsidRPr="2EBDFC38">
        <w:rPr>
          <w:rFonts w:ascii="Calibri Light" w:hAnsi="Calibri Light" w:cs="Calibri Light"/>
          <w:b/>
          <w:bCs/>
          <w:color w:val="auto"/>
          <w:sz w:val="22"/>
          <w:szCs w:val="22"/>
        </w:rPr>
        <w:t xml:space="preserve">diagram: </w:t>
      </w:r>
      <w:r>
        <w:tab/>
      </w:r>
      <w:bookmarkEnd w:id="358"/>
    </w:p>
    <w:p w14:paraId="2D37DF00" w14:textId="49E3606E" w:rsidR="00541420" w:rsidRPr="00C63D29" w:rsidRDefault="00541420" w:rsidP="2EBDFC38">
      <w:pPr>
        <w:pStyle w:val="Heading2"/>
        <w:rPr>
          <w:rFonts w:ascii="Calibri Light" w:hAnsi="Calibri Light" w:cs="Calibri Light"/>
          <w:b/>
          <w:bCs/>
          <w:color w:val="auto"/>
          <w:sz w:val="22"/>
          <w:szCs w:val="22"/>
          <w:highlight w:val="yellow"/>
        </w:rPr>
      </w:pPr>
      <w:bookmarkStart w:id="359" w:name="_Toc437651042"/>
      <w:r w:rsidRPr="2EBDFC38">
        <w:rPr>
          <w:rFonts w:ascii="Calibri Light" w:hAnsi="Calibri Light" w:cs="Calibri Light"/>
          <w:b/>
          <w:bCs/>
          <w:color w:val="auto"/>
          <w:sz w:val="22"/>
          <w:szCs w:val="22"/>
        </w:rPr>
        <w:t>3.1 Proposed Business Process (To Be)</w:t>
      </w:r>
      <w:r w:rsidR="0BF053AD" w:rsidRPr="2EBDFC38">
        <w:rPr>
          <w:rFonts w:ascii="Calibri Light" w:hAnsi="Calibri Light" w:cs="Calibri Light"/>
          <w:b/>
          <w:bCs/>
          <w:color w:val="auto"/>
          <w:sz w:val="22"/>
          <w:szCs w:val="22"/>
        </w:rPr>
        <w:t xml:space="preserve"> - </w:t>
      </w:r>
      <w:r w:rsidR="0BF053AD" w:rsidRPr="2EBDFC38">
        <w:rPr>
          <w:rFonts w:ascii="Calibri Light" w:hAnsi="Calibri Light" w:cs="Calibri Light"/>
          <w:b/>
          <w:bCs/>
          <w:color w:val="auto"/>
          <w:sz w:val="22"/>
          <w:szCs w:val="22"/>
          <w:highlight w:val="yellow"/>
        </w:rPr>
        <w:t>WIP</w:t>
      </w:r>
      <w:bookmarkEnd w:id="359"/>
    </w:p>
    <w:p w14:paraId="0457CB1F" w14:textId="7CB2438D" w:rsidR="2EBDFC38" w:rsidRDefault="2EBDFC38" w:rsidP="2EBDFC38">
      <w:pPr>
        <w:rPr>
          <w:highlight w:val="yellow"/>
        </w:rPr>
      </w:pPr>
    </w:p>
    <w:p w14:paraId="35D8BF35" w14:textId="18913ECA" w:rsidR="7A4BB8F1" w:rsidRDefault="7A4BB8F1" w:rsidP="2EBDFC38">
      <w:r>
        <w:rPr>
          <w:noProof/>
        </w:rPr>
        <w:lastRenderedPageBreak/>
        <w:drawing>
          <wp:inline distT="0" distB="0" distL="0" distR="0" wp14:anchorId="4D909C8C" wp14:editId="6D433B45">
            <wp:extent cx="5943600" cy="4305300"/>
            <wp:effectExtent l="0" t="0" r="0" b="0"/>
            <wp:docPr id="1580466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66540" name="Picture 1580466540"/>
                    <pic:cNvPicPr/>
                  </pic:nvPicPr>
                  <pic:blipFill>
                    <a:blip r:embed="rId15">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p>
    <w:p w14:paraId="42A2CCBE" w14:textId="0705FC89" w:rsidR="2EBDFC38" w:rsidRDefault="2EBDFC38" w:rsidP="2EBDFC38"/>
    <w:p w14:paraId="3ECD5840" w14:textId="4B4AE3FF" w:rsidR="00541420" w:rsidRPr="00C63D29" w:rsidRDefault="00541420" w:rsidP="12D49DF1">
      <w:pPr>
        <w:pStyle w:val="Heading2"/>
        <w:rPr>
          <w:rFonts w:ascii="Calibri Light" w:hAnsi="Calibri Light" w:cs="Calibri Light"/>
          <w:b/>
          <w:bCs/>
          <w:color w:val="auto"/>
          <w:sz w:val="22"/>
          <w:szCs w:val="22"/>
        </w:rPr>
      </w:pPr>
    </w:p>
    <w:p w14:paraId="3656344A" w14:textId="683454AE" w:rsidR="00541420" w:rsidRPr="00C63D29" w:rsidRDefault="00541420" w:rsidP="00541420">
      <w:pPr>
        <w:pStyle w:val="Heading2"/>
        <w:rPr>
          <w:rFonts w:ascii="Calibri Light" w:hAnsi="Calibri Light" w:cs="Calibri Light"/>
          <w:b/>
          <w:bCs/>
          <w:color w:val="auto"/>
          <w:sz w:val="22"/>
          <w:szCs w:val="22"/>
        </w:rPr>
      </w:pPr>
      <w:r w:rsidRPr="2EBDFC38">
        <w:rPr>
          <w:rFonts w:ascii="Calibri Light" w:hAnsi="Calibri Light" w:cs="Calibri Light"/>
          <w:b/>
          <w:bCs/>
          <w:color w:val="auto"/>
          <w:sz w:val="22"/>
          <w:szCs w:val="22"/>
        </w:rPr>
        <w:t xml:space="preserve"> </w:t>
      </w:r>
    </w:p>
    <w:p w14:paraId="2420C331" w14:textId="74F015CC" w:rsidR="00541420" w:rsidRDefault="00541420" w:rsidP="00541420">
      <w:pPr>
        <w:ind w:left="360" w:firstLine="720"/>
      </w:pPr>
    </w:p>
    <w:p w14:paraId="7DD546D1" w14:textId="15783C24" w:rsidR="00541420" w:rsidRDefault="00541420" w:rsidP="09AC7D3A">
      <w:pPr>
        <w:ind w:left="360"/>
      </w:pPr>
    </w:p>
    <w:p w14:paraId="7D36F9C0" w14:textId="450CB245" w:rsidR="70D61B0E" w:rsidRDefault="70D61B0E" w:rsidP="70D61B0E">
      <w:pPr>
        <w:ind w:left="360"/>
      </w:pPr>
    </w:p>
    <w:p w14:paraId="462AB47B" w14:textId="71261CEC" w:rsidR="2EBDFC38" w:rsidRDefault="2EBDFC38" w:rsidP="2EBDFC38">
      <w:pPr>
        <w:ind w:left="360"/>
      </w:pPr>
    </w:p>
    <w:p w14:paraId="3C3D5253" w14:textId="26B6FECF" w:rsidR="2EBDFC38" w:rsidRDefault="2EBDFC38" w:rsidP="2EBDFC38">
      <w:pPr>
        <w:ind w:left="360"/>
      </w:pPr>
    </w:p>
    <w:p w14:paraId="4848E04B" w14:textId="5C245685" w:rsidR="2EBDFC38" w:rsidRDefault="2EBDFC38" w:rsidP="2EBDFC38"/>
    <w:p w14:paraId="7A0AA992" w14:textId="77777777" w:rsidR="00541420" w:rsidRPr="00473401" w:rsidRDefault="00541420" w:rsidP="2EBDFC38">
      <w:pPr>
        <w:pStyle w:val="Heading1"/>
        <w:rPr>
          <w:rFonts w:ascii="Calibri Light" w:eastAsia="Calibri Light" w:hAnsi="Calibri Light" w:cs="Calibri Light"/>
          <w:b/>
          <w:bCs/>
          <w:color w:val="auto"/>
          <w:sz w:val="22"/>
          <w:szCs w:val="22"/>
        </w:rPr>
      </w:pPr>
      <w:bookmarkStart w:id="360" w:name="_Toc1147582741"/>
      <w:r w:rsidRPr="2EBDFC38">
        <w:rPr>
          <w:rFonts w:ascii="Calibri Light" w:eastAsia="Calibri Light" w:hAnsi="Calibri Light" w:cs="Calibri Light"/>
          <w:b/>
          <w:bCs/>
          <w:color w:val="auto"/>
          <w:sz w:val="22"/>
          <w:szCs w:val="22"/>
        </w:rPr>
        <w:lastRenderedPageBreak/>
        <w:t>4. Business Requirements</w:t>
      </w:r>
      <w:r>
        <w:tab/>
      </w:r>
      <w:r>
        <w:tab/>
      </w:r>
      <w:r>
        <w:tab/>
      </w:r>
      <w:r>
        <w:tab/>
      </w:r>
      <w:r>
        <w:tab/>
      </w:r>
      <w:r>
        <w:tab/>
      </w:r>
      <w:r>
        <w:tab/>
      </w:r>
      <w:r>
        <w:tab/>
      </w:r>
      <w:bookmarkEnd w:id="360"/>
    </w:p>
    <w:p w14:paraId="62BB408F" w14:textId="70911DB8" w:rsidR="00473401" w:rsidRPr="00473401" w:rsidRDefault="00473401" w:rsidP="2EBDFC38">
      <w:pPr>
        <w:pStyle w:val="Heading2"/>
        <w:rPr>
          <w:rFonts w:ascii="Calibri Light" w:eastAsia="Calibri Light" w:hAnsi="Calibri Light" w:cs="Calibri Light"/>
          <w:b/>
          <w:bCs/>
          <w:color w:val="auto"/>
          <w:sz w:val="22"/>
          <w:szCs w:val="22"/>
        </w:rPr>
      </w:pPr>
      <w:bookmarkStart w:id="361" w:name="_Toc852451112"/>
      <w:r w:rsidRPr="2EBDFC38">
        <w:rPr>
          <w:rFonts w:ascii="Calibri Light" w:eastAsia="Calibri Light" w:hAnsi="Calibri Light" w:cs="Calibri Light"/>
          <w:b/>
          <w:bCs/>
          <w:color w:val="auto"/>
          <w:sz w:val="22"/>
          <w:szCs w:val="22"/>
        </w:rPr>
        <w:t>4.1 Business Requirement – BarraOne Asset Impact</w:t>
      </w:r>
      <w:bookmarkEnd w:id="361"/>
      <w:r w:rsidRPr="2EBDFC38">
        <w:rPr>
          <w:rFonts w:ascii="Calibri Light" w:eastAsia="Calibri Light" w:hAnsi="Calibri Light" w:cs="Calibri Light"/>
          <w:b/>
          <w:bCs/>
          <w:color w:val="auto"/>
          <w:sz w:val="22"/>
          <w:szCs w:val="22"/>
        </w:rPr>
        <w:t xml:space="preserve"> </w:t>
      </w:r>
    </w:p>
    <w:p w14:paraId="44A894E7" w14:textId="77777777" w:rsidR="00473401" w:rsidRPr="00E52256" w:rsidRDefault="00473401" w:rsidP="2EBDFC38">
      <w:pPr>
        <w:pStyle w:val="Heading3"/>
        <w:rPr>
          <w:rFonts w:ascii="Calibri Light" w:eastAsia="Calibri Light" w:hAnsi="Calibri Light" w:cs="Calibri Light"/>
          <w:b/>
          <w:bCs/>
          <w:color w:val="auto"/>
          <w:sz w:val="20"/>
          <w:szCs w:val="20"/>
        </w:rPr>
      </w:pPr>
      <w:bookmarkStart w:id="362" w:name="_Toc1353191873"/>
      <w:r w:rsidRPr="2EBDFC38">
        <w:rPr>
          <w:rFonts w:ascii="Calibri Light" w:eastAsia="Calibri Light" w:hAnsi="Calibri Light" w:cs="Calibri Light"/>
          <w:b/>
          <w:bCs/>
          <w:color w:val="auto"/>
          <w:sz w:val="20"/>
          <w:szCs w:val="20"/>
        </w:rPr>
        <w:t>4.1.1 Objective</w:t>
      </w:r>
      <w:bookmarkEnd w:id="362"/>
    </w:p>
    <w:p w14:paraId="3FEF1620" w14:textId="600A8B8F" w:rsidR="35F270F2" w:rsidRDefault="35F270F2" w:rsidP="2EBDFC38">
      <w:p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The system </w:t>
      </w:r>
      <w:r w:rsidRPr="00406136">
        <w:rPr>
          <w:rFonts w:ascii="Calibri Light" w:eastAsia="Calibri Light" w:hAnsi="Calibri Light" w:cs="Calibri Light"/>
          <w:sz w:val="20"/>
          <w:szCs w:val="20"/>
        </w:rPr>
        <w:t xml:space="preserve">must </w:t>
      </w:r>
      <w:r w:rsidR="00525F3E" w:rsidRPr="00406136">
        <w:rPr>
          <w:rFonts w:ascii="Calibri Light" w:eastAsia="Calibri Light" w:hAnsi="Calibri Light" w:cs="Calibri Light"/>
          <w:sz w:val="20"/>
          <w:szCs w:val="20"/>
        </w:rPr>
        <w:t xml:space="preserve">summarize </w:t>
      </w:r>
      <w:r w:rsidRPr="00406136">
        <w:rPr>
          <w:rFonts w:ascii="Calibri Light" w:eastAsia="Calibri Light" w:hAnsi="Calibri Light" w:cs="Calibri Light"/>
          <w:sz w:val="20"/>
          <w:szCs w:val="20"/>
        </w:rPr>
        <w:t xml:space="preserve">market value (MV) impacts </w:t>
      </w:r>
      <w:r w:rsidR="002B71ED" w:rsidRPr="00406136">
        <w:rPr>
          <w:rFonts w:ascii="Calibri Light" w:eastAsia="Calibri Light" w:hAnsi="Calibri Light" w:cs="Calibri Light"/>
          <w:sz w:val="20"/>
          <w:szCs w:val="20"/>
        </w:rPr>
        <w:t xml:space="preserve">on General Account (GA) assets </w:t>
      </w:r>
      <w:r w:rsidRPr="00406136">
        <w:rPr>
          <w:rFonts w:ascii="Calibri Light" w:eastAsia="Calibri Light" w:hAnsi="Calibri Light" w:cs="Calibri Light"/>
          <w:sz w:val="20"/>
          <w:szCs w:val="20"/>
        </w:rPr>
        <w:t xml:space="preserve">using BarraOne stress </w:t>
      </w:r>
      <w:r w:rsidR="002B71ED" w:rsidRPr="00406136">
        <w:rPr>
          <w:rFonts w:ascii="Calibri Light" w:eastAsia="Calibri Light" w:hAnsi="Calibri Light" w:cs="Calibri Light"/>
          <w:sz w:val="20"/>
          <w:szCs w:val="20"/>
        </w:rPr>
        <w:t xml:space="preserve">P&amp;Ls </w:t>
      </w:r>
      <w:r w:rsidRPr="00406136">
        <w:rPr>
          <w:rFonts w:ascii="Calibri Light" w:eastAsia="Calibri Light" w:hAnsi="Calibri Light" w:cs="Calibri Light"/>
          <w:sz w:val="20"/>
          <w:szCs w:val="20"/>
        </w:rPr>
        <w:t xml:space="preserve">(with FX shocks and without FX shocks), </w:t>
      </w:r>
      <w:r w:rsidR="5636D73E" w:rsidRPr="00406136">
        <w:rPr>
          <w:rFonts w:ascii="Calibri Light" w:eastAsia="Calibri Light" w:hAnsi="Calibri Light" w:cs="Calibri Light"/>
          <w:sz w:val="20"/>
          <w:szCs w:val="20"/>
        </w:rPr>
        <w:t xml:space="preserve">tam segment and ES Segment </w:t>
      </w:r>
      <w:r w:rsidRPr="00406136">
        <w:rPr>
          <w:rFonts w:ascii="Calibri Light" w:eastAsia="Calibri Light" w:hAnsi="Calibri Light" w:cs="Calibri Light"/>
          <w:sz w:val="20"/>
          <w:szCs w:val="20"/>
        </w:rPr>
        <w:t>ensuring results are consistent, reproducible</w:t>
      </w:r>
      <w:r w:rsidR="29DDCA7F" w:rsidRPr="00406136">
        <w:rPr>
          <w:rFonts w:ascii="Calibri Light" w:eastAsia="Calibri Light" w:hAnsi="Calibri Light" w:cs="Calibri Light"/>
          <w:sz w:val="20"/>
          <w:szCs w:val="20"/>
        </w:rPr>
        <w:t>.</w:t>
      </w:r>
    </w:p>
    <w:p w14:paraId="6B58FB33" w14:textId="10590064" w:rsidR="35F270F2" w:rsidRDefault="35F270F2" w:rsidP="2EBDFC38">
      <w:p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The solution must integrate </w:t>
      </w:r>
      <w:r w:rsidR="00CD3615" w:rsidRPr="2EBDFC38">
        <w:rPr>
          <w:rFonts w:ascii="Calibri Light" w:eastAsia="Calibri Light" w:hAnsi="Calibri Light" w:cs="Calibri Light"/>
          <w:sz w:val="20"/>
          <w:szCs w:val="20"/>
        </w:rPr>
        <w:t xml:space="preserve">data, </w:t>
      </w:r>
      <w:r w:rsidRPr="2EBDFC38">
        <w:rPr>
          <w:rFonts w:ascii="Calibri Light" w:eastAsia="Calibri Light" w:hAnsi="Calibri Light" w:cs="Calibri Light"/>
          <w:sz w:val="20"/>
          <w:szCs w:val="20"/>
        </w:rPr>
        <w:t xml:space="preserve">including TAM Segment, </w:t>
      </w:r>
      <w:r w:rsidR="00BF4501">
        <w:rPr>
          <w:rFonts w:ascii="Calibri Light" w:eastAsia="Calibri Light" w:hAnsi="Calibri Light" w:cs="Calibri Light"/>
          <w:sz w:val="20"/>
          <w:szCs w:val="20"/>
        </w:rPr>
        <w:t>ES</w:t>
      </w:r>
      <w:r w:rsidR="178B80FF" w:rsidRPr="2EBDFC38">
        <w:rPr>
          <w:rFonts w:ascii="Calibri Light" w:eastAsia="Calibri Light" w:hAnsi="Calibri Light" w:cs="Calibri Light"/>
          <w:sz w:val="20"/>
          <w:szCs w:val="20"/>
        </w:rPr>
        <w:t xml:space="preserve"> </w:t>
      </w:r>
      <w:r w:rsidR="05B07803" w:rsidRPr="2EBDFC38">
        <w:rPr>
          <w:rFonts w:ascii="Calibri Light" w:eastAsia="Calibri Light" w:hAnsi="Calibri Light" w:cs="Calibri Light"/>
          <w:sz w:val="20"/>
          <w:szCs w:val="20"/>
        </w:rPr>
        <w:t>segment, portfolio</w:t>
      </w:r>
      <w:r w:rsidR="67A4E972" w:rsidRPr="2EBDFC38">
        <w:rPr>
          <w:rFonts w:ascii="Calibri Light" w:eastAsia="Calibri Light" w:hAnsi="Calibri Light" w:cs="Calibri Light"/>
          <w:sz w:val="20"/>
          <w:szCs w:val="20"/>
        </w:rPr>
        <w:t xml:space="preserve"> and adjusted asset group </w:t>
      </w:r>
      <w:r w:rsidR="5A23CE35" w:rsidRPr="2EBDFC38">
        <w:rPr>
          <w:rFonts w:ascii="Calibri Light" w:eastAsia="Calibri Light" w:hAnsi="Calibri Light" w:cs="Calibri Light"/>
          <w:sz w:val="20"/>
          <w:szCs w:val="20"/>
        </w:rPr>
        <w:t>level information</w:t>
      </w:r>
      <w:r w:rsidR="3EA317B1" w:rsidRPr="2EBDFC38">
        <w:rPr>
          <w:rFonts w:ascii="Calibri Light" w:eastAsia="Calibri Light" w:hAnsi="Calibri Light" w:cs="Calibri Light"/>
          <w:sz w:val="20"/>
          <w:szCs w:val="20"/>
        </w:rPr>
        <w:t xml:space="preserve"> </w:t>
      </w:r>
      <w:r w:rsidRPr="2EBDFC38">
        <w:rPr>
          <w:rFonts w:ascii="Calibri Light" w:eastAsia="Calibri Light" w:hAnsi="Calibri Light" w:cs="Calibri Light"/>
          <w:sz w:val="20"/>
          <w:szCs w:val="20"/>
        </w:rPr>
        <w:t>to correctly associate BarraOne market values</w:t>
      </w:r>
      <w:r w:rsidR="7E566E18" w:rsidRPr="2EBDFC38">
        <w:rPr>
          <w:rFonts w:ascii="Calibri Light" w:eastAsia="Calibri Light" w:hAnsi="Calibri Light" w:cs="Calibri Light"/>
          <w:sz w:val="20"/>
          <w:szCs w:val="20"/>
        </w:rPr>
        <w:t>.</w:t>
      </w:r>
    </w:p>
    <w:p w14:paraId="42EA6092" w14:textId="7D5596DD" w:rsidR="35F270F2" w:rsidRDefault="35F270F2" w:rsidP="2EBDFC38">
      <w:p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The system must apply Portfolio → ES Segment mapping (provided manually</w:t>
      </w:r>
      <w:r w:rsidR="176C8F88" w:rsidRPr="2EBDFC38">
        <w:rPr>
          <w:rFonts w:ascii="Calibri Light" w:eastAsia="Calibri Light" w:hAnsi="Calibri Light" w:cs="Calibri Light"/>
          <w:sz w:val="20"/>
          <w:szCs w:val="20"/>
        </w:rPr>
        <w:t xml:space="preserve"> for now</w:t>
      </w:r>
      <w:r w:rsidRPr="2EBDFC38">
        <w:rPr>
          <w:rFonts w:ascii="Calibri Light" w:eastAsia="Calibri Light" w:hAnsi="Calibri Light" w:cs="Calibri Light"/>
          <w:sz w:val="20"/>
          <w:szCs w:val="20"/>
        </w:rPr>
        <w:t>) to allocate asset‑level stress results at the ES Segment and Adjusted Asset Group (AAG) levels for downstream reporting and decision‑making.</w:t>
      </w:r>
    </w:p>
    <w:p w14:paraId="6DC28BEF" w14:textId="2E75776D" w:rsidR="35F270F2" w:rsidRDefault="35F270F2" w:rsidP="2EBDFC38">
      <w:p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The system must generate consolidated outputs:</w:t>
      </w:r>
    </w:p>
    <w:p w14:paraId="54E88D38" w14:textId="1273E3FD" w:rsidR="35F270F2" w:rsidRDefault="35F270F2" w:rsidP="2EBDFC38">
      <w:pPr>
        <w:pStyle w:val="ListParagraph"/>
        <w:numPr>
          <w:ilvl w:val="0"/>
          <w:numId w:val="2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Asset Impact without FX</w:t>
      </w:r>
      <w:r w:rsidR="15E55D80" w:rsidRPr="2EBDFC38">
        <w:rPr>
          <w:rFonts w:ascii="Calibri Light" w:eastAsia="Calibri Light" w:hAnsi="Calibri Light" w:cs="Calibri Light"/>
          <w:sz w:val="20"/>
          <w:szCs w:val="20"/>
        </w:rPr>
        <w:t xml:space="preserve"> </w:t>
      </w:r>
      <w:r w:rsidRPr="2EBDFC38">
        <w:rPr>
          <w:rFonts w:ascii="Calibri Light" w:eastAsia="Calibri Light" w:hAnsi="Calibri Light" w:cs="Calibri Light"/>
          <w:sz w:val="20"/>
          <w:szCs w:val="20"/>
        </w:rPr>
        <w:t>by ES Segment + AAG</w:t>
      </w:r>
    </w:p>
    <w:p w14:paraId="6D2E3BD1" w14:textId="02FE149D" w:rsidR="73BD4E6F" w:rsidRDefault="35F270F2" w:rsidP="2EBDFC38">
      <w:pPr>
        <w:pStyle w:val="ListParagraph"/>
        <w:numPr>
          <w:ilvl w:val="0"/>
          <w:numId w:val="2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FX Impact by ES Segment + AAG</w:t>
      </w:r>
    </w:p>
    <w:p w14:paraId="340FE348" w14:textId="50984AA5" w:rsidR="006346BC" w:rsidRDefault="00161842" w:rsidP="2EBDFC38">
      <w:pPr>
        <w:pStyle w:val="ListParagraph"/>
        <w:numPr>
          <w:ilvl w:val="0"/>
          <w:numId w:val="25"/>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Public Equity and ALDA Shocks by ES Segment</w:t>
      </w:r>
    </w:p>
    <w:p w14:paraId="3378B4CA" w14:textId="7DB9301F" w:rsidR="2EBDFC38" w:rsidRDefault="400A2DD2" w:rsidP="2EBDFC38">
      <w:pPr>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Note</w:t>
      </w:r>
      <w:r w:rsidRPr="2EBDFC38">
        <w:rPr>
          <w:rFonts w:ascii="Calibri Light" w:eastAsia="Calibri Light" w:hAnsi="Calibri Light" w:cs="Calibri Light"/>
          <w:sz w:val="20"/>
          <w:szCs w:val="20"/>
        </w:rPr>
        <w:t xml:space="preserve">: </w:t>
      </w:r>
      <w:r w:rsidR="7BE2ED66" w:rsidRPr="2EBDFC38">
        <w:rPr>
          <w:rFonts w:ascii="Calibri Light" w:eastAsia="Calibri Light" w:hAnsi="Calibri Light" w:cs="Calibri Light"/>
          <w:sz w:val="20"/>
          <w:szCs w:val="20"/>
        </w:rPr>
        <w:t xml:space="preserve">For </w:t>
      </w:r>
      <w:r w:rsidR="337846D2" w:rsidRPr="2EBDFC38">
        <w:rPr>
          <w:rFonts w:ascii="Calibri Light" w:eastAsia="Calibri Light" w:hAnsi="Calibri Light" w:cs="Calibri Light"/>
          <w:sz w:val="20"/>
          <w:szCs w:val="20"/>
        </w:rPr>
        <w:t>now,</w:t>
      </w:r>
      <w:r w:rsidR="7BE2ED66" w:rsidRPr="2EBDFC38">
        <w:rPr>
          <w:rFonts w:ascii="Calibri Light" w:eastAsia="Calibri Light" w:hAnsi="Calibri Light" w:cs="Calibri Light"/>
          <w:sz w:val="20"/>
          <w:szCs w:val="20"/>
        </w:rPr>
        <w:t xml:space="preserve"> only two shock </w:t>
      </w:r>
      <w:r w:rsidR="6DE450EE" w:rsidRPr="2EBDFC38">
        <w:rPr>
          <w:rFonts w:ascii="Calibri Light" w:eastAsia="Calibri Light" w:hAnsi="Calibri Light" w:cs="Calibri Light"/>
          <w:sz w:val="20"/>
          <w:szCs w:val="20"/>
        </w:rPr>
        <w:t>scenarios</w:t>
      </w:r>
      <w:r w:rsidR="7BE2ED66" w:rsidRPr="2EBDFC38">
        <w:rPr>
          <w:rFonts w:ascii="Calibri Light" w:eastAsia="Calibri Light" w:hAnsi="Calibri Light" w:cs="Calibri Light"/>
          <w:sz w:val="20"/>
          <w:szCs w:val="20"/>
        </w:rPr>
        <w:t xml:space="preserve"> are listed</w:t>
      </w:r>
      <w:r w:rsidR="52E3AD74" w:rsidRPr="2EBDFC38">
        <w:rPr>
          <w:rFonts w:ascii="Calibri Light" w:eastAsia="Calibri Light" w:hAnsi="Calibri Light" w:cs="Calibri Light"/>
          <w:sz w:val="20"/>
          <w:szCs w:val="20"/>
        </w:rPr>
        <w:t>,</w:t>
      </w:r>
      <w:r w:rsidR="7BE2ED66" w:rsidRPr="2EBDFC38">
        <w:rPr>
          <w:rFonts w:ascii="Calibri Light" w:eastAsia="Calibri Light" w:hAnsi="Calibri Light" w:cs="Calibri Light"/>
          <w:sz w:val="20"/>
          <w:szCs w:val="20"/>
        </w:rPr>
        <w:t xml:space="preserve"> in future </w:t>
      </w:r>
      <w:r w:rsidR="7ECE5DFE" w:rsidRPr="2EBDFC38">
        <w:rPr>
          <w:rFonts w:ascii="Calibri Light" w:eastAsia="Calibri Light" w:hAnsi="Calibri Light" w:cs="Calibri Light"/>
          <w:sz w:val="20"/>
          <w:szCs w:val="20"/>
        </w:rPr>
        <w:t>state</w:t>
      </w:r>
      <w:r w:rsidR="6073A262" w:rsidRPr="2EBDFC38">
        <w:rPr>
          <w:rFonts w:ascii="Calibri Light" w:eastAsia="Calibri Light" w:hAnsi="Calibri Light" w:cs="Calibri Light"/>
          <w:sz w:val="20"/>
          <w:szCs w:val="20"/>
        </w:rPr>
        <w:t xml:space="preserve"> </w:t>
      </w:r>
      <w:r w:rsidR="7ECE5DFE" w:rsidRPr="2EBDFC38">
        <w:rPr>
          <w:rFonts w:ascii="Calibri Light" w:eastAsia="Calibri Light" w:hAnsi="Calibri Light" w:cs="Calibri Light"/>
          <w:sz w:val="20"/>
          <w:szCs w:val="20"/>
        </w:rPr>
        <w:t>it</w:t>
      </w:r>
      <w:r w:rsidR="7BE2ED66" w:rsidRPr="2EBDFC38">
        <w:rPr>
          <w:rFonts w:ascii="Calibri Light" w:eastAsia="Calibri Light" w:hAnsi="Calibri Light" w:cs="Calibri Light"/>
          <w:sz w:val="20"/>
          <w:szCs w:val="20"/>
        </w:rPr>
        <w:t xml:space="preserve"> should </w:t>
      </w:r>
      <w:r w:rsidR="3719B1AD" w:rsidRPr="2EBDFC38">
        <w:rPr>
          <w:rFonts w:ascii="Calibri Light" w:eastAsia="Calibri Light" w:hAnsi="Calibri Light" w:cs="Calibri Light"/>
          <w:sz w:val="20"/>
          <w:szCs w:val="20"/>
        </w:rPr>
        <w:t>accommodate</w:t>
      </w:r>
      <w:r w:rsidR="7BE2ED66" w:rsidRPr="2EBDFC38">
        <w:rPr>
          <w:rFonts w:ascii="Calibri Light" w:eastAsia="Calibri Light" w:hAnsi="Calibri Light" w:cs="Calibri Light"/>
          <w:sz w:val="20"/>
          <w:szCs w:val="20"/>
        </w:rPr>
        <w:t xml:space="preserve"> the upcoming shock </w:t>
      </w:r>
      <w:r w:rsidR="0BD4B700" w:rsidRPr="2EBDFC38">
        <w:rPr>
          <w:rFonts w:ascii="Calibri Light" w:eastAsia="Calibri Light" w:hAnsi="Calibri Light" w:cs="Calibri Light"/>
          <w:sz w:val="20"/>
          <w:szCs w:val="20"/>
        </w:rPr>
        <w:t>scenarios</w:t>
      </w:r>
      <w:r w:rsidR="7BE2ED66" w:rsidRPr="2EBDFC38">
        <w:rPr>
          <w:rFonts w:ascii="Calibri Light" w:eastAsia="Calibri Light" w:hAnsi="Calibri Light" w:cs="Calibri Light"/>
          <w:sz w:val="20"/>
          <w:szCs w:val="20"/>
        </w:rPr>
        <w:t xml:space="preserve"> </w:t>
      </w:r>
      <w:r w:rsidR="4DDB138E" w:rsidRPr="2EBDFC38">
        <w:rPr>
          <w:rFonts w:ascii="Calibri Light" w:eastAsia="Calibri Light" w:hAnsi="Calibri Light" w:cs="Calibri Light"/>
          <w:sz w:val="20"/>
          <w:szCs w:val="20"/>
        </w:rPr>
        <w:t>too.</w:t>
      </w:r>
    </w:p>
    <w:p w14:paraId="7C368607" w14:textId="2D6706C5" w:rsidR="00473401" w:rsidRPr="00473401" w:rsidRDefault="00473401" w:rsidP="2EBDFC38">
      <w:pPr>
        <w:pStyle w:val="Heading3"/>
        <w:rPr>
          <w:rFonts w:ascii="Calibri Light" w:eastAsia="Calibri Light" w:hAnsi="Calibri Light" w:cs="Calibri Light"/>
          <w:b/>
          <w:bCs/>
          <w:color w:val="auto"/>
          <w:sz w:val="20"/>
          <w:szCs w:val="20"/>
        </w:rPr>
      </w:pPr>
      <w:bookmarkStart w:id="363" w:name="_Toc2113488745"/>
      <w:r w:rsidRPr="2EBDFC38">
        <w:rPr>
          <w:rFonts w:ascii="Calibri Light" w:eastAsia="Calibri Light" w:hAnsi="Calibri Light" w:cs="Calibri Light"/>
          <w:b/>
          <w:bCs/>
          <w:color w:val="auto"/>
          <w:sz w:val="20"/>
          <w:szCs w:val="20"/>
        </w:rPr>
        <w:t xml:space="preserve">4.1.2 </w:t>
      </w:r>
      <w:r w:rsidR="7D3E828F" w:rsidRPr="2EBDFC38">
        <w:rPr>
          <w:rFonts w:ascii="Calibri Light" w:eastAsia="Calibri Light" w:hAnsi="Calibri Light" w:cs="Calibri Light"/>
          <w:b/>
          <w:bCs/>
          <w:color w:val="auto"/>
          <w:sz w:val="20"/>
          <w:szCs w:val="20"/>
        </w:rPr>
        <w:t>Functional Requirements:</w:t>
      </w:r>
      <w:bookmarkEnd w:id="363"/>
    </w:p>
    <w:p w14:paraId="08DB0F22" w14:textId="57259C6F" w:rsidR="77B293CB" w:rsidRDefault="77B293CB" w:rsidP="2EBDFC38">
      <w:pPr>
        <w:ind w:left="1440" w:firstLine="720"/>
        <w:rPr>
          <w:rFonts w:ascii="Calibri Light" w:eastAsia="Calibri Light" w:hAnsi="Calibri Light" w:cs="Calibri Light"/>
          <w:b/>
          <w:bCs/>
          <w:i/>
          <w:iCs/>
          <w:sz w:val="20"/>
          <w:szCs w:val="20"/>
        </w:rPr>
      </w:pPr>
      <w:r w:rsidRPr="2EBDFC38">
        <w:rPr>
          <w:rFonts w:ascii="Calibri Light" w:eastAsia="Calibri Light" w:hAnsi="Calibri Light" w:cs="Calibri Light"/>
          <w:b/>
          <w:bCs/>
          <w:i/>
          <w:iCs/>
          <w:sz w:val="20"/>
          <w:szCs w:val="20"/>
        </w:rPr>
        <w:t>Tables and Columns that are used in BarraOne Asset Impact</w:t>
      </w:r>
    </w:p>
    <w:p w14:paraId="7D9F0C2C" w14:textId="2CCD2F28" w:rsidR="000B4DE8" w:rsidRDefault="00001AC6" w:rsidP="2EBDFC38">
      <w:r w:rsidRPr="00001AC6">
        <w:rPr>
          <w:noProof/>
        </w:rPr>
        <w:drawing>
          <wp:inline distT="0" distB="0" distL="0" distR="0" wp14:anchorId="5696EE5E" wp14:editId="16C236F7">
            <wp:extent cx="5943600" cy="3114675"/>
            <wp:effectExtent l="0" t="0" r="0" b="9525"/>
            <wp:docPr id="16052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07326" name=""/>
                    <pic:cNvPicPr/>
                  </pic:nvPicPr>
                  <pic:blipFill>
                    <a:blip r:embed="rId16"/>
                    <a:stretch>
                      <a:fillRect/>
                    </a:stretch>
                  </pic:blipFill>
                  <pic:spPr>
                    <a:xfrm>
                      <a:off x="0" y="0"/>
                      <a:ext cx="5943600" cy="3114675"/>
                    </a:xfrm>
                    <a:prstGeom prst="rect">
                      <a:avLst/>
                    </a:prstGeom>
                  </pic:spPr>
                </pic:pic>
              </a:graphicData>
            </a:graphic>
          </wp:inline>
        </w:drawing>
      </w:r>
    </w:p>
    <w:p w14:paraId="3797568B" w14:textId="3404F1CB" w:rsidR="67B85D23" w:rsidRDefault="67B85D23" w:rsidP="2EBDFC38">
      <w:pPr>
        <w:pStyle w:val="Heading4"/>
        <w:rPr>
          <w:rFonts w:ascii="Calibri Light" w:eastAsia="Calibri Light" w:hAnsi="Calibri Light" w:cs="Calibri Light"/>
          <w:b/>
          <w:bCs/>
          <w:i w:val="0"/>
          <w:iCs w:val="0"/>
          <w:color w:val="auto"/>
        </w:rPr>
      </w:pPr>
      <w:r w:rsidRPr="2EBDFC38">
        <w:rPr>
          <w:rFonts w:ascii="Calibri Light" w:eastAsia="Calibri Light" w:hAnsi="Calibri Light" w:cs="Calibri Light"/>
          <w:b/>
          <w:bCs/>
          <w:i w:val="0"/>
          <w:iCs w:val="0"/>
          <w:color w:val="auto"/>
        </w:rPr>
        <w:t xml:space="preserve">Step 1 – Ingestion of TAM Data from </w:t>
      </w:r>
      <w:r w:rsidR="2A57ECC5" w:rsidRPr="2EBDFC38">
        <w:rPr>
          <w:rFonts w:ascii="Calibri Light" w:eastAsia="Calibri Light" w:hAnsi="Calibri Light" w:cs="Calibri Light"/>
          <w:b/>
          <w:bCs/>
          <w:i w:val="0"/>
          <w:iCs w:val="0"/>
          <w:color w:val="auto"/>
        </w:rPr>
        <w:t>ALM Segmentation</w:t>
      </w:r>
      <w:r w:rsidRPr="2EBDFC38">
        <w:rPr>
          <w:rFonts w:ascii="Calibri Light" w:eastAsia="Calibri Light" w:hAnsi="Calibri Light" w:cs="Calibri Light"/>
          <w:b/>
          <w:bCs/>
          <w:i w:val="0"/>
          <w:iCs w:val="0"/>
          <w:color w:val="auto"/>
        </w:rPr>
        <w:t xml:space="preserve"> Cube</w:t>
      </w:r>
    </w:p>
    <w:p w14:paraId="091EAB06" w14:textId="1905A7D7" w:rsidR="67B85D23" w:rsidRDefault="67B85D23" w:rsidP="2EBDFC38">
      <w:pPr>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Purpos</w:t>
      </w:r>
      <w:r w:rsidR="4762CC2C" w:rsidRPr="2EBDFC38">
        <w:rPr>
          <w:rFonts w:ascii="Calibri Light" w:eastAsia="Calibri Light" w:hAnsi="Calibri Light" w:cs="Calibri Light"/>
          <w:b/>
          <w:bCs/>
          <w:sz w:val="20"/>
          <w:szCs w:val="20"/>
        </w:rPr>
        <w:t>e</w:t>
      </w:r>
    </w:p>
    <w:tbl>
      <w:tblPr>
        <w:tblpPr w:leftFromText="180" w:rightFromText="180" w:vertAnchor="text" w:horzAnchor="margin" w:tblpXSpec="center" w:tblpY="597"/>
        <w:tblW w:w="2020" w:type="dxa"/>
        <w:tblLook w:val="04A0" w:firstRow="1" w:lastRow="0" w:firstColumn="1" w:lastColumn="0" w:noHBand="0" w:noVBand="1"/>
      </w:tblPr>
      <w:tblGrid>
        <w:gridCol w:w="2020"/>
      </w:tblGrid>
      <w:tr w:rsidR="00CD3615" w:rsidRPr="00CD3615" w14:paraId="5848414D" w14:textId="77777777" w:rsidTr="00CD3615">
        <w:trPr>
          <w:trHeight w:val="300"/>
        </w:trPr>
        <w:tc>
          <w:tcPr>
            <w:tcW w:w="2020" w:type="dxa"/>
            <w:tcBorders>
              <w:top w:val="single" w:sz="4" w:space="0" w:color="auto"/>
              <w:left w:val="single" w:sz="4" w:space="0" w:color="auto"/>
              <w:bottom w:val="single" w:sz="4" w:space="0" w:color="auto"/>
              <w:right w:val="single" w:sz="4" w:space="0" w:color="auto"/>
            </w:tcBorders>
            <w:shd w:val="clear" w:color="000000" w:fill="FCD5B4"/>
            <w:noWrap/>
            <w:vAlign w:val="center"/>
            <w:hideMark/>
          </w:tcPr>
          <w:p w14:paraId="2D2DFCCE" w14:textId="77777777" w:rsidR="00CD3615" w:rsidRPr="00CD3615" w:rsidRDefault="00CD3615" w:rsidP="00CD3615">
            <w:pPr>
              <w:spacing w:after="0" w:line="240" w:lineRule="auto"/>
              <w:jc w:val="center"/>
              <w:rPr>
                <w:rFonts w:ascii="Calibri" w:eastAsia="Times New Roman" w:hAnsi="Calibri" w:cs="Calibri"/>
                <w:b/>
                <w:bCs/>
                <w:color w:val="000000"/>
              </w:rPr>
            </w:pPr>
            <w:r w:rsidRPr="00CD3615">
              <w:rPr>
                <w:rFonts w:ascii="Calibri" w:eastAsia="Times New Roman" w:hAnsi="Calibri" w:cs="Calibri"/>
                <w:b/>
                <w:bCs/>
                <w:color w:val="000000"/>
              </w:rPr>
              <w:lastRenderedPageBreak/>
              <w:t>tam_portfolio</w:t>
            </w:r>
          </w:p>
        </w:tc>
      </w:tr>
      <w:tr w:rsidR="00CD3615" w:rsidRPr="00CD3615" w14:paraId="3CF894A0" w14:textId="77777777" w:rsidTr="00CD3615">
        <w:trPr>
          <w:trHeight w:val="300"/>
        </w:trPr>
        <w:tc>
          <w:tcPr>
            <w:tcW w:w="2020" w:type="dxa"/>
            <w:tcBorders>
              <w:top w:val="nil"/>
              <w:left w:val="single" w:sz="4" w:space="0" w:color="auto"/>
              <w:bottom w:val="single" w:sz="4" w:space="0" w:color="auto"/>
              <w:right w:val="single" w:sz="4" w:space="0" w:color="auto"/>
            </w:tcBorders>
            <w:noWrap/>
            <w:vAlign w:val="center"/>
            <w:hideMark/>
          </w:tcPr>
          <w:p w14:paraId="66FE1856" w14:textId="77777777" w:rsidR="00CD3615" w:rsidRPr="00CD3615" w:rsidRDefault="00CD3615" w:rsidP="00CD3615">
            <w:pPr>
              <w:spacing w:after="0" w:line="240" w:lineRule="auto"/>
              <w:jc w:val="center"/>
              <w:rPr>
                <w:rFonts w:ascii="Calibri" w:eastAsia="Times New Roman" w:hAnsi="Calibri" w:cs="Calibri"/>
              </w:rPr>
            </w:pPr>
            <w:r w:rsidRPr="00CD3615">
              <w:rPr>
                <w:rFonts w:ascii="Calibri" w:eastAsia="Times New Roman" w:hAnsi="Calibri" w:cs="Calibri"/>
              </w:rPr>
              <w:t>portfolio_code</w:t>
            </w:r>
          </w:p>
        </w:tc>
      </w:tr>
      <w:tr w:rsidR="00CD3615" w:rsidRPr="00CD3615" w14:paraId="40D01F55" w14:textId="77777777" w:rsidTr="00CD3615">
        <w:trPr>
          <w:trHeight w:val="315"/>
        </w:trPr>
        <w:tc>
          <w:tcPr>
            <w:tcW w:w="2020" w:type="dxa"/>
            <w:tcBorders>
              <w:top w:val="nil"/>
              <w:left w:val="single" w:sz="4" w:space="0" w:color="auto"/>
              <w:bottom w:val="single" w:sz="4" w:space="0" w:color="auto"/>
              <w:right w:val="single" w:sz="4" w:space="0" w:color="auto"/>
            </w:tcBorders>
            <w:noWrap/>
            <w:vAlign w:val="center"/>
            <w:hideMark/>
          </w:tcPr>
          <w:p w14:paraId="276AA1DB" w14:textId="77777777" w:rsidR="00CD3615" w:rsidRPr="00CD3615" w:rsidRDefault="00CD3615" w:rsidP="00CD3615">
            <w:pPr>
              <w:spacing w:after="0" w:line="240" w:lineRule="auto"/>
              <w:jc w:val="center"/>
              <w:rPr>
                <w:rFonts w:ascii="Calibri" w:eastAsia="Times New Roman" w:hAnsi="Calibri" w:cs="Calibri"/>
                <w:color w:val="FF0000"/>
              </w:rPr>
            </w:pPr>
            <w:r w:rsidRPr="00CD3615">
              <w:rPr>
                <w:rFonts w:ascii="Calibri" w:eastAsia="Times New Roman" w:hAnsi="Calibri" w:cs="Calibri"/>
                <w:color w:val="FF0000"/>
              </w:rPr>
              <w:t>tam_segment</w:t>
            </w:r>
          </w:p>
        </w:tc>
      </w:tr>
      <w:tr w:rsidR="00CD3615" w:rsidRPr="00CD3615" w14:paraId="69E98630" w14:textId="77777777" w:rsidTr="00803877">
        <w:trPr>
          <w:trHeight w:val="302"/>
        </w:trPr>
        <w:tc>
          <w:tcPr>
            <w:tcW w:w="2020" w:type="dxa"/>
            <w:tcBorders>
              <w:top w:val="nil"/>
              <w:left w:val="single" w:sz="4" w:space="0" w:color="auto"/>
              <w:bottom w:val="single" w:sz="4" w:space="0" w:color="auto"/>
              <w:right w:val="single" w:sz="4" w:space="0" w:color="auto"/>
            </w:tcBorders>
            <w:noWrap/>
            <w:vAlign w:val="center"/>
            <w:hideMark/>
          </w:tcPr>
          <w:p w14:paraId="0B4ED261" w14:textId="77777777" w:rsidR="00CD3615" w:rsidRPr="00CD3615" w:rsidRDefault="00CD3615" w:rsidP="00CD3615">
            <w:pPr>
              <w:spacing w:after="0" w:line="240" w:lineRule="auto"/>
              <w:jc w:val="center"/>
              <w:rPr>
                <w:rFonts w:ascii="Calibri" w:eastAsia="Times New Roman" w:hAnsi="Calibri" w:cs="Calibri"/>
                <w:color w:val="000000"/>
              </w:rPr>
            </w:pPr>
            <w:r w:rsidRPr="00CD3615">
              <w:rPr>
                <w:rFonts w:ascii="Calibri" w:eastAsia="Times New Roman" w:hAnsi="Calibri" w:cs="Calibri"/>
                <w:color w:val="000000"/>
              </w:rPr>
              <w:t>target_currency</w:t>
            </w:r>
          </w:p>
        </w:tc>
      </w:tr>
      <w:tr w:rsidR="00CD3615" w:rsidRPr="00CD3615" w14:paraId="78408852" w14:textId="77777777" w:rsidTr="00CD3615">
        <w:trPr>
          <w:trHeight w:val="300"/>
        </w:trPr>
        <w:tc>
          <w:tcPr>
            <w:tcW w:w="2020" w:type="dxa"/>
            <w:tcBorders>
              <w:top w:val="nil"/>
              <w:left w:val="single" w:sz="4" w:space="0" w:color="auto"/>
              <w:bottom w:val="single" w:sz="4" w:space="0" w:color="auto"/>
              <w:right w:val="single" w:sz="4" w:space="0" w:color="auto"/>
            </w:tcBorders>
            <w:noWrap/>
            <w:vAlign w:val="center"/>
            <w:hideMark/>
          </w:tcPr>
          <w:p w14:paraId="3ECDCD0F" w14:textId="77777777" w:rsidR="00CD3615" w:rsidRPr="00CD3615" w:rsidRDefault="00CD3615" w:rsidP="00CD3615">
            <w:pPr>
              <w:spacing w:after="0" w:line="240" w:lineRule="auto"/>
              <w:jc w:val="center"/>
              <w:rPr>
                <w:rFonts w:ascii="Calibri" w:eastAsia="Times New Roman" w:hAnsi="Calibri" w:cs="Calibri"/>
                <w:color w:val="000000"/>
              </w:rPr>
            </w:pPr>
            <w:r w:rsidRPr="00CD3615">
              <w:rPr>
                <w:rFonts w:ascii="Calibri" w:eastAsia="Times New Roman" w:hAnsi="Calibri" w:cs="Calibri"/>
                <w:color w:val="000000"/>
              </w:rPr>
              <w:t>effective_from</w:t>
            </w:r>
          </w:p>
        </w:tc>
      </w:tr>
      <w:tr w:rsidR="00CD3615" w:rsidRPr="00CD3615" w14:paraId="39290798" w14:textId="77777777" w:rsidTr="00CD3615">
        <w:trPr>
          <w:trHeight w:val="300"/>
        </w:trPr>
        <w:tc>
          <w:tcPr>
            <w:tcW w:w="2020" w:type="dxa"/>
            <w:tcBorders>
              <w:top w:val="nil"/>
              <w:left w:val="single" w:sz="4" w:space="0" w:color="auto"/>
              <w:bottom w:val="single" w:sz="4" w:space="0" w:color="auto"/>
              <w:right w:val="single" w:sz="4" w:space="0" w:color="auto"/>
            </w:tcBorders>
            <w:noWrap/>
            <w:vAlign w:val="center"/>
            <w:hideMark/>
          </w:tcPr>
          <w:p w14:paraId="5EBAA3C1" w14:textId="77777777" w:rsidR="00CD3615" w:rsidRPr="00CD3615" w:rsidRDefault="00CD3615" w:rsidP="00CD3615">
            <w:pPr>
              <w:spacing w:after="0" w:line="240" w:lineRule="auto"/>
              <w:jc w:val="center"/>
              <w:rPr>
                <w:rFonts w:ascii="Calibri" w:eastAsia="Times New Roman" w:hAnsi="Calibri" w:cs="Calibri"/>
                <w:color w:val="000000"/>
              </w:rPr>
            </w:pPr>
            <w:r w:rsidRPr="00CD3615">
              <w:rPr>
                <w:rFonts w:ascii="Calibri" w:eastAsia="Times New Roman" w:hAnsi="Calibri" w:cs="Calibri"/>
                <w:color w:val="000000"/>
              </w:rPr>
              <w:t>effective_to</w:t>
            </w:r>
          </w:p>
        </w:tc>
      </w:tr>
      <w:tr w:rsidR="00CD3615" w:rsidRPr="00CD3615" w14:paraId="22DE08EE" w14:textId="77777777" w:rsidTr="00CD3615">
        <w:trPr>
          <w:trHeight w:val="300"/>
        </w:trPr>
        <w:tc>
          <w:tcPr>
            <w:tcW w:w="2020" w:type="dxa"/>
            <w:tcBorders>
              <w:top w:val="nil"/>
              <w:left w:val="single" w:sz="4" w:space="0" w:color="auto"/>
              <w:bottom w:val="single" w:sz="4" w:space="0" w:color="auto"/>
              <w:right w:val="single" w:sz="4" w:space="0" w:color="auto"/>
            </w:tcBorders>
            <w:noWrap/>
            <w:vAlign w:val="center"/>
            <w:hideMark/>
          </w:tcPr>
          <w:p w14:paraId="76151BF2" w14:textId="77777777" w:rsidR="00CD3615" w:rsidRPr="00CD3615" w:rsidRDefault="00CD3615" w:rsidP="00CD3615">
            <w:pPr>
              <w:spacing w:after="0" w:line="240" w:lineRule="auto"/>
              <w:jc w:val="center"/>
              <w:rPr>
                <w:rFonts w:ascii="Calibri" w:eastAsia="Times New Roman" w:hAnsi="Calibri" w:cs="Calibri"/>
                <w:color w:val="000000"/>
              </w:rPr>
            </w:pPr>
            <w:r w:rsidRPr="00CD3615">
              <w:rPr>
                <w:rFonts w:ascii="Calibri" w:eastAsia="Times New Roman" w:hAnsi="Calibri" w:cs="Calibri"/>
                <w:color w:val="000000"/>
              </w:rPr>
              <w:t>legal_id</w:t>
            </w:r>
          </w:p>
        </w:tc>
      </w:tr>
      <w:tr w:rsidR="00CD3615" w:rsidRPr="00CD3615" w14:paraId="6E4B542B" w14:textId="77777777" w:rsidTr="00CD3615">
        <w:trPr>
          <w:trHeight w:val="300"/>
        </w:trPr>
        <w:tc>
          <w:tcPr>
            <w:tcW w:w="2020" w:type="dxa"/>
            <w:tcBorders>
              <w:top w:val="nil"/>
              <w:left w:val="single" w:sz="4" w:space="0" w:color="auto"/>
              <w:bottom w:val="single" w:sz="4" w:space="0" w:color="auto"/>
              <w:right w:val="single" w:sz="4" w:space="0" w:color="auto"/>
            </w:tcBorders>
            <w:noWrap/>
            <w:vAlign w:val="center"/>
            <w:hideMark/>
          </w:tcPr>
          <w:p w14:paraId="3B09493C" w14:textId="77777777" w:rsidR="00CD3615" w:rsidRPr="00CD3615" w:rsidRDefault="00CD3615" w:rsidP="00CD3615">
            <w:pPr>
              <w:spacing w:after="0" w:line="240" w:lineRule="auto"/>
              <w:jc w:val="center"/>
              <w:rPr>
                <w:rFonts w:ascii="Calibri" w:eastAsia="Times New Roman" w:hAnsi="Calibri" w:cs="Calibri"/>
                <w:color w:val="000000"/>
              </w:rPr>
            </w:pPr>
            <w:r w:rsidRPr="00CD3615">
              <w:rPr>
                <w:rFonts w:ascii="Calibri" w:eastAsia="Times New Roman" w:hAnsi="Calibri" w:cs="Calibri"/>
                <w:color w:val="000000"/>
              </w:rPr>
              <w:t>subfund_id</w:t>
            </w:r>
          </w:p>
        </w:tc>
      </w:tr>
    </w:tbl>
    <w:p w14:paraId="0B9440B0" w14:textId="5544CB88" w:rsidR="67B85D23" w:rsidRDefault="67B85D23" w:rsidP="2EBDFC38">
      <w:pPr>
        <w:rPr>
          <w:rFonts w:ascii="Calibri Light" w:eastAsia="Calibri Light" w:hAnsi="Calibri Light" w:cs="Calibri Light"/>
          <w:sz w:val="20"/>
          <w:szCs w:val="20"/>
        </w:rPr>
      </w:pPr>
      <w:r w:rsidRPr="2EBDFC38">
        <w:rPr>
          <w:rFonts w:ascii="Calibri Light" w:eastAsia="Calibri Light" w:hAnsi="Calibri Light" w:cs="Calibri Light"/>
          <w:sz w:val="20"/>
          <w:szCs w:val="20"/>
        </w:rPr>
        <w:t>To retrieve TAM</w:t>
      </w:r>
      <w:r w:rsidR="2DDB0E13" w:rsidRPr="2EBDFC38">
        <w:rPr>
          <w:rFonts w:ascii="Calibri Light" w:eastAsia="Calibri Light" w:hAnsi="Calibri Light" w:cs="Calibri Light"/>
          <w:sz w:val="20"/>
          <w:szCs w:val="20"/>
        </w:rPr>
        <w:t xml:space="preserve"> s</w:t>
      </w:r>
      <w:r w:rsidRPr="2EBDFC38">
        <w:rPr>
          <w:rFonts w:ascii="Calibri Light" w:eastAsia="Calibri Light" w:hAnsi="Calibri Light" w:cs="Calibri Light"/>
          <w:sz w:val="20"/>
          <w:szCs w:val="20"/>
        </w:rPr>
        <w:t>egmentation data at portfolio-level granularity and make it available in the RDA data platform for downstream processing.</w:t>
      </w:r>
    </w:p>
    <w:p w14:paraId="255661E7" w14:textId="77777777" w:rsidR="001B07E8" w:rsidRDefault="001B07E8" w:rsidP="2EBDFC38">
      <w:pPr>
        <w:rPr>
          <w:rFonts w:ascii="Calibri Light" w:eastAsia="Calibri Light" w:hAnsi="Calibri Light" w:cs="Calibri Light"/>
          <w:sz w:val="20"/>
          <w:szCs w:val="20"/>
        </w:rPr>
      </w:pPr>
    </w:p>
    <w:p w14:paraId="6E209A5C" w14:textId="10A4403D" w:rsidR="20399E8F" w:rsidRDefault="20399E8F" w:rsidP="2EBDFC38">
      <w:pPr>
        <w:jc w:val="center"/>
      </w:pPr>
    </w:p>
    <w:p w14:paraId="31ECE249" w14:textId="77777777" w:rsidR="00CD3615" w:rsidRDefault="22AAED6B"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 xml:space="preserve">  </w:t>
      </w:r>
    </w:p>
    <w:p w14:paraId="2D47DDF8" w14:textId="77777777" w:rsidR="00CD3615" w:rsidRDefault="00CD3615" w:rsidP="2EBDFC38">
      <w:pPr>
        <w:rPr>
          <w:rFonts w:ascii="Calibri Light" w:eastAsia="Calibri Light" w:hAnsi="Calibri Light" w:cs="Calibri Light"/>
          <w:b/>
          <w:bCs/>
          <w:sz w:val="20"/>
          <w:szCs w:val="20"/>
        </w:rPr>
      </w:pPr>
    </w:p>
    <w:p w14:paraId="639A8A14" w14:textId="77777777" w:rsidR="00CD3615" w:rsidRDefault="00CD3615" w:rsidP="2EBDFC38">
      <w:pPr>
        <w:rPr>
          <w:rFonts w:ascii="Calibri Light" w:eastAsia="Calibri Light" w:hAnsi="Calibri Light" w:cs="Calibri Light"/>
          <w:b/>
          <w:bCs/>
          <w:sz w:val="20"/>
          <w:szCs w:val="20"/>
        </w:rPr>
      </w:pPr>
    </w:p>
    <w:p w14:paraId="72F59ECB" w14:textId="512FE057" w:rsidR="00CD3615" w:rsidRDefault="003F1936" w:rsidP="2EBDFC38">
      <w:pPr>
        <w:rPr>
          <w:rFonts w:ascii="Calibri Light" w:eastAsia="Calibri Light" w:hAnsi="Calibri Light" w:cs="Calibri Light"/>
          <w:b/>
          <w:bCs/>
          <w:sz w:val="20"/>
          <w:szCs w:val="20"/>
        </w:rPr>
      </w:pPr>
      <w:r>
        <w:rPr>
          <w:rFonts w:ascii="Calibri Light" w:eastAsia="Calibri Light" w:hAnsi="Calibri Light" w:cs="Calibri Light"/>
          <w:b/>
          <w:bCs/>
          <w:sz w:val="20"/>
          <w:szCs w:val="20"/>
        </w:rPr>
        <w:t xml:space="preserve">Source Table: </w:t>
      </w:r>
      <w:r w:rsidRPr="2EBDFC38">
        <w:rPr>
          <w:rFonts w:ascii="Calibri Light" w:eastAsia="Calibri Light" w:hAnsi="Calibri Light" w:cs="Calibri Light"/>
          <w:sz w:val="20"/>
          <w:szCs w:val="20"/>
          <w:highlight w:val="yellow"/>
        </w:rPr>
        <w:t>inv_dal_eod.cube_alm_management_portfolio_details</w:t>
      </w:r>
    </w:p>
    <w:p w14:paraId="3E7CDD64" w14:textId="7F36C377" w:rsidR="22AAED6B" w:rsidRDefault="22AAED6B"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 xml:space="preserve"> </w:t>
      </w:r>
      <w:r w:rsidR="67B85D23" w:rsidRPr="2EBDFC38">
        <w:rPr>
          <w:rFonts w:ascii="Calibri Light" w:eastAsia="Calibri Light" w:hAnsi="Calibri Light" w:cs="Calibri Light"/>
          <w:b/>
          <w:bCs/>
          <w:sz w:val="20"/>
          <w:szCs w:val="20"/>
        </w:rPr>
        <w:t>Process Details</w:t>
      </w:r>
    </w:p>
    <w:p w14:paraId="1A72BA74" w14:textId="7D30F432" w:rsidR="67788397" w:rsidRPr="0069259F" w:rsidRDefault="67B85D23" w:rsidP="0069259F">
      <w:pPr>
        <w:pStyle w:val="ListParagraph"/>
        <w:numPr>
          <w:ilvl w:val="0"/>
          <w:numId w:val="21"/>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TAM data is sourced from the </w:t>
      </w:r>
      <w:r w:rsidR="362FD2E0" w:rsidRPr="2EBDFC38">
        <w:rPr>
          <w:rFonts w:ascii="Calibri Light" w:eastAsia="Calibri Light" w:hAnsi="Calibri Light" w:cs="Calibri Light"/>
          <w:sz w:val="20"/>
          <w:szCs w:val="20"/>
        </w:rPr>
        <w:t>ALM Segmentation</w:t>
      </w:r>
      <w:r w:rsidRPr="2EBDFC38">
        <w:rPr>
          <w:rFonts w:ascii="Calibri Light" w:eastAsia="Calibri Light" w:hAnsi="Calibri Light" w:cs="Calibri Light"/>
          <w:sz w:val="20"/>
          <w:szCs w:val="20"/>
        </w:rPr>
        <w:t xml:space="preserve"> Cube, which contains:</w:t>
      </w:r>
    </w:p>
    <w:p w14:paraId="72B1BCC0" w14:textId="25160BBF" w:rsidR="67B85D23" w:rsidRDefault="67B85D23" w:rsidP="2EBDFC38">
      <w:pPr>
        <w:pStyle w:val="ListParagraph"/>
        <w:numPr>
          <w:ilvl w:val="1"/>
          <w:numId w:val="2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Portfolio-level</w:t>
      </w:r>
      <w:r w:rsidR="0069259F">
        <w:rPr>
          <w:rFonts w:ascii="Calibri Light" w:eastAsia="Calibri Light" w:hAnsi="Calibri Light" w:cs="Calibri Light"/>
          <w:sz w:val="20"/>
          <w:szCs w:val="20"/>
        </w:rPr>
        <w:t xml:space="preserve"> identifiers</w:t>
      </w:r>
    </w:p>
    <w:p w14:paraId="4D3D0406" w14:textId="4406A69B" w:rsidR="67B85D23" w:rsidRDefault="67B85D23" w:rsidP="2EBDFC38">
      <w:pPr>
        <w:pStyle w:val="ListParagraph"/>
        <w:numPr>
          <w:ilvl w:val="1"/>
          <w:numId w:val="2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TAM </w:t>
      </w:r>
      <w:r w:rsidR="1EB96EA9" w:rsidRPr="2EBDFC38">
        <w:rPr>
          <w:rFonts w:ascii="Calibri Light" w:eastAsia="Calibri Light" w:hAnsi="Calibri Light" w:cs="Calibri Light"/>
          <w:sz w:val="20"/>
          <w:szCs w:val="20"/>
        </w:rPr>
        <w:t>segment</w:t>
      </w:r>
      <w:r w:rsidR="00F136E3">
        <w:rPr>
          <w:rFonts w:ascii="Calibri Light" w:eastAsia="Calibri Light" w:hAnsi="Calibri Light" w:cs="Calibri Light"/>
          <w:sz w:val="20"/>
          <w:szCs w:val="20"/>
        </w:rPr>
        <w:t xml:space="preserve"> classification</w:t>
      </w:r>
    </w:p>
    <w:p w14:paraId="1A634B1C" w14:textId="61727669" w:rsidR="67B85D23" w:rsidRDefault="67B85D23" w:rsidP="2EBDFC38">
      <w:pPr>
        <w:pStyle w:val="ListParagraph"/>
        <w:numPr>
          <w:ilvl w:val="1"/>
          <w:numId w:val="2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Portfolio attributes</w:t>
      </w:r>
      <w:r w:rsidR="003F1936">
        <w:rPr>
          <w:rFonts w:ascii="Calibri Light" w:eastAsia="Calibri Light" w:hAnsi="Calibri Light" w:cs="Calibri Light"/>
          <w:sz w:val="20"/>
          <w:szCs w:val="20"/>
        </w:rPr>
        <w:t xml:space="preserve"> (legal_id, Subfund_id, target_currency)</w:t>
      </w:r>
    </w:p>
    <w:p w14:paraId="239A67D6" w14:textId="14A4EFAC" w:rsidR="2DA9BA91" w:rsidRDefault="0069259F" w:rsidP="2EBDFC38">
      <w:pPr>
        <w:pStyle w:val="ListParagraph"/>
        <w:numPr>
          <w:ilvl w:val="1"/>
          <w:numId w:val="21"/>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Effective date ranges</w:t>
      </w:r>
    </w:p>
    <w:p w14:paraId="0913B7C8" w14:textId="320A860D" w:rsidR="67B85D23" w:rsidRDefault="67B85D23" w:rsidP="2EBDFC38">
      <w:pPr>
        <w:pStyle w:val="ListParagraph"/>
        <w:numPr>
          <w:ilvl w:val="0"/>
          <w:numId w:val="21"/>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The extracted data is Delta Shared into the RDA Raw Layer:</w:t>
      </w:r>
    </w:p>
    <w:p w14:paraId="00745CB4" w14:textId="55777661" w:rsidR="67B85D23" w:rsidRDefault="67B85D23" w:rsidP="2EBDFC38">
      <w:pPr>
        <w:pStyle w:val="ListParagraph"/>
        <w:numPr>
          <w:ilvl w:val="1"/>
          <w:numId w:val="2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Ensures secure, scalable ingestion</w:t>
      </w:r>
    </w:p>
    <w:p w14:paraId="290B44BE" w14:textId="5AB5D354" w:rsidR="67B85D23" w:rsidRDefault="67B85D23" w:rsidP="2EBDFC38">
      <w:pPr>
        <w:pStyle w:val="ListParagraph"/>
        <w:numPr>
          <w:ilvl w:val="1"/>
          <w:numId w:val="2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Supports incremental loads</w:t>
      </w:r>
    </w:p>
    <w:p w14:paraId="715B19AF" w14:textId="69798A0E" w:rsidR="67B85D23" w:rsidRDefault="67B85D23" w:rsidP="2EBDFC38">
      <w:pPr>
        <w:pStyle w:val="ListParagraph"/>
        <w:numPr>
          <w:ilvl w:val="1"/>
          <w:numId w:val="2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Retains full snapshot of </w:t>
      </w:r>
      <w:r w:rsidR="047A3A40" w:rsidRPr="2EBDFC38">
        <w:rPr>
          <w:rFonts w:ascii="Calibri Light" w:eastAsia="Calibri Light" w:hAnsi="Calibri Light" w:cs="Calibri Light"/>
          <w:sz w:val="20"/>
          <w:szCs w:val="20"/>
        </w:rPr>
        <w:t>tam segmentation</w:t>
      </w:r>
    </w:p>
    <w:p w14:paraId="02916AC0" w14:textId="4CCF40DC" w:rsidR="67B85D23" w:rsidRDefault="67B85D23" w:rsidP="2EBDFC38">
      <w:pPr>
        <w:pStyle w:val="ListParagraph"/>
        <w:numPr>
          <w:ilvl w:val="0"/>
          <w:numId w:val="21"/>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Once data is available in Raw, it will be consumed by the Curated Layer pipeline, where transformations, mapping rules, and business logic will be applied as per STM.</w:t>
      </w:r>
    </w:p>
    <w:p w14:paraId="50B4EADA" w14:textId="19CB9709"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Output of Step 1</w:t>
      </w:r>
    </w:p>
    <w:p w14:paraId="48175CE2" w14:textId="1D3A3665" w:rsidR="67B85D23" w:rsidRDefault="67B85D23" w:rsidP="2EBDFC38">
      <w:pPr>
        <w:pStyle w:val="ListParagraph"/>
        <w:numPr>
          <w:ilvl w:val="0"/>
          <w:numId w:val="20"/>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tam_</w:t>
      </w:r>
      <w:r w:rsidR="19A8E9E1" w:rsidRPr="2EBDFC38">
        <w:rPr>
          <w:rFonts w:ascii="Calibri Light" w:eastAsia="Calibri Light" w:hAnsi="Calibri Light" w:cs="Calibri Light"/>
          <w:sz w:val="20"/>
          <w:szCs w:val="20"/>
        </w:rPr>
        <w:t xml:space="preserve">portfolio </w:t>
      </w:r>
      <w:r w:rsidRPr="2EBDFC38">
        <w:rPr>
          <w:rFonts w:ascii="Calibri Light" w:eastAsia="Calibri Light" w:hAnsi="Calibri Light" w:cs="Calibri Light"/>
          <w:sz w:val="20"/>
          <w:szCs w:val="20"/>
        </w:rPr>
        <w:t>dataset in RDA Raw Layer</w:t>
      </w:r>
    </w:p>
    <w:p w14:paraId="4640C5E3" w14:textId="16F9E682" w:rsidR="2EBDFC38" w:rsidRPr="0069259F" w:rsidRDefault="67B85D23" w:rsidP="0069259F">
      <w:pPr>
        <w:pStyle w:val="ListParagraph"/>
        <w:numPr>
          <w:ilvl w:val="0"/>
          <w:numId w:val="20"/>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Metadata captured:</w:t>
      </w:r>
      <w:r w:rsidR="5559A4E9" w:rsidRPr="2EBDFC38">
        <w:rPr>
          <w:rFonts w:ascii="Calibri Light" w:eastAsia="Calibri Light" w:hAnsi="Calibri Light" w:cs="Calibri Light"/>
          <w:sz w:val="20"/>
          <w:szCs w:val="20"/>
        </w:rPr>
        <w:t xml:space="preserve"> </w:t>
      </w:r>
      <w:r w:rsidR="5559A4E9" w:rsidRPr="2EBDFC38">
        <w:rPr>
          <w:rFonts w:ascii="Calibri Light" w:eastAsia="Calibri Light" w:hAnsi="Calibri Light" w:cs="Calibri Light"/>
          <w:sz w:val="20"/>
          <w:szCs w:val="20"/>
          <w:highlight w:val="yellow"/>
        </w:rPr>
        <w:t>TB</w:t>
      </w:r>
    </w:p>
    <w:p w14:paraId="7FBA2A24" w14:textId="54A4753D" w:rsidR="77E92144" w:rsidRDefault="77E92144"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Data Requirements:</w:t>
      </w:r>
    </w:p>
    <w:p w14:paraId="733F945C" w14:textId="59663A3E" w:rsidR="00FF33EA" w:rsidRDefault="77E92144" w:rsidP="00F136E3">
      <w:pPr>
        <w:ind w:firstLine="720"/>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 xml:space="preserve">STM:  </w:t>
      </w:r>
      <w:hyperlink r:id="rId17">
        <w:r w:rsidRPr="2EBDFC38">
          <w:rPr>
            <w:rStyle w:val="Hyperlink"/>
            <w:rFonts w:ascii="Calibri Light" w:eastAsia="Calibri Light" w:hAnsi="Calibri Light" w:cs="Calibri Light"/>
            <w:sz w:val="20"/>
            <w:szCs w:val="20"/>
          </w:rPr>
          <w:t>BarraOne_Asset_Impact_STM.xlsx</w:t>
        </w:r>
      </w:hyperlink>
      <w:r w:rsidRPr="2EBDFC38">
        <w:rPr>
          <w:rFonts w:ascii="Calibri Light" w:eastAsia="Calibri Light" w:hAnsi="Calibri Light" w:cs="Calibri Light"/>
          <w:sz w:val="20"/>
          <w:szCs w:val="20"/>
        </w:rPr>
        <w:t xml:space="preserve"> -</w:t>
      </w:r>
      <w:r w:rsidRPr="2EBDFC38">
        <w:rPr>
          <w:rFonts w:ascii="Calibri Light" w:eastAsia="Calibri Light" w:hAnsi="Calibri Light" w:cs="Calibri Light"/>
          <w:sz w:val="20"/>
          <w:szCs w:val="20"/>
          <w:highlight w:val="yellow"/>
        </w:rPr>
        <w:t>WIP</w:t>
      </w:r>
      <w:r w:rsidR="00B35D0D">
        <w:rPr>
          <w:rFonts w:ascii="Calibri Light" w:eastAsia="Calibri Light" w:hAnsi="Calibri Light" w:cs="Calibri Light"/>
          <w:sz w:val="20"/>
          <w:szCs w:val="20"/>
        </w:rPr>
        <w:t xml:space="preserve"> (</w:t>
      </w:r>
      <w:r w:rsidR="001060A3" w:rsidRPr="001060A3">
        <w:rPr>
          <w:rFonts w:ascii="Calibri Light" w:eastAsia="Calibri Light" w:hAnsi="Calibri Light" w:cs="Calibri Light"/>
          <w:sz w:val="20"/>
          <w:szCs w:val="20"/>
        </w:rPr>
        <w:t>STM_tam_portfolio</w:t>
      </w:r>
      <w:r w:rsidR="001060A3">
        <w:rPr>
          <w:rFonts w:ascii="Calibri Light" w:eastAsia="Calibri Light" w:hAnsi="Calibri Light" w:cs="Calibri Light"/>
          <w:sz w:val="20"/>
          <w:szCs w:val="20"/>
        </w:rPr>
        <w:t>)</w:t>
      </w:r>
    </w:p>
    <w:p w14:paraId="3F1DC4F6" w14:textId="64EB72BA" w:rsidR="2EBDFC38" w:rsidRDefault="2EBDFC38" w:rsidP="2EBDFC38">
      <w:pPr>
        <w:spacing w:after="0" w:line="300" w:lineRule="auto"/>
        <w:rPr>
          <w:rFonts w:ascii="Calibri Light" w:eastAsia="Calibri Light" w:hAnsi="Calibri Light" w:cs="Calibri Light"/>
          <w:sz w:val="20"/>
          <w:szCs w:val="20"/>
        </w:rPr>
      </w:pPr>
    </w:p>
    <w:p w14:paraId="365C63F6" w14:textId="70FF71E7" w:rsidR="67B85D23" w:rsidRDefault="67B85D23" w:rsidP="1F77D717">
      <w:pPr>
        <w:pStyle w:val="Heading4"/>
        <w:rPr>
          <w:rFonts w:ascii="Calibri Light" w:eastAsia="Calibri Light" w:hAnsi="Calibri Light" w:cs="Calibri Light"/>
          <w:b/>
          <w:bCs/>
          <w:i w:val="0"/>
          <w:iCs w:val="0"/>
          <w:color w:val="auto"/>
          <w:sz w:val="20"/>
          <w:szCs w:val="20"/>
        </w:rPr>
      </w:pPr>
      <w:r w:rsidRPr="1F77D717">
        <w:rPr>
          <w:rFonts w:ascii="Calibri Light" w:eastAsia="Calibri Light" w:hAnsi="Calibri Light" w:cs="Calibri Light"/>
          <w:b/>
          <w:bCs/>
          <w:i w:val="0"/>
          <w:iCs w:val="0"/>
          <w:color w:val="auto"/>
          <w:sz w:val="20"/>
          <w:szCs w:val="20"/>
        </w:rPr>
        <w:t xml:space="preserve">Step 2 – </w:t>
      </w:r>
      <w:r w:rsidR="00FF33EA">
        <w:rPr>
          <w:rFonts w:ascii="Calibri Light" w:eastAsia="Calibri Light" w:hAnsi="Calibri Light" w:cs="Calibri Light"/>
          <w:b/>
          <w:bCs/>
          <w:i w:val="0"/>
          <w:iCs w:val="0"/>
          <w:color w:val="auto"/>
          <w:sz w:val="20"/>
          <w:szCs w:val="20"/>
        </w:rPr>
        <w:t>ES</w:t>
      </w:r>
      <w:r w:rsidRPr="1F77D717">
        <w:rPr>
          <w:rFonts w:ascii="Calibri Light" w:eastAsia="Calibri Light" w:hAnsi="Calibri Light" w:cs="Calibri Light"/>
          <w:b/>
          <w:bCs/>
          <w:i w:val="0"/>
          <w:iCs w:val="0"/>
          <w:color w:val="auto"/>
          <w:sz w:val="20"/>
          <w:szCs w:val="20"/>
        </w:rPr>
        <w:t xml:space="preserve"> Segment Mapping</w:t>
      </w:r>
    </w:p>
    <w:p w14:paraId="151C1B79" w14:textId="4EB82852"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Purpose</w:t>
      </w:r>
    </w:p>
    <w:p w14:paraId="7139B626" w14:textId="5F9A1060" w:rsidR="67B85D23" w:rsidRDefault="67B85D23" w:rsidP="1F77D717">
      <w:pPr>
        <w:spacing w:before="210" w:after="210" w:line="300" w:lineRule="auto"/>
        <w:rPr>
          <w:rFonts w:ascii="Calibri Light" w:eastAsia="Calibri Light" w:hAnsi="Calibri Light" w:cs="Calibri Light"/>
          <w:sz w:val="20"/>
          <w:szCs w:val="20"/>
        </w:rPr>
      </w:pPr>
      <w:r w:rsidRPr="1F77D717">
        <w:rPr>
          <w:rFonts w:ascii="Calibri Light" w:eastAsia="Calibri Light" w:hAnsi="Calibri Light" w:cs="Calibri Light"/>
          <w:sz w:val="20"/>
          <w:szCs w:val="20"/>
        </w:rPr>
        <w:t xml:space="preserve">To enrich TAM segmentation with the appropriate </w:t>
      </w:r>
      <w:r w:rsidR="00FF33EA">
        <w:rPr>
          <w:rFonts w:ascii="Calibri Light" w:eastAsia="Calibri Light" w:hAnsi="Calibri Light" w:cs="Calibri Light"/>
          <w:sz w:val="20"/>
          <w:szCs w:val="20"/>
        </w:rPr>
        <w:t>ES</w:t>
      </w:r>
      <w:r w:rsidRPr="1F77D717">
        <w:rPr>
          <w:rFonts w:ascii="Calibri Light" w:eastAsia="Calibri Light" w:hAnsi="Calibri Light" w:cs="Calibri Light"/>
          <w:sz w:val="20"/>
          <w:szCs w:val="20"/>
        </w:rPr>
        <w:t xml:space="preserve"> segment classification</w:t>
      </w:r>
      <w:r w:rsidR="003E1FDA">
        <w:rPr>
          <w:rFonts w:ascii="Calibri Light" w:eastAsia="Calibri Light" w:hAnsi="Calibri Light" w:cs="Calibri Light"/>
          <w:sz w:val="20"/>
          <w:szCs w:val="20"/>
        </w:rPr>
        <w:t xml:space="preserve"> using the Consol_segment_name reference table and the 4-rule priority mapping logic</w:t>
      </w:r>
      <w:r w:rsidR="681D9709" w:rsidRPr="1F77D717">
        <w:rPr>
          <w:rFonts w:ascii="Calibri Light" w:eastAsia="Calibri Light" w:hAnsi="Calibri Light" w:cs="Calibri Light"/>
          <w:sz w:val="20"/>
          <w:szCs w:val="20"/>
        </w:rPr>
        <w:t>.</w:t>
      </w:r>
    </w:p>
    <w:tbl>
      <w:tblPr>
        <w:tblpPr w:leftFromText="180" w:rightFromText="180" w:vertAnchor="text" w:horzAnchor="margin" w:tblpY="-743"/>
        <w:tblW w:w="2605" w:type="dxa"/>
        <w:tblLook w:val="04A0" w:firstRow="1" w:lastRow="0" w:firstColumn="1" w:lastColumn="0" w:noHBand="0" w:noVBand="1"/>
      </w:tblPr>
      <w:tblGrid>
        <w:gridCol w:w="2605"/>
      </w:tblGrid>
      <w:tr w:rsidR="002506B5" w:rsidRPr="002506B5" w14:paraId="390D34FB" w14:textId="77777777" w:rsidTr="001309B0">
        <w:trPr>
          <w:trHeight w:val="300"/>
        </w:trPr>
        <w:tc>
          <w:tcPr>
            <w:tcW w:w="2605" w:type="dxa"/>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4BD8038E" w14:textId="23649709" w:rsidR="002506B5" w:rsidRPr="002506B5" w:rsidRDefault="001309B0" w:rsidP="001309B0">
            <w:pPr>
              <w:spacing w:after="0" w:line="240" w:lineRule="auto"/>
              <w:jc w:val="center"/>
              <w:rPr>
                <w:rFonts w:ascii="Calibri" w:eastAsia="Times New Roman" w:hAnsi="Calibri" w:cs="Calibri"/>
                <w:b/>
                <w:bCs/>
              </w:rPr>
            </w:pPr>
            <w:r>
              <w:rPr>
                <w:rFonts w:ascii="Calibri" w:eastAsia="Times New Roman" w:hAnsi="Calibri" w:cs="Calibri"/>
                <w:b/>
                <w:bCs/>
              </w:rPr>
              <w:t>Segment Mapping</w:t>
            </w:r>
          </w:p>
        </w:tc>
      </w:tr>
      <w:tr w:rsidR="002506B5" w:rsidRPr="002506B5" w14:paraId="4D8A4C7C" w14:textId="77777777" w:rsidTr="001309B0">
        <w:trPr>
          <w:trHeight w:val="300"/>
        </w:trPr>
        <w:tc>
          <w:tcPr>
            <w:tcW w:w="2605" w:type="dxa"/>
            <w:tcBorders>
              <w:top w:val="nil"/>
              <w:left w:val="single" w:sz="4" w:space="0" w:color="auto"/>
              <w:bottom w:val="single" w:sz="4" w:space="0" w:color="auto"/>
              <w:right w:val="single" w:sz="4" w:space="0" w:color="auto"/>
            </w:tcBorders>
            <w:noWrap/>
            <w:vAlign w:val="bottom"/>
            <w:hideMark/>
          </w:tcPr>
          <w:p w14:paraId="4AB64538" w14:textId="77777777" w:rsidR="002506B5" w:rsidRPr="002506B5" w:rsidRDefault="002506B5" w:rsidP="001309B0">
            <w:pPr>
              <w:spacing w:after="0" w:line="240" w:lineRule="auto"/>
              <w:jc w:val="center"/>
              <w:rPr>
                <w:rFonts w:ascii="Calibri" w:eastAsia="Times New Roman" w:hAnsi="Calibri" w:cs="Calibri"/>
                <w:color w:val="FF0000"/>
              </w:rPr>
            </w:pPr>
            <w:r w:rsidRPr="002506B5">
              <w:rPr>
                <w:rFonts w:ascii="Calibri" w:eastAsia="Times New Roman" w:hAnsi="Calibri" w:cs="Calibri"/>
                <w:color w:val="FF0000"/>
              </w:rPr>
              <w:t>Tam Segment Name</w:t>
            </w:r>
          </w:p>
        </w:tc>
      </w:tr>
      <w:tr w:rsidR="002506B5" w:rsidRPr="002506B5" w14:paraId="672AEE46" w14:textId="77777777" w:rsidTr="001309B0">
        <w:trPr>
          <w:trHeight w:val="300"/>
        </w:trPr>
        <w:tc>
          <w:tcPr>
            <w:tcW w:w="2605" w:type="dxa"/>
            <w:tcBorders>
              <w:top w:val="nil"/>
              <w:left w:val="single" w:sz="4" w:space="0" w:color="auto"/>
              <w:bottom w:val="single" w:sz="4" w:space="0" w:color="auto"/>
              <w:right w:val="single" w:sz="4" w:space="0" w:color="auto"/>
            </w:tcBorders>
            <w:noWrap/>
            <w:vAlign w:val="bottom"/>
            <w:hideMark/>
          </w:tcPr>
          <w:p w14:paraId="4B1E5EE2" w14:textId="3D60531B" w:rsidR="002506B5" w:rsidRPr="002506B5" w:rsidRDefault="00731E16" w:rsidP="001309B0">
            <w:pPr>
              <w:spacing w:after="0" w:line="240" w:lineRule="auto"/>
              <w:rPr>
                <w:rFonts w:ascii="Calibri" w:eastAsia="Times New Roman" w:hAnsi="Calibri" w:cs="Calibri"/>
              </w:rPr>
            </w:pPr>
            <w:r>
              <w:rPr>
                <w:rFonts w:ascii="Calibri" w:eastAsia="Times New Roman" w:hAnsi="Calibri" w:cs="Calibri"/>
              </w:rPr>
              <w:t xml:space="preserve">    </w:t>
            </w:r>
            <w:r w:rsidR="002506B5" w:rsidRPr="002506B5">
              <w:rPr>
                <w:rFonts w:ascii="Calibri" w:eastAsia="Times New Roman" w:hAnsi="Calibri" w:cs="Calibri"/>
              </w:rPr>
              <w:t>Consol Segment Name</w:t>
            </w:r>
          </w:p>
        </w:tc>
      </w:tr>
    </w:tbl>
    <w:tbl>
      <w:tblPr>
        <w:tblpPr w:leftFromText="180" w:rightFromText="180" w:vertAnchor="page" w:horzAnchor="page" w:tblpX="4876" w:tblpY="661"/>
        <w:tblW w:w="3055" w:type="dxa"/>
        <w:tblLook w:val="04A0" w:firstRow="1" w:lastRow="0" w:firstColumn="1" w:lastColumn="0" w:noHBand="0" w:noVBand="1"/>
      </w:tblPr>
      <w:tblGrid>
        <w:gridCol w:w="3055"/>
      </w:tblGrid>
      <w:tr w:rsidR="002506B5" w:rsidRPr="00FC5110" w14:paraId="155D7F5F" w14:textId="77777777" w:rsidTr="001309B0">
        <w:trPr>
          <w:trHeight w:val="300"/>
        </w:trPr>
        <w:tc>
          <w:tcPr>
            <w:tcW w:w="3055" w:type="dxa"/>
            <w:tcBorders>
              <w:top w:val="single" w:sz="4" w:space="0" w:color="auto"/>
              <w:left w:val="single" w:sz="4" w:space="0" w:color="auto"/>
              <w:bottom w:val="single" w:sz="4" w:space="0" w:color="auto"/>
              <w:right w:val="single" w:sz="4" w:space="0" w:color="auto"/>
            </w:tcBorders>
            <w:shd w:val="clear" w:color="000000" w:fill="FCD5B4"/>
            <w:noWrap/>
            <w:vAlign w:val="center"/>
            <w:hideMark/>
          </w:tcPr>
          <w:p w14:paraId="4FB95E25" w14:textId="5EFBA175" w:rsidR="002506B5" w:rsidRPr="00FC5110" w:rsidRDefault="002506B5" w:rsidP="002506B5">
            <w:pPr>
              <w:spacing w:after="0" w:line="240" w:lineRule="auto"/>
              <w:jc w:val="center"/>
              <w:rPr>
                <w:rFonts w:ascii="Calibri" w:eastAsia="Times New Roman" w:hAnsi="Calibri" w:cs="Calibri"/>
                <w:b/>
                <w:bCs/>
                <w:color w:val="000000"/>
              </w:rPr>
            </w:pPr>
            <w:r w:rsidRPr="00FC5110">
              <w:rPr>
                <w:rFonts w:ascii="Calibri" w:eastAsia="Times New Roman" w:hAnsi="Calibri" w:cs="Calibri"/>
                <w:b/>
                <w:bCs/>
                <w:color w:val="000000"/>
              </w:rPr>
              <w:t>E</w:t>
            </w:r>
            <w:r w:rsidR="002B4DC0">
              <w:rPr>
                <w:rFonts w:ascii="Calibri" w:eastAsia="Times New Roman" w:hAnsi="Calibri" w:cs="Calibri"/>
                <w:b/>
                <w:bCs/>
                <w:color w:val="000000"/>
              </w:rPr>
              <w:t>S</w:t>
            </w:r>
            <w:r w:rsidRPr="00FC5110">
              <w:rPr>
                <w:rFonts w:ascii="Calibri" w:eastAsia="Times New Roman" w:hAnsi="Calibri" w:cs="Calibri"/>
                <w:b/>
                <w:bCs/>
                <w:color w:val="000000"/>
              </w:rPr>
              <w:t>_Portfolio</w:t>
            </w:r>
          </w:p>
        </w:tc>
      </w:tr>
      <w:tr w:rsidR="002506B5" w:rsidRPr="00FC5110" w14:paraId="01174BCB" w14:textId="77777777" w:rsidTr="001309B0">
        <w:trPr>
          <w:trHeight w:val="300"/>
        </w:trPr>
        <w:tc>
          <w:tcPr>
            <w:tcW w:w="3055" w:type="dxa"/>
            <w:tcBorders>
              <w:top w:val="nil"/>
              <w:left w:val="single" w:sz="4" w:space="0" w:color="auto"/>
              <w:bottom w:val="single" w:sz="4" w:space="0" w:color="auto"/>
              <w:right w:val="single" w:sz="4" w:space="0" w:color="auto"/>
            </w:tcBorders>
            <w:noWrap/>
            <w:vAlign w:val="center"/>
            <w:hideMark/>
          </w:tcPr>
          <w:p w14:paraId="3EEC0F64" w14:textId="77777777" w:rsidR="002506B5" w:rsidRPr="00FC5110" w:rsidRDefault="002506B5" w:rsidP="002506B5">
            <w:pPr>
              <w:spacing w:after="0" w:line="240" w:lineRule="auto"/>
              <w:jc w:val="center"/>
              <w:rPr>
                <w:rFonts w:ascii="Calibri" w:eastAsia="Times New Roman" w:hAnsi="Calibri" w:cs="Calibri"/>
                <w:color w:val="FF0000"/>
              </w:rPr>
            </w:pPr>
            <w:r w:rsidRPr="00FC5110">
              <w:rPr>
                <w:rFonts w:ascii="Calibri" w:eastAsia="Times New Roman" w:hAnsi="Calibri" w:cs="Calibri"/>
                <w:color w:val="FF0000"/>
              </w:rPr>
              <w:t>Portfolio Code</w:t>
            </w:r>
          </w:p>
        </w:tc>
      </w:tr>
      <w:tr w:rsidR="002506B5" w:rsidRPr="00FC5110" w14:paraId="63D738CF" w14:textId="77777777" w:rsidTr="001309B0">
        <w:trPr>
          <w:trHeight w:val="300"/>
        </w:trPr>
        <w:tc>
          <w:tcPr>
            <w:tcW w:w="3055" w:type="dxa"/>
            <w:tcBorders>
              <w:top w:val="nil"/>
              <w:left w:val="single" w:sz="4" w:space="0" w:color="auto"/>
              <w:bottom w:val="single" w:sz="4" w:space="0" w:color="auto"/>
              <w:right w:val="single" w:sz="4" w:space="0" w:color="auto"/>
            </w:tcBorders>
            <w:noWrap/>
            <w:vAlign w:val="center"/>
            <w:hideMark/>
          </w:tcPr>
          <w:p w14:paraId="75C363C3" w14:textId="5DCCA961" w:rsidR="002506B5" w:rsidRPr="00FC5110" w:rsidRDefault="002506B5" w:rsidP="002506B5">
            <w:pPr>
              <w:spacing w:after="0" w:line="240" w:lineRule="auto"/>
              <w:jc w:val="center"/>
              <w:rPr>
                <w:rFonts w:ascii="Calibri" w:eastAsia="Times New Roman" w:hAnsi="Calibri" w:cs="Calibri"/>
                <w:color w:val="000000"/>
              </w:rPr>
            </w:pPr>
            <w:r w:rsidRPr="00FC5110">
              <w:rPr>
                <w:rFonts w:ascii="Calibri" w:eastAsia="Times New Roman" w:hAnsi="Calibri" w:cs="Calibri"/>
                <w:color w:val="000000"/>
              </w:rPr>
              <w:t>E</w:t>
            </w:r>
            <w:r w:rsidR="002B4DC0">
              <w:rPr>
                <w:rFonts w:ascii="Calibri" w:eastAsia="Times New Roman" w:hAnsi="Calibri" w:cs="Calibri"/>
                <w:color w:val="000000"/>
              </w:rPr>
              <w:t>S</w:t>
            </w:r>
            <w:r w:rsidRPr="00FC5110">
              <w:rPr>
                <w:rFonts w:ascii="Calibri" w:eastAsia="Times New Roman" w:hAnsi="Calibri" w:cs="Calibri"/>
                <w:color w:val="000000"/>
              </w:rPr>
              <w:t>_Segment</w:t>
            </w:r>
          </w:p>
        </w:tc>
      </w:tr>
    </w:tbl>
    <w:p w14:paraId="2F890B19" w14:textId="4B8F056A" w:rsidR="002506B5" w:rsidRDefault="002506B5" w:rsidP="2EBDFC38">
      <w:pPr>
        <w:rPr>
          <w:rFonts w:ascii="Calibri Light" w:eastAsia="Calibri Light" w:hAnsi="Calibri Light" w:cs="Calibri Light"/>
          <w:b/>
          <w:bCs/>
          <w:sz w:val="20"/>
          <w:szCs w:val="20"/>
        </w:rPr>
      </w:pPr>
      <w:r>
        <w:rPr>
          <w:rFonts w:ascii="Calibri Light" w:eastAsia="Calibri Light" w:hAnsi="Calibri Light" w:cs="Calibri Light"/>
          <w:b/>
          <w:bCs/>
          <w:sz w:val="20"/>
          <w:szCs w:val="20"/>
        </w:rPr>
        <w:t xml:space="preserve">   </w:t>
      </w:r>
    </w:p>
    <w:p w14:paraId="6EBF56C9" w14:textId="002BE8A7" w:rsidR="67B85D23" w:rsidRDefault="67B85D23" w:rsidP="2EBDFC38">
      <w:pPr>
        <w:rPr>
          <w:rFonts w:ascii="Calibri Light" w:eastAsia="Calibri Light" w:hAnsi="Calibri Light" w:cs="Calibri Light"/>
          <w:b/>
          <w:bCs/>
          <w:sz w:val="20"/>
          <w:szCs w:val="20"/>
        </w:rPr>
      </w:pPr>
      <w:r w:rsidRPr="1F77D717">
        <w:rPr>
          <w:rFonts w:ascii="Calibri Light" w:eastAsia="Calibri Light" w:hAnsi="Calibri Light" w:cs="Calibri Light"/>
          <w:b/>
          <w:bCs/>
          <w:sz w:val="20"/>
          <w:szCs w:val="20"/>
        </w:rPr>
        <w:t>Process Details</w:t>
      </w:r>
    </w:p>
    <w:p w14:paraId="0D6BEE48" w14:textId="4E7712E7" w:rsidR="00B878E1" w:rsidRPr="00B878E1" w:rsidRDefault="006C0706">
      <w:pPr>
        <w:rPr>
          <w:ins w:id="364" w:author="Han Zhang" w:date="2026-04-02T09:05:00Z" w16du:dateUtc="2026-04-02T13:05:00Z"/>
          <w:rFonts w:ascii="Calibri Light" w:eastAsia="Calibri Light" w:hAnsi="Calibri Light" w:cs="Calibri Light"/>
          <w:sz w:val="20"/>
          <w:szCs w:val="20"/>
          <w:rPrChange w:id="365" w:author="Han Zhang" w:date="2026-04-02T09:05:00Z" w16du:dateUtc="2026-04-02T13:05:00Z">
            <w:rPr>
              <w:ins w:id="366" w:author="Han Zhang" w:date="2026-04-02T09:05:00Z" w16du:dateUtc="2026-04-02T13:05:00Z"/>
            </w:rPr>
          </w:rPrChange>
        </w:rPr>
        <w:pPrChange w:id="367" w:author="Han Zhang" w:date="2026-04-02T09:05:00Z" w16du:dateUtc="2026-04-02T13:05:00Z">
          <w:pPr>
            <w:pStyle w:val="ListParagraph"/>
            <w:numPr>
              <w:numId w:val="1"/>
            </w:numPr>
            <w:ind w:hanging="360"/>
          </w:pPr>
        </w:pPrChange>
      </w:pPr>
      <w:ins w:id="368" w:author="Han Zhang" w:date="2026-04-02T09:27:00Z">
        <w:r w:rsidRPr="000B4DE8">
          <w:rPr>
            <w:rFonts w:ascii="Calibri Light" w:eastAsia="Calibri Light" w:hAnsi="Calibri Light" w:cs="Calibri Light"/>
            <w:sz w:val="20"/>
            <w:szCs w:val="20"/>
            <w:highlight w:val="yellow"/>
            <w:rPrChange w:id="369" w:author="Sangmeshwar Birajdar" w:date="2026-04-15T07:12:00Z" w16du:dateUtc="2026-04-15T11:12:00Z">
              <w:rPr>
                <w:rFonts w:ascii="Calibri Light" w:eastAsia="Calibri Light" w:hAnsi="Calibri Light" w:cs="Calibri Light"/>
                <w:sz w:val="20"/>
                <w:szCs w:val="20"/>
              </w:rPr>
            </w:rPrChange>
          </w:rPr>
          <w:lastRenderedPageBreak/>
          <w:t xml:space="preserve">Rules 1~3 below are used to address the one-to-many mapping issues before using the one-to-one TAM-Consol Segment Name mapping. Apply Rules 1 and 2 before Rule </w:t>
        </w:r>
      </w:ins>
      <w:r w:rsidR="00803877" w:rsidRPr="00803877">
        <w:rPr>
          <w:rFonts w:ascii="Calibri Light" w:eastAsia="Calibri Light" w:hAnsi="Calibri Light" w:cs="Calibri Light"/>
          <w:sz w:val="20"/>
          <w:szCs w:val="20"/>
          <w:highlight w:val="yellow"/>
        </w:rPr>
        <w:t>3 and</w:t>
      </w:r>
      <w:ins w:id="370" w:author="Han Zhang" w:date="2026-04-02T09:27:00Z">
        <w:r w:rsidRPr="000B4DE8">
          <w:rPr>
            <w:rFonts w:ascii="Calibri Light" w:eastAsia="Calibri Light" w:hAnsi="Calibri Light" w:cs="Calibri Light"/>
            <w:sz w:val="20"/>
            <w:szCs w:val="20"/>
            <w:highlight w:val="yellow"/>
            <w:rPrChange w:id="371" w:author="Sangmeshwar Birajdar" w:date="2026-04-15T07:12:00Z" w16du:dateUtc="2026-04-15T11:12:00Z">
              <w:rPr>
                <w:rFonts w:ascii="Calibri Light" w:eastAsia="Calibri Light" w:hAnsi="Calibri Light" w:cs="Calibri Light"/>
                <w:sz w:val="20"/>
                <w:szCs w:val="20"/>
              </w:rPr>
            </w:rPrChange>
          </w:rPr>
          <w:t xml:space="preserve"> Rule 4 last.</w:t>
        </w:r>
      </w:ins>
    </w:p>
    <w:p w14:paraId="60537827" w14:textId="275EB8EF" w:rsidR="00B878E1" w:rsidRPr="00B878E1" w:rsidRDefault="00B878E1">
      <w:pPr>
        <w:pStyle w:val="ListParagraph"/>
        <w:rPr>
          <w:ins w:id="372" w:author="Han Zhang" w:date="2026-04-02T09:04:00Z" w16du:dateUtc="2026-04-02T13:04:00Z"/>
          <w:rFonts w:ascii="Calibri Light" w:eastAsia="Calibri Light" w:hAnsi="Calibri Light" w:cs="Calibri Light"/>
          <w:sz w:val="20"/>
          <w:szCs w:val="20"/>
          <w:rPrChange w:id="373" w:author="Han Zhang" w:date="2026-04-02T09:05:00Z" w16du:dateUtc="2026-04-02T13:05:00Z">
            <w:rPr>
              <w:ins w:id="374" w:author="Han Zhang" w:date="2026-04-02T09:04:00Z" w16du:dateUtc="2026-04-02T13:04:00Z"/>
            </w:rPr>
          </w:rPrChange>
        </w:rPr>
        <w:pPrChange w:id="375" w:author="Han Zhang" w:date="2026-04-02T09:06:00Z" w16du:dateUtc="2026-04-02T13:06:00Z">
          <w:pPr>
            <w:pStyle w:val="ListParagraph"/>
            <w:numPr>
              <w:numId w:val="1"/>
            </w:numPr>
            <w:ind w:hanging="360"/>
          </w:pPr>
        </w:pPrChange>
      </w:pPr>
      <w:ins w:id="376" w:author="Han Zhang" w:date="2026-04-02T09:05:00Z" w16du:dateUtc="2026-04-02T13:05:00Z">
        <w:r w:rsidRPr="00B878E1">
          <w:rPr>
            <w:rFonts w:ascii="Calibri Light" w:eastAsia="Calibri Light" w:hAnsi="Calibri Light" w:cs="Calibri Light"/>
            <w:noProof/>
            <w:sz w:val="20"/>
            <w:szCs w:val="20"/>
          </w:rPr>
          <w:drawing>
            <wp:inline distT="0" distB="0" distL="0" distR="0" wp14:anchorId="77E9794B" wp14:editId="230FFE9D">
              <wp:extent cx="4945075" cy="435864"/>
              <wp:effectExtent l="0" t="0" r="0" b="2540"/>
              <wp:docPr id="161040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00497" name=""/>
                      <pic:cNvPicPr/>
                    </pic:nvPicPr>
                    <pic:blipFill>
                      <a:blip r:embed="rId18"/>
                      <a:stretch>
                        <a:fillRect/>
                      </a:stretch>
                    </pic:blipFill>
                    <pic:spPr>
                      <a:xfrm>
                        <a:off x="0" y="0"/>
                        <a:ext cx="4984035" cy="439298"/>
                      </a:xfrm>
                      <a:prstGeom prst="rect">
                        <a:avLst/>
                      </a:prstGeom>
                    </pic:spPr>
                  </pic:pic>
                </a:graphicData>
              </a:graphic>
            </wp:inline>
          </w:drawing>
        </w:r>
      </w:ins>
    </w:p>
    <w:p w14:paraId="0B2057DF" w14:textId="0EA79997" w:rsidR="51BBBC86" w:rsidRDefault="51BBBC86" w:rsidP="1F77D717">
      <w:pPr>
        <w:pStyle w:val="ListParagraph"/>
        <w:numPr>
          <w:ilvl w:val="0"/>
          <w:numId w:val="1"/>
        </w:numPr>
        <w:rPr>
          <w:rFonts w:ascii="Calibri Light" w:eastAsia="Calibri Light" w:hAnsi="Calibri Light" w:cs="Calibri Light"/>
          <w:sz w:val="20"/>
          <w:szCs w:val="20"/>
        </w:rPr>
      </w:pPr>
      <w:r w:rsidRPr="1F77D717">
        <w:rPr>
          <w:rFonts w:ascii="Calibri Light" w:eastAsia="Calibri Light" w:hAnsi="Calibri Light" w:cs="Calibri Light"/>
          <w:sz w:val="20"/>
          <w:szCs w:val="20"/>
        </w:rPr>
        <w:t>Rule 1: Explicit Portfolio-Level Mapping</w:t>
      </w:r>
    </w:p>
    <w:p w14:paraId="555541B2" w14:textId="1DB079CD" w:rsidR="51BBBC86" w:rsidRDefault="51BBBC86" w:rsidP="1F77D717">
      <w:pPr>
        <w:pStyle w:val="ListParagraph"/>
        <w:rPr>
          <w:rFonts w:ascii="Calibri Light" w:eastAsia="Calibri Light" w:hAnsi="Calibri Light" w:cs="Calibri Light"/>
          <w:sz w:val="20"/>
          <w:szCs w:val="20"/>
        </w:rPr>
      </w:pPr>
      <w:r w:rsidRPr="1F77D717">
        <w:rPr>
          <w:rFonts w:ascii="Calibri Light" w:eastAsia="Calibri Light" w:hAnsi="Calibri Light" w:cs="Calibri Light"/>
          <w:sz w:val="20"/>
          <w:szCs w:val="20"/>
        </w:rPr>
        <w:t>Logic:</w:t>
      </w:r>
      <w:r>
        <w:br/>
      </w:r>
      <w:r w:rsidRPr="1F77D717">
        <w:rPr>
          <w:rFonts w:ascii="Calibri Light" w:eastAsia="Calibri Light" w:hAnsi="Calibri Light" w:cs="Calibri Light"/>
          <w:sz w:val="20"/>
          <w:szCs w:val="20"/>
        </w:rPr>
        <w:t xml:space="preserve"> </w:t>
      </w:r>
      <w:r>
        <w:tab/>
      </w:r>
      <w:r w:rsidRPr="1F77D717">
        <w:rPr>
          <w:rFonts w:ascii="Calibri Light" w:eastAsia="Calibri Light" w:hAnsi="Calibri Light" w:cs="Calibri Light"/>
          <w:sz w:val="20"/>
          <w:szCs w:val="20"/>
        </w:rPr>
        <w:t>If the portfolio identifier is “0019_099_COLI”, assign ES Segment “External COLI”.</w:t>
      </w:r>
    </w:p>
    <w:p w14:paraId="3EFB723A" w14:textId="7B96A197" w:rsidR="51BBBC86" w:rsidRDefault="51BBBC86" w:rsidP="1F77D717">
      <w:pPr>
        <w:pStyle w:val="ListParagraph"/>
        <w:numPr>
          <w:ilvl w:val="0"/>
          <w:numId w:val="1"/>
        </w:numPr>
        <w:rPr>
          <w:rFonts w:ascii="Calibri Light" w:eastAsia="Calibri Light" w:hAnsi="Calibri Light" w:cs="Calibri Light"/>
          <w:sz w:val="20"/>
          <w:szCs w:val="20"/>
        </w:rPr>
      </w:pPr>
      <w:r w:rsidRPr="1F77D717">
        <w:rPr>
          <w:rFonts w:ascii="Calibri Light" w:eastAsia="Calibri Light" w:hAnsi="Calibri Light" w:cs="Calibri Light"/>
          <w:sz w:val="20"/>
          <w:szCs w:val="20"/>
        </w:rPr>
        <w:t>Rule 2: Legal ID and Subfund</w:t>
      </w:r>
      <w:r w:rsidR="3DA28C00" w:rsidRPr="1F77D717">
        <w:rPr>
          <w:rFonts w:ascii="Calibri Light" w:eastAsia="Calibri Light" w:hAnsi="Calibri Light" w:cs="Calibri Light"/>
          <w:sz w:val="20"/>
          <w:szCs w:val="20"/>
        </w:rPr>
        <w:t xml:space="preserve"> </w:t>
      </w:r>
      <w:r w:rsidR="00803877" w:rsidRPr="1F77D717">
        <w:rPr>
          <w:rFonts w:ascii="Calibri Light" w:eastAsia="Calibri Light" w:hAnsi="Calibri Light" w:cs="Calibri Light"/>
          <w:sz w:val="20"/>
          <w:szCs w:val="20"/>
        </w:rPr>
        <w:t>Id</w:t>
      </w:r>
      <w:r w:rsidRPr="1F77D717">
        <w:rPr>
          <w:rFonts w:ascii="Calibri Light" w:eastAsia="Calibri Light" w:hAnsi="Calibri Light" w:cs="Calibri Light"/>
          <w:sz w:val="20"/>
          <w:szCs w:val="20"/>
        </w:rPr>
        <w:t>-Based Mapping</w:t>
      </w:r>
    </w:p>
    <w:p w14:paraId="09207039" w14:textId="251B2DBA" w:rsidR="51BBBC86" w:rsidRDefault="51BBBC86" w:rsidP="1F77D717">
      <w:pPr>
        <w:pStyle w:val="ListParagraph"/>
        <w:rPr>
          <w:ins w:id="377" w:author="Han Zhang" w:date="2026-04-02T09:01:00Z" w16du:dateUtc="2026-04-02T13:01:00Z"/>
          <w:rFonts w:ascii="Calibri Light" w:eastAsia="Calibri Light" w:hAnsi="Calibri Light" w:cs="Calibri Light"/>
          <w:sz w:val="20"/>
          <w:szCs w:val="20"/>
        </w:rPr>
      </w:pPr>
      <w:r w:rsidRPr="1F77D717">
        <w:rPr>
          <w:rFonts w:ascii="Calibri Light" w:eastAsia="Calibri Light" w:hAnsi="Calibri Light" w:cs="Calibri Light"/>
          <w:sz w:val="20"/>
          <w:szCs w:val="20"/>
        </w:rPr>
        <w:t>Logic</w:t>
      </w:r>
      <w:r w:rsidR="5C976189" w:rsidRPr="1F77D717">
        <w:rPr>
          <w:rFonts w:ascii="Calibri Light" w:eastAsia="Calibri Light" w:hAnsi="Calibri Light" w:cs="Calibri Light"/>
          <w:sz w:val="20"/>
          <w:szCs w:val="20"/>
        </w:rPr>
        <w:t>:</w:t>
      </w:r>
      <w:r>
        <w:br/>
      </w:r>
      <w:r>
        <w:tab/>
      </w:r>
      <w:del w:id="378" w:author="Han Zhang" w:date="2026-04-02T09:06:00Z" w16du:dateUtc="2026-04-02T13:06:00Z">
        <w:r w:rsidR="2A147C2A" w:rsidRPr="1F77D717" w:rsidDel="00B878E1">
          <w:rPr>
            <w:rFonts w:ascii="Calibri Light" w:eastAsia="Calibri Light" w:hAnsi="Calibri Light" w:cs="Calibri Light"/>
            <w:sz w:val="20"/>
            <w:szCs w:val="20"/>
          </w:rPr>
          <w:delText xml:space="preserve"> </w:delText>
        </w:r>
      </w:del>
      <w:r w:rsidRPr="1F77D717">
        <w:rPr>
          <w:rFonts w:ascii="Calibri Light" w:eastAsia="Calibri Light" w:hAnsi="Calibri Light" w:cs="Calibri Light"/>
          <w:sz w:val="20"/>
          <w:szCs w:val="20"/>
        </w:rPr>
        <w:t>If Legal ID = 102 and Subfund</w:t>
      </w:r>
      <w:r w:rsidR="3746B918" w:rsidRPr="1F77D717">
        <w:rPr>
          <w:rFonts w:ascii="Calibri Light" w:eastAsia="Calibri Light" w:hAnsi="Calibri Light" w:cs="Calibri Light"/>
          <w:sz w:val="20"/>
          <w:szCs w:val="20"/>
        </w:rPr>
        <w:t xml:space="preserve"> id</w:t>
      </w:r>
      <w:r w:rsidRPr="1F77D717">
        <w:rPr>
          <w:rFonts w:ascii="Calibri Light" w:eastAsia="Calibri Light" w:hAnsi="Calibri Light" w:cs="Calibri Light"/>
          <w:sz w:val="20"/>
          <w:szCs w:val="20"/>
        </w:rPr>
        <w:t xml:space="preserve"> = 146, assign ES Segment </w:t>
      </w:r>
      <w:r w:rsidR="000F237A" w:rsidRPr="00525F3E">
        <w:rPr>
          <w:rFonts w:ascii="Calibri Light" w:eastAsia="Calibri Light" w:hAnsi="Calibri Light" w:cs="Calibri Light"/>
          <w:sz w:val="20"/>
          <w:szCs w:val="20"/>
        </w:rPr>
        <w:t>“</w:t>
      </w:r>
      <w:r w:rsidR="000F237A">
        <w:rPr>
          <w:rFonts w:ascii="Calibri Light" w:eastAsia="Calibri Light" w:hAnsi="Calibri Light" w:cs="Calibri Light"/>
          <w:sz w:val="20"/>
          <w:szCs w:val="20"/>
        </w:rPr>
        <w:t>US SURPLUS</w:t>
      </w:r>
      <w:r w:rsidR="000F237A" w:rsidRPr="00525F3E">
        <w:rPr>
          <w:rFonts w:ascii="Calibri Light" w:eastAsia="Calibri Light" w:hAnsi="Calibri Light" w:cs="Calibri Light"/>
          <w:sz w:val="20"/>
          <w:szCs w:val="20"/>
        </w:rPr>
        <w:t>”</w:t>
      </w:r>
      <w:r w:rsidRPr="1F77D717">
        <w:rPr>
          <w:rFonts w:ascii="Calibri Light" w:eastAsia="Calibri Light" w:hAnsi="Calibri Light" w:cs="Calibri Light"/>
          <w:sz w:val="20"/>
          <w:szCs w:val="20"/>
        </w:rPr>
        <w:t>.</w:t>
      </w:r>
    </w:p>
    <w:p w14:paraId="6B589EDA" w14:textId="4BC448C1" w:rsidR="000F237A" w:rsidRDefault="000F237A" w:rsidP="1F77D717">
      <w:pPr>
        <w:pStyle w:val="ListParagraph"/>
        <w:rPr>
          <w:ins w:id="379" w:author="Han Zhang" w:date="2026-04-02T08:47:00Z" w16du:dateUtc="2026-04-02T12:47:00Z"/>
          <w:rFonts w:ascii="Calibri Light" w:eastAsia="Calibri Light" w:hAnsi="Calibri Light" w:cs="Calibri Light"/>
          <w:sz w:val="20"/>
          <w:szCs w:val="20"/>
        </w:rPr>
      </w:pPr>
      <w:ins w:id="380" w:author="Han Zhang" w:date="2026-04-02T09:01:00Z" w16du:dateUtc="2026-04-02T13:01:00Z">
        <w:r>
          <w:rPr>
            <w:rFonts w:ascii="Calibri Light" w:eastAsia="Calibri Light" w:hAnsi="Calibri Light" w:cs="Calibri Light"/>
            <w:sz w:val="20"/>
            <w:szCs w:val="20"/>
          </w:rPr>
          <w:tab/>
        </w:r>
        <w:r w:rsidRPr="000B4DE8">
          <w:rPr>
            <w:rFonts w:ascii="Calibri Light" w:eastAsia="Calibri Light" w:hAnsi="Calibri Light" w:cs="Calibri Light"/>
            <w:sz w:val="20"/>
            <w:szCs w:val="20"/>
            <w:highlight w:val="yellow"/>
            <w:rPrChange w:id="381" w:author="Sangmeshwar Birajdar" w:date="2026-04-15T07:13:00Z" w16du:dateUtc="2026-04-15T11:13:00Z">
              <w:rPr>
                <w:rFonts w:ascii="Calibri Light" w:eastAsia="Calibri Light" w:hAnsi="Calibri Light" w:cs="Calibri Light"/>
                <w:sz w:val="20"/>
                <w:szCs w:val="20"/>
              </w:rPr>
            </w:rPrChange>
          </w:rPr>
          <w:t xml:space="preserve">If Legal ID = 19 and Subfund id </w:t>
        </w:r>
      </w:ins>
      <w:ins w:id="382" w:author="Han Zhang" w:date="2026-04-02T09:24:00Z" w16du:dateUtc="2026-04-02T13:24:00Z">
        <w:r w:rsidR="006C0706" w:rsidRPr="000B4DE8">
          <w:rPr>
            <w:rFonts w:ascii="Calibri Light" w:eastAsia="Calibri Light" w:hAnsi="Calibri Light" w:cs="Calibri Light"/>
            <w:sz w:val="20"/>
            <w:szCs w:val="20"/>
            <w:highlight w:val="yellow"/>
            <w:rPrChange w:id="383" w:author="Sangmeshwar Birajdar" w:date="2026-04-15T07:13:00Z" w16du:dateUtc="2026-04-15T11:13:00Z">
              <w:rPr>
                <w:rFonts w:ascii="Calibri Light" w:eastAsia="Calibri Light" w:hAnsi="Calibri Light" w:cs="Calibri Light"/>
                <w:sz w:val="20"/>
                <w:szCs w:val="20"/>
              </w:rPr>
            </w:rPrChange>
          </w:rPr>
          <w:t>=</w:t>
        </w:r>
      </w:ins>
      <w:ins w:id="384" w:author="Han Zhang" w:date="2026-04-02T09:01:00Z" w16du:dateUtc="2026-04-02T13:01:00Z">
        <w:r w:rsidRPr="000B4DE8">
          <w:rPr>
            <w:rFonts w:ascii="Calibri Light" w:eastAsia="Calibri Light" w:hAnsi="Calibri Light" w:cs="Calibri Light"/>
            <w:sz w:val="20"/>
            <w:szCs w:val="20"/>
            <w:highlight w:val="yellow"/>
            <w:rPrChange w:id="385" w:author="Sangmeshwar Birajdar" w:date="2026-04-15T07:13:00Z" w16du:dateUtc="2026-04-15T11:13:00Z">
              <w:rPr>
                <w:rFonts w:ascii="Calibri Light" w:eastAsia="Calibri Light" w:hAnsi="Calibri Light" w:cs="Calibri Light"/>
                <w:sz w:val="20"/>
                <w:szCs w:val="20"/>
              </w:rPr>
            </w:rPrChange>
          </w:rPr>
          <w:t xml:space="preserve"> 145</w:t>
        </w:r>
      </w:ins>
      <w:ins w:id="386" w:author="Han Zhang" w:date="2026-04-02T09:02:00Z" w16du:dateUtc="2026-04-02T13:02:00Z">
        <w:r w:rsidRPr="000B4DE8">
          <w:rPr>
            <w:rFonts w:ascii="Calibri Light" w:eastAsia="Calibri Light" w:hAnsi="Calibri Light" w:cs="Calibri Light"/>
            <w:sz w:val="20"/>
            <w:szCs w:val="20"/>
            <w:highlight w:val="yellow"/>
            <w:rPrChange w:id="387" w:author="Sangmeshwar Birajdar" w:date="2026-04-15T07:13:00Z" w16du:dateUtc="2026-04-15T11:13:00Z">
              <w:rPr>
                <w:rFonts w:ascii="Calibri Light" w:eastAsia="Calibri Light" w:hAnsi="Calibri Light" w:cs="Calibri Light"/>
                <w:sz w:val="20"/>
                <w:szCs w:val="20"/>
              </w:rPr>
            </w:rPrChange>
          </w:rPr>
          <w:t xml:space="preserve">, assign </w:t>
        </w:r>
        <w:r w:rsidR="00B878E1" w:rsidRPr="000B4DE8">
          <w:rPr>
            <w:rFonts w:ascii="Calibri Light" w:eastAsia="Calibri Light" w:hAnsi="Calibri Light" w:cs="Calibri Light"/>
            <w:sz w:val="20"/>
            <w:szCs w:val="20"/>
            <w:highlight w:val="yellow"/>
            <w:rPrChange w:id="388" w:author="Sangmeshwar Birajdar" w:date="2026-04-15T07:13:00Z" w16du:dateUtc="2026-04-15T11:13:00Z">
              <w:rPr>
                <w:rFonts w:ascii="Calibri Light" w:eastAsia="Calibri Light" w:hAnsi="Calibri Light" w:cs="Calibri Light"/>
                <w:sz w:val="20"/>
                <w:szCs w:val="20"/>
              </w:rPr>
            </w:rPrChange>
          </w:rPr>
          <w:t>ES Segment “VUL Retail/Inst'l”</w:t>
        </w:r>
      </w:ins>
    </w:p>
    <w:p w14:paraId="2A838869" w14:textId="4E411653" w:rsidR="00525F3E" w:rsidRDefault="00525F3E" w:rsidP="00525F3E">
      <w:pPr>
        <w:pStyle w:val="ListParagraph"/>
        <w:numPr>
          <w:ilvl w:val="0"/>
          <w:numId w:val="1"/>
        </w:numPr>
        <w:rPr>
          <w:ins w:id="389" w:author="Han Zhang" w:date="2026-04-02T08:49:00Z" w16du:dateUtc="2026-04-02T12:49:00Z"/>
          <w:rFonts w:ascii="Calibri Light" w:eastAsia="Calibri Light" w:hAnsi="Calibri Light" w:cs="Calibri Light"/>
          <w:sz w:val="20"/>
          <w:szCs w:val="20"/>
        </w:rPr>
      </w:pPr>
      <w:ins w:id="390" w:author="Han Zhang" w:date="2026-04-02T08:47:00Z" w16du:dateUtc="2026-04-02T12:47:00Z">
        <w:r>
          <w:rPr>
            <w:rFonts w:ascii="Calibri Light" w:eastAsia="Calibri Light" w:hAnsi="Calibri Light" w:cs="Calibri Light"/>
            <w:sz w:val="20"/>
            <w:szCs w:val="20"/>
          </w:rPr>
          <w:t xml:space="preserve">Rule 3: </w:t>
        </w:r>
      </w:ins>
      <w:ins w:id="391" w:author="Han Zhang" w:date="2026-04-02T08:48:00Z" w16du:dateUtc="2026-04-02T12:48:00Z">
        <w:r w:rsidRPr="000B4DE8">
          <w:rPr>
            <w:rFonts w:ascii="Calibri Light" w:eastAsia="Calibri Light" w:hAnsi="Calibri Light" w:cs="Calibri Light"/>
            <w:sz w:val="20"/>
            <w:szCs w:val="20"/>
            <w:highlight w:val="yellow"/>
            <w:rPrChange w:id="392" w:author="Sangmeshwar Birajdar" w:date="2026-04-15T07:14:00Z" w16du:dateUtc="2026-04-15T11:14:00Z">
              <w:rPr>
                <w:rFonts w:ascii="Calibri Light" w:eastAsia="Calibri Light" w:hAnsi="Calibri Light" w:cs="Calibri Light"/>
                <w:sz w:val="20"/>
                <w:szCs w:val="20"/>
              </w:rPr>
            </w:rPrChange>
          </w:rPr>
          <w:t>Hardc</w:t>
        </w:r>
      </w:ins>
      <w:ins w:id="393" w:author="Han Zhang" w:date="2026-04-02T08:49:00Z" w16du:dateUtc="2026-04-02T12:49:00Z">
        <w:r w:rsidRPr="000B4DE8">
          <w:rPr>
            <w:rFonts w:ascii="Calibri Light" w:eastAsia="Calibri Light" w:hAnsi="Calibri Light" w:cs="Calibri Light"/>
            <w:sz w:val="20"/>
            <w:szCs w:val="20"/>
            <w:highlight w:val="yellow"/>
            <w:rPrChange w:id="394" w:author="Sangmeshwar Birajdar" w:date="2026-04-15T07:14:00Z" w16du:dateUtc="2026-04-15T11:14:00Z">
              <w:rPr>
                <w:rFonts w:ascii="Calibri Light" w:eastAsia="Calibri Light" w:hAnsi="Calibri Light" w:cs="Calibri Light"/>
                <w:sz w:val="20"/>
                <w:szCs w:val="20"/>
              </w:rPr>
            </w:rPrChange>
          </w:rPr>
          <w:t xml:space="preserve">ode TAM-to-ES mapping to avoid </w:t>
        </w:r>
      </w:ins>
      <w:ins w:id="395" w:author="Han Zhang" w:date="2026-04-02T08:49:00Z">
        <w:r w:rsidRPr="000B4DE8">
          <w:rPr>
            <w:rFonts w:ascii="Calibri Light" w:eastAsia="Calibri Light" w:hAnsi="Calibri Light" w:cs="Calibri Light"/>
            <w:sz w:val="20"/>
            <w:szCs w:val="20"/>
            <w:highlight w:val="yellow"/>
            <w:rPrChange w:id="396" w:author="Sangmeshwar Birajdar" w:date="2026-04-15T07:14:00Z" w16du:dateUtc="2026-04-15T11:14:00Z">
              <w:rPr>
                <w:rFonts w:ascii="Calibri Light" w:eastAsia="Calibri Light" w:hAnsi="Calibri Light" w:cs="Calibri Light"/>
                <w:sz w:val="20"/>
                <w:szCs w:val="20"/>
              </w:rPr>
            </w:rPrChange>
          </w:rPr>
          <w:t>one-to-many</w:t>
        </w:r>
      </w:ins>
      <w:ins w:id="397" w:author="Han Zhang" w:date="2026-04-02T08:49:00Z" w16du:dateUtc="2026-04-02T12:49:00Z">
        <w:r w:rsidRPr="000B4DE8">
          <w:rPr>
            <w:rFonts w:ascii="Calibri Light" w:eastAsia="Calibri Light" w:hAnsi="Calibri Light" w:cs="Calibri Light"/>
            <w:sz w:val="20"/>
            <w:szCs w:val="20"/>
            <w:highlight w:val="yellow"/>
            <w:rPrChange w:id="398" w:author="Sangmeshwar Birajdar" w:date="2026-04-15T07:14:00Z" w16du:dateUtc="2026-04-15T11:14:00Z">
              <w:rPr>
                <w:rFonts w:ascii="Calibri Light" w:eastAsia="Calibri Light" w:hAnsi="Calibri Light" w:cs="Calibri Light"/>
                <w:sz w:val="20"/>
                <w:szCs w:val="20"/>
              </w:rPr>
            </w:rPrChange>
          </w:rPr>
          <w:t xml:space="preserve"> mapping</w:t>
        </w:r>
      </w:ins>
      <w:ins w:id="399" w:author="Han Zhang" w:date="2026-04-02T09:06:00Z" w16du:dateUtc="2026-04-02T13:06:00Z">
        <w:r w:rsidR="00B878E1">
          <w:rPr>
            <w:rFonts w:ascii="Calibri Light" w:eastAsia="Calibri Light" w:hAnsi="Calibri Light" w:cs="Calibri Light"/>
            <w:sz w:val="20"/>
            <w:szCs w:val="20"/>
          </w:rPr>
          <w:t>.</w:t>
        </w:r>
      </w:ins>
    </w:p>
    <w:p w14:paraId="06FEC68B" w14:textId="0D71A6C9" w:rsidR="00525F3E" w:rsidRPr="000B4DE8" w:rsidRDefault="00525F3E">
      <w:pPr>
        <w:pStyle w:val="ListParagraph"/>
        <w:rPr>
          <w:ins w:id="400" w:author="Han Zhang" w:date="2026-04-02T08:49:00Z" w16du:dateUtc="2026-04-02T12:49:00Z"/>
          <w:rFonts w:ascii="Calibri Light" w:eastAsia="Calibri Light" w:hAnsi="Calibri Light" w:cs="Calibri Light"/>
          <w:color w:val="FF0000"/>
          <w:sz w:val="20"/>
          <w:szCs w:val="20"/>
          <w:highlight w:val="yellow"/>
          <w:rPrChange w:id="401" w:author="Sangmeshwar Birajdar" w:date="2026-04-15T07:15:00Z" w16du:dateUtc="2026-04-15T11:15:00Z">
            <w:rPr>
              <w:ins w:id="402" w:author="Han Zhang" w:date="2026-04-02T08:49:00Z" w16du:dateUtc="2026-04-02T12:49:00Z"/>
              <w:rFonts w:ascii="Calibri Light" w:eastAsia="Calibri Light" w:hAnsi="Calibri Light" w:cs="Calibri Light"/>
              <w:sz w:val="20"/>
              <w:szCs w:val="20"/>
            </w:rPr>
          </w:rPrChange>
        </w:rPr>
        <w:pPrChange w:id="403" w:author="Han Zhang" w:date="2026-04-02T09:28:00Z" w16du:dateUtc="2026-04-02T13:28:00Z">
          <w:pPr>
            <w:pStyle w:val="ListParagraph"/>
            <w:numPr>
              <w:numId w:val="1"/>
            </w:numPr>
            <w:ind w:hanging="360"/>
          </w:pPr>
        </w:pPrChange>
      </w:pPr>
      <w:ins w:id="404" w:author="Han Zhang" w:date="2026-04-02T08:49:00Z" w16du:dateUtc="2026-04-02T12:49:00Z">
        <w:r w:rsidRPr="000B4DE8">
          <w:rPr>
            <w:rFonts w:ascii="Calibri Light" w:eastAsia="Calibri Light" w:hAnsi="Calibri Light" w:cs="Calibri Light"/>
            <w:color w:val="FF0000"/>
            <w:sz w:val="20"/>
            <w:szCs w:val="20"/>
            <w:highlight w:val="yellow"/>
            <w:rPrChange w:id="405" w:author="Sangmeshwar Birajdar" w:date="2026-04-15T07:15:00Z" w16du:dateUtc="2026-04-15T11:15:00Z">
              <w:rPr>
                <w:rFonts w:ascii="Calibri Light" w:eastAsia="Calibri Light" w:hAnsi="Calibri Light" w:cs="Calibri Light"/>
                <w:sz w:val="20"/>
                <w:szCs w:val="20"/>
              </w:rPr>
            </w:rPrChange>
          </w:rPr>
          <w:t>Logic:</w:t>
        </w:r>
      </w:ins>
    </w:p>
    <w:p w14:paraId="7B75120E" w14:textId="097CCC57" w:rsidR="00525F3E" w:rsidRPr="000B4DE8" w:rsidRDefault="00525F3E" w:rsidP="00525F3E">
      <w:pPr>
        <w:pStyle w:val="ListParagraph"/>
        <w:numPr>
          <w:ilvl w:val="1"/>
          <w:numId w:val="1"/>
        </w:numPr>
        <w:rPr>
          <w:ins w:id="406" w:author="Han Zhang" w:date="2026-04-02T09:03:00Z" w16du:dateUtc="2026-04-02T13:03:00Z"/>
          <w:rFonts w:ascii="Calibri Light" w:eastAsia="Calibri Light" w:hAnsi="Calibri Light" w:cs="Calibri Light"/>
          <w:color w:val="FF0000"/>
          <w:sz w:val="20"/>
          <w:szCs w:val="20"/>
          <w:highlight w:val="yellow"/>
          <w:rPrChange w:id="407" w:author="Sangmeshwar Birajdar" w:date="2026-04-15T07:15:00Z" w16du:dateUtc="2026-04-15T11:15:00Z">
            <w:rPr>
              <w:ins w:id="408" w:author="Han Zhang" w:date="2026-04-02T09:03:00Z" w16du:dateUtc="2026-04-02T13:03:00Z"/>
              <w:rFonts w:ascii="Calibri Light" w:eastAsia="Calibri Light" w:hAnsi="Calibri Light" w:cs="Calibri Light"/>
              <w:sz w:val="20"/>
              <w:szCs w:val="20"/>
            </w:rPr>
          </w:rPrChange>
        </w:rPr>
      </w:pPr>
      <w:ins w:id="409" w:author="Han Zhang" w:date="2026-04-02T08:49:00Z" w16du:dateUtc="2026-04-02T12:49:00Z">
        <w:r w:rsidRPr="000B4DE8">
          <w:rPr>
            <w:rFonts w:ascii="Calibri Light" w:eastAsia="Calibri Light" w:hAnsi="Calibri Light" w:cs="Calibri Light"/>
            <w:color w:val="FF0000"/>
            <w:sz w:val="20"/>
            <w:szCs w:val="20"/>
            <w:highlight w:val="yellow"/>
            <w:rPrChange w:id="410" w:author="Sangmeshwar Birajdar" w:date="2026-04-15T07:15:00Z" w16du:dateUtc="2026-04-15T11:15:00Z">
              <w:rPr>
                <w:rFonts w:ascii="Calibri Light" w:eastAsia="Calibri Light" w:hAnsi="Calibri Light" w:cs="Calibri Light"/>
                <w:sz w:val="20"/>
                <w:szCs w:val="20"/>
              </w:rPr>
            </w:rPrChange>
          </w:rPr>
          <w:t>I</w:t>
        </w:r>
      </w:ins>
      <w:ins w:id="411" w:author="Han Zhang" w:date="2026-04-02T08:50:00Z" w16du:dateUtc="2026-04-02T12:50:00Z">
        <w:r w:rsidRPr="000B4DE8">
          <w:rPr>
            <w:rFonts w:ascii="Calibri Light" w:eastAsia="Calibri Light" w:hAnsi="Calibri Light" w:cs="Calibri Light"/>
            <w:color w:val="FF0000"/>
            <w:sz w:val="20"/>
            <w:szCs w:val="20"/>
            <w:highlight w:val="yellow"/>
            <w:rPrChange w:id="412" w:author="Sangmeshwar Birajdar" w:date="2026-04-15T07:15:00Z" w16du:dateUtc="2026-04-15T11:15:00Z">
              <w:rPr>
                <w:rFonts w:ascii="Calibri Light" w:eastAsia="Calibri Light" w:hAnsi="Calibri Light" w:cs="Calibri Light"/>
                <w:sz w:val="20"/>
                <w:szCs w:val="20"/>
              </w:rPr>
            </w:rPrChange>
          </w:rPr>
          <w:t xml:space="preserve">f TAM segment = </w:t>
        </w:r>
      </w:ins>
      <w:ins w:id="413" w:author="Han Zhang" w:date="2026-04-02T08:51:00Z">
        <w:r w:rsidRPr="000B4DE8">
          <w:rPr>
            <w:rFonts w:ascii="Calibri Light" w:eastAsia="Calibri Light" w:hAnsi="Calibri Light" w:cs="Calibri Light"/>
            <w:color w:val="FF0000"/>
            <w:sz w:val="20"/>
            <w:szCs w:val="20"/>
            <w:highlight w:val="yellow"/>
            <w:rPrChange w:id="414" w:author="Sangmeshwar Birajdar" w:date="2026-04-15T07:15:00Z" w16du:dateUtc="2026-04-15T11:15:00Z">
              <w:rPr>
                <w:rFonts w:ascii="Calibri Light" w:eastAsia="Calibri Light" w:hAnsi="Calibri Light" w:cs="Calibri Light"/>
                <w:sz w:val="20"/>
                <w:szCs w:val="20"/>
              </w:rPr>
            </w:rPrChange>
          </w:rPr>
          <w:t>“JHUSA USD-Surplus”</w:t>
        </w:r>
      </w:ins>
      <w:ins w:id="415" w:author="Han Zhang" w:date="2026-04-02T08:51:00Z" w16du:dateUtc="2026-04-02T12:51:00Z">
        <w:r w:rsidRPr="000B4DE8">
          <w:rPr>
            <w:rFonts w:ascii="Calibri Light" w:eastAsia="Calibri Light" w:hAnsi="Calibri Light" w:cs="Calibri Light"/>
            <w:color w:val="FF0000"/>
            <w:sz w:val="20"/>
            <w:szCs w:val="20"/>
            <w:highlight w:val="yellow"/>
            <w:rPrChange w:id="416" w:author="Sangmeshwar Birajdar" w:date="2026-04-15T07:15:00Z" w16du:dateUtc="2026-04-15T11:15:00Z">
              <w:rPr>
                <w:rFonts w:ascii="Calibri Light" w:eastAsia="Calibri Light" w:hAnsi="Calibri Light" w:cs="Calibri Light"/>
                <w:sz w:val="20"/>
                <w:szCs w:val="20"/>
              </w:rPr>
            </w:rPrChange>
          </w:rPr>
          <w:t>, assign ES Segment “</w:t>
        </w:r>
      </w:ins>
      <w:ins w:id="417" w:author="Han Zhang" w:date="2026-04-02T08:52:00Z" w16du:dateUtc="2026-04-02T12:52:00Z">
        <w:r w:rsidRPr="000B4DE8">
          <w:rPr>
            <w:rFonts w:ascii="Calibri Light" w:eastAsia="Calibri Light" w:hAnsi="Calibri Light" w:cs="Calibri Light"/>
            <w:color w:val="FF0000"/>
            <w:sz w:val="20"/>
            <w:szCs w:val="20"/>
            <w:highlight w:val="yellow"/>
            <w:rPrChange w:id="418" w:author="Sangmeshwar Birajdar" w:date="2026-04-15T07:15:00Z" w16du:dateUtc="2026-04-15T11:15:00Z">
              <w:rPr>
                <w:rFonts w:ascii="Calibri Light" w:eastAsia="Calibri Light" w:hAnsi="Calibri Light" w:cs="Calibri Light"/>
                <w:sz w:val="20"/>
                <w:szCs w:val="20"/>
              </w:rPr>
            </w:rPrChange>
          </w:rPr>
          <w:t xml:space="preserve">US </w:t>
        </w:r>
      </w:ins>
      <w:ins w:id="419" w:author="Han Zhang" w:date="2026-04-02T08:53:00Z" w16du:dateUtc="2026-04-02T12:53:00Z">
        <w:r w:rsidR="000F237A" w:rsidRPr="000B4DE8">
          <w:rPr>
            <w:rFonts w:ascii="Calibri Light" w:eastAsia="Calibri Light" w:hAnsi="Calibri Light" w:cs="Calibri Light"/>
            <w:color w:val="FF0000"/>
            <w:sz w:val="20"/>
            <w:szCs w:val="20"/>
            <w:highlight w:val="yellow"/>
            <w:rPrChange w:id="420" w:author="Sangmeshwar Birajdar" w:date="2026-04-15T07:15:00Z" w16du:dateUtc="2026-04-15T11:15:00Z">
              <w:rPr>
                <w:rFonts w:ascii="Calibri Light" w:eastAsia="Calibri Light" w:hAnsi="Calibri Light" w:cs="Calibri Light"/>
                <w:sz w:val="20"/>
                <w:szCs w:val="20"/>
              </w:rPr>
            </w:rPrChange>
          </w:rPr>
          <w:t>SURPLUS</w:t>
        </w:r>
      </w:ins>
      <w:ins w:id="421" w:author="Han Zhang" w:date="2026-04-02T08:51:00Z" w16du:dateUtc="2026-04-02T12:51:00Z">
        <w:r w:rsidRPr="000B4DE8">
          <w:rPr>
            <w:rFonts w:ascii="Calibri Light" w:eastAsia="Calibri Light" w:hAnsi="Calibri Light" w:cs="Calibri Light"/>
            <w:color w:val="FF0000"/>
            <w:sz w:val="20"/>
            <w:szCs w:val="20"/>
            <w:highlight w:val="yellow"/>
            <w:rPrChange w:id="422" w:author="Sangmeshwar Birajdar" w:date="2026-04-15T07:15:00Z" w16du:dateUtc="2026-04-15T11:15:00Z">
              <w:rPr>
                <w:rFonts w:ascii="Calibri Light" w:eastAsia="Calibri Light" w:hAnsi="Calibri Light" w:cs="Calibri Light"/>
                <w:sz w:val="20"/>
                <w:szCs w:val="20"/>
              </w:rPr>
            </w:rPrChange>
          </w:rPr>
          <w:t>”.</w:t>
        </w:r>
      </w:ins>
    </w:p>
    <w:p w14:paraId="54BAB5DB" w14:textId="4B207AFE" w:rsidR="00B878E1" w:rsidRPr="000B4DE8" w:rsidRDefault="00B878E1" w:rsidP="00B878E1">
      <w:pPr>
        <w:pStyle w:val="ListParagraph"/>
        <w:numPr>
          <w:ilvl w:val="1"/>
          <w:numId w:val="1"/>
        </w:numPr>
        <w:rPr>
          <w:ins w:id="423" w:author="Han Zhang" w:date="2026-04-02T09:03:00Z" w16du:dateUtc="2026-04-02T13:03:00Z"/>
          <w:rFonts w:ascii="Calibri Light" w:eastAsia="Calibri Light" w:hAnsi="Calibri Light" w:cs="Calibri Light"/>
          <w:color w:val="FF0000"/>
          <w:sz w:val="20"/>
          <w:szCs w:val="20"/>
          <w:highlight w:val="yellow"/>
          <w:rPrChange w:id="424" w:author="Sangmeshwar Birajdar" w:date="2026-04-15T07:15:00Z" w16du:dateUtc="2026-04-15T11:15:00Z">
            <w:rPr>
              <w:ins w:id="425" w:author="Han Zhang" w:date="2026-04-02T09:03:00Z" w16du:dateUtc="2026-04-02T13:03:00Z"/>
              <w:rFonts w:ascii="Calibri Light" w:eastAsia="Calibri Light" w:hAnsi="Calibri Light" w:cs="Calibri Light"/>
              <w:sz w:val="20"/>
              <w:szCs w:val="20"/>
            </w:rPr>
          </w:rPrChange>
        </w:rPr>
      </w:pPr>
      <w:ins w:id="426" w:author="Han Zhang" w:date="2026-04-02T09:03:00Z" w16du:dateUtc="2026-04-02T13:03:00Z">
        <w:r w:rsidRPr="000B4DE8">
          <w:rPr>
            <w:rFonts w:ascii="Calibri Light" w:eastAsia="Calibri Light" w:hAnsi="Calibri Light" w:cs="Calibri Light"/>
            <w:color w:val="FF0000"/>
            <w:sz w:val="20"/>
            <w:szCs w:val="20"/>
            <w:highlight w:val="yellow"/>
            <w:rPrChange w:id="427" w:author="Sangmeshwar Birajdar" w:date="2026-04-15T07:15:00Z" w16du:dateUtc="2026-04-15T11:15:00Z">
              <w:rPr>
                <w:rFonts w:ascii="Calibri Light" w:eastAsia="Calibri Light" w:hAnsi="Calibri Light" w:cs="Calibri Light"/>
                <w:sz w:val="20"/>
                <w:szCs w:val="20"/>
              </w:rPr>
            </w:rPrChange>
          </w:rPr>
          <w:t>If TAM segment = “</w:t>
        </w:r>
      </w:ins>
      <w:ins w:id="428" w:author="Han Zhang" w:date="2026-04-02T09:04:00Z" w16du:dateUtc="2026-04-02T13:04:00Z">
        <w:r w:rsidRPr="000B4DE8">
          <w:rPr>
            <w:rFonts w:ascii="Calibri Light" w:eastAsia="Calibri Light" w:hAnsi="Calibri Light" w:cs="Calibri Light"/>
            <w:color w:val="FF0000"/>
            <w:sz w:val="20"/>
            <w:szCs w:val="20"/>
            <w:highlight w:val="yellow"/>
            <w:rPrChange w:id="429" w:author="Sangmeshwar Birajdar" w:date="2026-04-15T07:15:00Z" w16du:dateUtc="2026-04-15T11:15:00Z">
              <w:rPr>
                <w:rFonts w:ascii="Calibri Light" w:eastAsia="Calibri Light" w:hAnsi="Calibri Light" w:cs="Calibri Light"/>
                <w:sz w:val="20"/>
                <w:szCs w:val="20"/>
              </w:rPr>
            </w:rPrChange>
          </w:rPr>
          <w:t>JH USD-Guaranteed</w:t>
        </w:r>
      </w:ins>
      <w:ins w:id="430" w:author="Han Zhang" w:date="2026-04-02T09:03:00Z" w16du:dateUtc="2026-04-02T13:03:00Z">
        <w:r w:rsidRPr="000B4DE8">
          <w:rPr>
            <w:rFonts w:ascii="Calibri Light" w:eastAsia="Calibri Light" w:hAnsi="Calibri Light" w:cs="Calibri Light"/>
            <w:color w:val="FF0000"/>
            <w:sz w:val="20"/>
            <w:szCs w:val="20"/>
            <w:highlight w:val="yellow"/>
            <w:rPrChange w:id="431" w:author="Sangmeshwar Birajdar" w:date="2026-04-15T07:15:00Z" w16du:dateUtc="2026-04-15T11:15:00Z">
              <w:rPr>
                <w:rFonts w:ascii="Calibri Light" w:eastAsia="Calibri Light" w:hAnsi="Calibri Light" w:cs="Calibri Light"/>
                <w:sz w:val="20"/>
                <w:szCs w:val="20"/>
              </w:rPr>
            </w:rPrChange>
          </w:rPr>
          <w:t>”, assign ES Segment “</w:t>
        </w:r>
      </w:ins>
      <w:ins w:id="432" w:author="Han Zhang" w:date="2026-04-02T09:04:00Z" w16du:dateUtc="2026-04-02T13:04:00Z">
        <w:r w:rsidRPr="000B4DE8">
          <w:rPr>
            <w:rFonts w:ascii="Calibri Light" w:eastAsia="Calibri Light" w:hAnsi="Calibri Light" w:cs="Calibri Light"/>
            <w:color w:val="FF0000"/>
            <w:sz w:val="20"/>
            <w:szCs w:val="20"/>
            <w:highlight w:val="yellow"/>
            <w:rPrChange w:id="433" w:author="Sangmeshwar Birajdar" w:date="2026-04-15T07:15:00Z" w16du:dateUtc="2026-04-15T11:15:00Z">
              <w:rPr>
                <w:rFonts w:ascii="Calibri Light" w:eastAsia="Calibri Light" w:hAnsi="Calibri Light" w:cs="Calibri Light"/>
                <w:sz w:val="20"/>
                <w:szCs w:val="20"/>
              </w:rPr>
            </w:rPrChange>
          </w:rPr>
          <w:t>JH USD-Guaranteed</w:t>
        </w:r>
      </w:ins>
      <w:ins w:id="434" w:author="Han Zhang" w:date="2026-04-02T09:03:00Z" w16du:dateUtc="2026-04-02T13:03:00Z">
        <w:r w:rsidRPr="000B4DE8">
          <w:rPr>
            <w:rFonts w:ascii="Calibri Light" w:eastAsia="Calibri Light" w:hAnsi="Calibri Light" w:cs="Calibri Light"/>
            <w:color w:val="FF0000"/>
            <w:sz w:val="20"/>
            <w:szCs w:val="20"/>
            <w:highlight w:val="yellow"/>
            <w:rPrChange w:id="435" w:author="Sangmeshwar Birajdar" w:date="2026-04-15T07:15:00Z" w16du:dateUtc="2026-04-15T11:15:00Z">
              <w:rPr>
                <w:rFonts w:ascii="Calibri Light" w:eastAsia="Calibri Light" w:hAnsi="Calibri Light" w:cs="Calibri Light"/>
                <w:sz w:val="20"/>
                <w:szCs w:val="20"/>
              </w:rPr>
            </w:rPrChange>
          </w:rPr>
          <w:t>”.</w:t>
        </w:r>
      </w:ins>
    </w:p>
    <w:p w14:paraId="22523F40" w14:textId="6BA11375" w:rsidR="00B878E1" w:rsidRPr="000B4DE8" w:rsidRDefault="00B878E1">
      <w:pPr>
        <w:pStyle w:val="ListParagraph"/>
        <w:numPr>
          <w:ilvl w:val="1"/>
          <w:numId w:val="1"/>
        </w:numPr>
        <w:rPr>
          <w:rFonts w:ascii="Calibri Light" w:eastAsia="Calibri Light" w:hAnsi="Calibri Light" w:cs="Calibri Light"/>
          <w:color w:val="FF0000"/>
          <w:sz w:val="20"/>
          <w:szCs w:val="20"/>
          <w:highlight w:val="yellow"/>
          <w:rPrChange w:id="436" w:author="Sangmeshwar Birajdar" w:date="2026-04-15T07:15:00Z" w16du:dateUtc="2026-04-15T11:15:00Z">
            <w:rPr/>
          </w:rPrChange>
        </w:rPr>
        <w:pPrChange w:id="437" w:author="Han Zhang" w:date="2026-04-02T09:36:00Z" w16du:dateUtc="2026-04-02T13:36:00Z">
          <w:pPr>
            <w:pStyle w:val="ListParagraph"/>
          </w:pPr>
        </w:pPrChange>
      </w:pPr>
      <w:ins w:id="438" w:author="Han Zhang" w:date="2026-04-02T09:03:00Z" w16du:dateUtc="2026-04-02T13:03:00Z">
        <w:r w:rsidRPr="000B4DE8">
          <w:rPr>
            <w:rFonts w:ascii="Calibri Light" w:eastAsia="Calibri Light" w:hAnsi="Calibri Light" w:cs="Calibri Light"/>
            <w:color w:val="FF0000"/>
            <w:sz w:val="20"/>
            <w:szCs w:val="20"/>
            <w:highlight w:val="yellow"/>
            <w:rPrChange w:id="439" w:author="Sangmeshwar Birajdar" w:date="2026-04-15T07:15:00Z" w16du:dateUtc="2026-04-15T11:15:00Z">
              <w:rPr>
                <w:rFonts w:ascii="Calibri Light" w:eastAsia="Calibri Light" w:hAnsi="Calibri Light" w:cs="Calibri Light"/>
                <w:sz w:val="20"/>
                <w:szCs w:val="20"/>
              </w:rPr>
            </w:rPrChange>
          </w:rPr>
          <w:t>If TAM segment = “</w:t>
        </w:r>
      </w:ins>
      <w:ins w:id="440" w:author="Han Zhang" w:date="2026-04-02T09:04:00Z" w16du:dateUtc="2026-04-02T13:04:00Z">
        <w:r w:rsidRPr="000B4DE8">
          <w:rPr>
            <w:rFonts w:ascii="Calibri Light" w:eastAsia="Calibri Light" w:hAnsi="Calibri Light" w:cs="Calibri Light"/>
            <w:color w:val="FF0000"/>
            <w:sz w:val="20"/>
            <w:szCs w:val="20"/>
            <w:highlight w:val="yellow"/>
            <w:rPrChange w:id="441" w:author="Sangmeshwar Birajdar" w:date="2026-04-15T07:15:00Z" w16du:dateUtc="2026-04-15T11:15:00Z">
              <w:rPr>
                <w:rFonts w:ascii="Calibri Light" w:eastAsia="Calibri Light" w:hAnsi="Calibri Light" w:cs="Calibri Light"/>
                <w:sz w:val="20"/>
                <w:szCs w:val="20"/>
              </w:rPr>
            </w:rPrChange>
          </w:rPr>
          <w:t>JH USD-Retail and Institutional UL</w:t>
        </w:r>
      </w:ins>
      <w:ins w:id="442" w:author="Han Zhang" w:date="2026-04-02T09:03:00Z" w16du:dateUtc="2026-04-02T13:03:00Z">
        <w:r w:rsidRPr="000B4DE8">
          <w:rPr>
            <w:rFonts w:ascii="Calibri Light" w:eastAsia="Calibri Light" w:hAnsi="Calibri Light" w:cs="Calibri Light"/>
            <w:color w:val="FF0000"/>
            <w:sz w:val="20"/>
            <w:szCs w:val="20"/>
            <w:highlight w:val="yellow"/>
            <w:rPrChange w:id="443" w:author="Sangmeshwar Birajdar" w:date="2026-04-15T07:15:00Z" w16du:dateUtc="2026-04-15T11:15:00Z">
              <w:rPr>
                <w:rFonts w:ascii="Calibri Light" w:eastAsia="Calibri Light" w:hAnsi="Calibri Light" w:cs="Calibri Light"/>
                <w:sz w:val="20"/>
                <w:szCs w:val="20"/>
              </w:rPr>
            </w:rPrChange>
          </w:rPr>
          <w:t>”, assign ES Segment “</w:t>
        </w:r>
      </w:ins>
      <w:ins w:id="444" w:author="Han Zhang" w:date="2026-04-02T09:04:00Z" w16du:dateUtc="2026-04-02T13:04:00Z">
        <w:r w:rsidRPr="000B4DE8">
          <w:rPr>
            <w:rFonts w:ascii="Calibri Light" w:eastAsia="Calibri Light" w:hAnsi="Calibri Light" w:cs="Calibri Light"/>
            <w:color w:val="FF0000"/>
            <w:sz w:val="20"/>
            <w:szCs w:val="20"/>
            <w:highlight w:val="yellow"/>
            <w:rPrChange w:id="445" w:author="Sangmeshwar Birajdar" w:date="2026-04-15T07:15:00Z" w16du:dateUtc="2026-04-15T11:15:00Z">
              <w:rPr>
                <w:rFonts w:ascii="Calibri Light" w:eastAsia="Calibri Light" w:hAnsi="Calibri Light" w:cs="Calibri Light"/>
                <w:sz w:val="20"/>
                <w:szCs w:val="20"/>
              </w:rPr>
            </w:rPrChange>
          </w:rPr>
          <w:t>JH USD-Retail and Institutional UL</w:t>
        </w:r>
      </w:ins>
      <w:ins w:id="446" w:author="Han Zhang" w:date="2026-04-02T09:03:00Z" w16du:dateUtc="2026-04-02T13:03:00Z">
        <w:r w:rsidRPr="000B4DE8">
          <w:rPr>
            <w:rFonts w:ascii="Calibri Light" w:eastAsia="Calibri Light" w:hAnsi="Calibri Light" w:cs="Calibri Light"/>
            <w:color w:val="FF0000"/>
            <w:sz w:val="20"/>
            <w:szCs w:val="20"/>
            <w:highlight w:val="yellow"/>
            <w:rPrChange w:id="447" w:author="Sangmeshwar Birajdar" w:date="2026-04-15T07:15:00Z" w16du:dateUtc="2026-04-15T11:15:00Z">
              <w:rPr>
                <w:rFonts w:ascii="Calibri Light" w:eastAsia="Calibri Light" w:hAnsi="Calibri Light" w:cs="Calibri Light"/>
                <w:sz w:val="20"/>
                <w:szCs w:val="20"/>
              </w:rPr>
            </w:rPrChange>
          </w:rPr>
          <w:t>”.</w:t>
        </w:r>
      </w:ins>
    </w:p>
    <w:p w14:paraId="72A4107C" w14:textId="12F1194E" w:rsidR="4351ABE4" w:rsidRDefault="4351ABE4" w:rsidP="1F77D717">
      <w:pPr>
        <w:pStyle w:val="ListParagraph"/>
        <w:numPr>
          <w:ilvl w:val="0"/>
          <w:numId w:val="1"/>
        </w:numPr>
        <w:rPr>
          <w:rFonts w:ascii="Calibri Light" w:eastAsia="Calibri Light" w:hAnsi="Calibri Light" w:cs="Calibri Light"/>
          <w:sz w:val="20"/>
          <w:szCs w:val="20"/>
        </w:rPr>
      </w:pPr>
      <w:r w:rsidRPr="000B4DE8">
        <w:rPr>
          <w:rFonts w:ascii="Calibri Light" w:eastAsia="Calibri Light" w:hAnsi="Calibri Light" w:cs="Calibri Light"/>
          <w:color w:val="FF0000"/>
          <w:sz w:val="20"/>
          <w:szCs w:val="20"/>
          <w:rPrChange w:id="448" w:author="Sangmeshwar Birajdar" w:date="2026-04-15T07:14:00Z" w16du:dateUtc="2026-04-15T11:14:00Z">
            <w:rPr>
              <w:rFonts w:ascii="Calibri Light" w:eastAsia="Calibri Light" w:hAnsi="Calibri Light" w:cs="Calibri Light"/>
              <w:sz w:val="20"/>
              <w:szCs w:val="20"/>
            </w:rPr>
          </w:rPrChange>
        </w:rPr>
        <w:t xml:space="preserve">Rule </w:t>
      </w:r>
      <w:r w:rsidR="00B878E1" w:rsidRPr="000B4DE8">
        <w:rPr>
          <w:rFonts w:ascii="Calibri Light" w:eastAsia="Calibri Light" w:hAnsi="Calibri Light" w:cs="Calibri Light"/>
          <w:color w:val="FF0000"/>
          <w:sz w:val="20"/>
          <w:szCs w:val="20"/>
          <w:rPrChange w:id="449" w:author="Sangmeshwar Birajdar" w:date="2026-04-15T07:14:00Z" w16du:dateUtc="2026-04-15T11:14:00Z">
            <w:rPr>
              <w:rFonts w:ascii="Calibri Light" w:eastAsia="Calibri Light" w:hAnsi="Calibri Light" w:cs="Calibri Light"/>
              <w:sz w:val="20"/>
              <w:szCs w:val="20"/>
            </w:rPr>
          </w:rPrChange>
        </w:rPr>
        <w:t>4</w:t>
      </w:r>
      <w:r w:rsidRPr="000B4DE8">
        <w:rPr>
          <w:rFonts w:ascii="Calibri Light" w:eastAsia="Calibri Light" w:hAnsi="Calibri Light" w:cs="Calibri Light"/>
          <w:color w:val="FF0000"/>
          <w:sz w:val="20"/>
          <w:szCs w:val="20"/>
          <w:rPrChange w:id="450" w:author="Sangmeshwar Birajdar" w:date="2026-04-15T07:14:00Z" w16du:dateUtc="2026-04-15T11:14:00Z">
            <w:rPr>
              <w:rFonts w:ascii="Calibri Light" w:eastAsia="Calibri Light" w:hAnsi="Calibri Light" w:cs="Calibri Light"/>
              <w:sz w:val="20"/>
              <w:szCs w:val="20"/>
            </w:rPr>
          </w:rPrChange>
        </w:rPr>
        <w:t>: Default TAM-to-Consol Segment Mapping</w:t>
      </w:r>
      <w:ins w:id="451" w:author="Sangmeshwar Birajdar" w:date="2026-04-15T07:14:00Z" w16du:dateUtc="2026-04-15T11:14:00Z">
        <w:r w:rsidR="000B4DE8" w:rsidRPr="000B4DE8">
          <w:rPr>
            <w:rFonts w:ascii="Calibri Light" w:eastAsia="Calibri Light" w:hAnsi="Calibri Light" w:cs="Calibri Light"/>
            <w:color w:val="FF0000"/>
            <w:sz w:val="20"/>
            <w:szCs w:val="20"/>
            <w:rPrChange w:id="452" w:author="Sangmeshwar Birajdar" w:date="2026-04-15T07:14:00Z" w16du:dateUtc="2026-04-15T11:14:00Z">
              <w:rPr>
                <w:rFonts w:ascii="Calibri Light" w:eastAsia="Calibri Light" w:hAnsi="Calibri Light" w:cs="Calibri Light"/>
                <w:sz w:val="20"/>
                <w:szCs w:val="20"/>
              </w:rPr>
            </w:rPrChange>
          </w:rPr>
          <w:t xml:space="preserve"> </w:t>
        </w:r>
      </w:ins>
    </w:p>
    <w:p w14:paraId="64A1599C" w14:textId="77777777" w:rsidR="00F97E4C" w:rsidRPr="00F97E4C" w:rsidRDefault="00F97E4C" w:rsidP="00F97E4C">
      <w:pPr>
        <w:pStyle w:val="ListParagraph"/>
        <w:rPr>
          <w:rFonts w:ascii="Calibri Light" w:eastAsia="Calibri Light" w:hAnsi="Calibri Light" w:cs="Calibri Light"/>
          <w:color w:val="FF0000"/>
          <w:sz w:val="20"/>
          <w:szCs w:val="20"/>
        </w:rPr>
      </w:pPr>
      <w:r w:rsidRPr="00F97E4C">
        <w:rPr>
          <w:rFonts w:ascii="Calibri Light" w:eastAsia="Calibri Light" w:hAnsi="Calibri Light" w:cs="Calibri Light"/>
          <w:color w:val="FF0000"/>
          <w:sz w:val="20"/>
          <w:szCs w:val="20"/>
        </w:rPr>
        <w:t>Logic:</w:t>
      </w:r>
    </w:p>
    <w:p w14:paraId="77889F32" w14:textId="252A0982" w:rsidR="4351ABE4" w:rsidRPr="007B0A00" w:rsidRDefault="00F97E4C" w:rsidP="007B0A00">
      <w:pPr>
        <w:pStyle w:val="ListParagraph"/>
        <w:rPr>
          <w:rFonts w:ascii="Calibri Light" w:eastAsia="Calibri Light" w:hAnsi="Calibri Light" w:cs="Calibri Light"/>
          <w:color w:val="FF0000"/>
          <w:sz w:val="20"/>
          <w:szCs w:val="20"/>
        </w:rPr>
      </w:pPr>
      <w:r w:rsidRPr="00F97E4C">
        <w:rPr>
          <w:rFonts w:ascii="Calibri Light" w:eastAsia="Calibri Light" w:hAnsi="Calibri Light" w:cs="Calibri Light"/>
          <w:color w:val="FF0000"/>
          <w:sz w:val="20"/>
          <w:szCs w:val="20"/>
        </w:rPr>
        <w:tab/>
        <w:t xml:space="preserve">For all remaining portfolios not captured by Rules 1~3, assign the ES Segment </w:t>
      </w:r>
      <w:r w:rsidR="007B0A00" w:rsidRPr="007B0A00">
        <w:rPr>
          <w:rFonts w:ascii="Calibri Light" w:eastAsia="Calibri Light" w:hAnsi="Calibri Light" w:cs="Calibri Light"/>
          <w:color w:val="FF0000"/>
          <w:sz w:val="20"/>
          <w:szCs w:val="20"/>
        </w:rPr>
        <w:t>based on the mapped Consol Segment Name</w:t>
      </w:r>
      <w:r w:rsidR="4351ABE4" w:rsidRPr="007B0A00">
        <w:rPr>
          <w:rFonts w:ascii="Calibri Light" w:eastAsia="Calibri Light" w:hAnsi="Calibri Light" w:cs="Calibri Light"/>
          <w:sz w:val="20"/>
          <w:szCs w:val="20"/>
        </w:rPr>
        <w:t>.</w:t>
      </w:r>
    </w:p>
    <w:p w14:paraId="20888EDD" w14:textId="3E998D2E" w:rsidR="67B85D23" w:rsidRDefault="67B85D23" w:rsidP="2EBDFC38">
      <w:pPr>
        <w:pStyle w:val="ListParagraph"/>
        <w:numPr>
          <w:ilvl w:val="0"/>
          <w:numId w:val="19"/>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Map the </w:t>
      </w:r>
      <w:r w:rsidR="008E6CC1">
        <w:rPr>
          <w:rFonts w:ascii="Calibri Light" w:eastAsia="Calibri Light" w:hAnsi="Calibri Light" w:cs="Calibri Light"/>
          <w:sz w:val="20"/>
          <w:szCs w:val="20"/>
        </w:rPr>
        <w:t>es</w:t>
      </w:r>
      <w:commentRangeStart w:id="453"/>
      <w:r w:rsidRPr="2EBDFC38">
        <w:rPr>
          <w:rFonts w:ascii="Calibri Light" w:eastAsia="Calibri Light" w:hAnsi="Calibri Light" w:cs="Calibri Light"/>
          <w:sz w:val="20"/>
          <w:szCs w:val="20"/>
        </w:rPr>
        <w:t xml:space="preserve">_segment </w:t>
      </w:r>
      <w:commentRangeEnd w:id="453"/>
      <w:r w:rsidR="00A72F6F" w:rsidRPr="2EBDFC38">
        <w:rPr>
          <w:rStyle w:val="CommentReference"/>
          <w:rFonts w:ascii="Calibri Light" w:eastAsia="Calibri Light" w:hAnsi="Calibri Light" w:cs="Calibri Light"/>
          <w:sz w:val="20"/>
          <w:szCs w:val="20"/>
        </w:rPr>
        <w:commentReference w:id="453"/>
      </w:r>
      <w:r w:rsidRPr="2EBDFC38">
        <w:rPr>
          <w:rFonts w:ascii="Calibri Light" w:eastAsia="Calibri Light" w:hAnsi="Calibri Light" w:cs="Calibri Light"/>
          <w:sz w:val="20"/>
          <w:szCs w:val="20"/>
        </w:rPr>
        <w:t>to each portfolio_code, ensuring:</w:t>
      </w:r>
    </w:p>
    <w:p w14:paraId="28A467A2" w14:textId="73F2F43F" w:rsidR="67B85D23" w:rsidRDefault="67B85D23" w:rsidP="1F77D717">
      <w:pPr>
        <w:pStyle w:val="ListParagraph"/>
        <w:numPr>
          <w:ilvl w:val="1"/>
          <w:numId w:val="19"/>
        </w:numPr>
        <w:spacing w:after="0" w:line="300" w:lineRule="auto"/>
        <w:rPr>
          <w:rFonts w:ascii="Calibri Light" w:eastAsia="Calibri Light" w:hAnsi="Calibri Light" w:cs="Calibri Light"/>
          <w:sz w:val="20"/>
          <w:szCs w:val="20"/>
        </w:rPr>
      </w:pPr>
      <w:r w:rsidRPr="1F77D717">
        <w:rPr>
          <w:rFonts w:ascii="Calibri Light" w:eastAsia="Calibri Light" w:hAnsi="Calibri Light" w:cs="Calibri Light"/>
          <w:sz w:val="20"/>
          <w:szCs w:val="20"/>
        </w:rPr>
        <w:t>One‑to‑one or many‑to‑one mapping depending on</w:t>
      </w:r>
      <w:r w:rsidR="28E7BE9A" w:rsidRPr="1F77D717">
        <w:rPr>
          <w:rFonts w:ascii="Calibri Light" w:eastAsia="Calibri Light" w:hAnsi="Calibri Light" w:cs="Calibri Light"/>
          <w:sz w:val="20"/>
          <w:szCs w:val="20"/>
        </w:rPr>
        <w:t xml:space="preserve"> </w:t>
      </w:r>
      <w:r w:rsidRPr="1F77D717">
        <w:rPr>
          <w:rFonts w:ascii="Calibri Light" w:eastAsia="Calibri Light" w:hAnsi="Calibri Light" w:cs="Calibri Light"/>
          <w:sz w:val="20"/>
          <w:szCs w:val="20"/>
        </w:rPr>
        <w:t>rules</w:t>
      </w:r>
    </w:p>
    <w:p w14:paraId="0202BC99" w14:textId="77B0F328" w:rsidR="67B85D23" w:rsidRDefault="67B85D23" w:rsidP="2EBDFC38">
      <w:pPr>
        <w:pStyle w:val="ListParagraph"/>
        <w:numPr>
          <w:ilvl w:val="0"/>
          <w:numId w:val="19"/>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Apply STM transformation logic to derive:</w:t>
      </w:r>
    </w:p>
    <w:p w14:paraId="0158BDB9" w14:textId="6D21AD12" w:rsidR="67B85D23" w:rsidRDefault="67B85D23" w:rsidP="2EBDFC38">
      <w:pPr>
        <w:pStyle w:val="ListParagraph"/>
        <w:numPr>
          <w:ilvl w:val="1"/>
          <w:numId w:val="19"/>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target_currency</w:t>
      </w:r>
    </w:p>
    <w:p w14:paraId="28A7FC68" w14:textId="1833D1F7" w:rsidR="67B85D23" w:rsidRDefault="67B85D23" w:rsidP="2EBDFC38">
      <w:pPr>
        <w:pStyle w:val="ListParagraph"/>
        <w:numPr>
          <w:ilvl w:val="1"/>
          <w:numId w:val="19"/>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es_segment_key</w:t>
      </w:r>
    </w:p>
    <w:p w14:paraId="6A2699BE" w14:textId="1F86AF0E" w:rsidR="67B85D23" w:rsidRDefault="67B85D23" w:rsidP="2EBDFC38">
      <w:pPr>
        <w:pStyle w:val="ListParagraph"/>
        <w:numPr>
          <w:ilvl w:val="1"/>
          <w:numId w:val="19"/>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status</w:t>
      </w:r>
    </w:p>
    <w:p w14:paraId="333A5B3C" w14:textId="5076B8A5" w:rsidR="67B85D23" w:rsidRDefault="67B85D23" w:rsidP="2EBDFC38">
      <w:pPr>
        <w:pStyle w:val="ListParagraph"/>
        <w:numPr>
          <w:ilvl w:val="1"/>
          <w:numId w:val="19"/>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Other enrichment columns as defined in STM</w:t>
      </w:r>
      <w:r w:rsidR="47EF805A" w:rsidRPr="2EBDFC38">
        <w:rPr>
          <w:rFonts w:ascii="Calibri Light" w:eastAsia="Calibri Light" w:hAnsi="Calibri Light" w:cs="Calibri Light"/>
          <w:sz w:val="20"/>
          <w:szCs w:val="20"/>
        </w:rPr>
        <w:t xml:space="preserve"> -</w:t>
      </w:r>
      <w:r w:rsidR="47EF805A" w:rsidRPr="2EBDFC38">
        <w:rPr>
          <w:rFonts w:ascii="Calibri Light" w:eastAsia="Calibri Light" w:hAnsi="Calibri Light" w:cs="Calibri Light"/>
          <w:sz w:val="20"/>
          <w:szCs w:val="20"/>
          <w:highlight w:val="yellow"/>
        </w:rPr>
        <w:t>TBD</w:t>
      </w:r>
    </w:p>
    <w:p w14:paraId="0B9CF84D" w14:textId="266E9AA7" w:rsidR="67B85D23" w:rsidRDefault="67B85D23" w:rsidP="1F77D717">
      <w:pPr>
        <w:pStyle w:val="ListParagraph"/>
        <w:numPr>
          <w:ilvl w:val="0"/>
          <w:numId w:val="19"/>
        </w:numPr>
        <w:spacing w:before="210" w:after="210" w:line="300" w:lineRule="auto"/>
        <w:rPr>
          <w:rFonts w:ascii="Calibri Light" w:eastAsia="Calibri Light" w:hAnsi="Calibri Light" w:cs="Calibri Light"/>
          <w:sz w:val="20"/>
          <w:szCs w:val="20"/>
        </w:rPr>
      </w:pPr>
      <w:r w:rsidRPr="1F77D717">
        <w:rPr>
          <w:rFonts w:ascii="Calibri Light" w:eastAsia="Calibri Light" w:hAnsi="Calibri Light" w:cs="Calibri Light"/>
          <w:sz w:val="20"/>
          <w:szCs w:val="20"/>
        </w:rPr>
        <w:t>Produce a refined es_segment dataset at portfolio_code level, ready for merging with TAM.</w:t>
      </w:r>
    </w:p>
    <w:p w14:paraId="7562E182" w14:textId="761CE021"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Output of Step 2</w:t>
      </w:r>
    </w:p>
    <w:p w14:paraId="58CB836D" w14:textId="524D3342" w:rsidR="67B85D23" w:rsidRDefault="003B28C9" w:rsidP="2EBDFC38">
      <w:pPr>
        <w:pStyle w:val="ListParagraph"/>
        <w:numPr>
          <w:ilvl w:val="0"/>
          <w:numId w:val="18"/>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Es_portfolio (</w:t>
      </w:r>
      <w:r w:rsidR="67B85D23" w:rsidRPr="2EBDFC38">
        <w:rPr>
          <w:rFonts w:ascii="Calibri Light" w:eastAsia="Calibri Light" w:hAnsi="Calibri Light" w:cs="Calibri Light"/>
          <w:sz w:val="20"/>
          <w:szCs w:val="20"/>
        </w:rPr>
        <w:t>es_segment</w:t>
      </w:r>
      <w:r>
        <w:rPr>
          <w:rFonts w:ascii="Calibri Light" w:eastAsia="Calibri Light" w:hAnsi="Calibri Light" w:cs="Calibri Light"/>
          <w:sz w:val="20"/>
          <w:szCs w:val="20"/>
        </w:rPr>
        <w:t>)</w:t>
      </w:r>
      <w:r w:rsidR="67B85D23" w:rsidRPr="2EBDFC38">
        <w:rPr>
          <w:rFonts w:ascii="Calibri Light" w:eastAsia="Calibri Light" w:hAnsi="Calibri Light" w:cs="Calibri Light"/>
          <w:sz w:val="20"/>
          <w:szCs w:val="20"/>
        </w:rPr>
        <w:t xml:space="preserve"> </w:t>
      </w:r>
      <w:r w:rsidR="255FC526" w:rsidRPr="2EBDFC38">
        <w:rPr>
          <w:rFonts w:ascii="Calibri Light" w:eastAsia="Calibri Light" w:hAnsi="Calibri Light" w:cs="Calibri Light"/>
          <w:sz w:val="20"/>
          <w:szCs w:val="20"/>
        </w:rPr>
        <w:t>in RDA Raw Layer</w:t>
      </w:r>
    </w:p>
    <w:p w14:paraId="558214F5" w14:textId="426CDCDA" w:rsidR="67B85D23" w:rsidRDefault="67B85D23" w:rsidP="2EBDFC38">
      <w:pPr>
        <w:pStyle w:val="ListParagraph"/>
        <w:numPr>
          <w:ilvl w:val="0"/>
          <w:numId w:val="18"/>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Enriched portfolio-level ES segment</w:t>
      </w:r>
    </w:p>
    <w:p w14:paraId="7DA1A731" w14:textId="467F62B4" w:rsidR="67B85D23" w:rsidRDefault="67B85D23" w:rsidP="2EBDFC38">
      <w:pPr>
        <w:pStyle w:val="ListParagraph"/>
        <w:numPr>
          <w:ilvl w:val="0"/>
          <w:numId w:val="18"/>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Columns: portfolio_code, </w:t>
      </w:r>
      <w:r w:rsidR="00892790">
        <w:rPr>
          <w:rFonts w:ascii="Calibri Light" w:eastAsia="Calibri Light" w:hAnsi="Calibri Light" w:cs="Calibri Light"/>
          <w:sz w:val="20"/>
          <w:szCs w:val="20"/>
        </w:rPr>
        <w:t>es</w:t>
      </w:r>
      <w:r w:rsidRPr="2EBDFC38">
        <w:rPr>
          <w:rFonts w:ascii="Calibri Light" w:eastAsia="Calibri Light" w:hAnsi="Calibri Light" w:cs="Calibri Light"/>
          <w:sz w:val="20"/>
          <w:szCs w:val="20"/>
        </w:rPr>
        <w:t>_</w:t>
      </w:r>
      <w:r w:rsidR="00803877" w:rsidRPr="2EBDFC38">
        <w:rPr>
          <w:rFonts w:ascii="Calibri Light" w:eastAsia="Calibri Light" w:hAnsi="Calibri Light" w:cs="Calibri Light"/>
          <w:sz w:val="20"/>
          <w:szCs w:val="20"/>
        </w:rPr>
        <w:t>segment</w:t>
      </w:r>
      <w:r w:rsidRPr="2EBDFC38">
        <w:rPr>
          <w:rFonts w:ascii="Calibri Light" w:eastAsia="Calibri Light" w:hAnsi="Calibri Light" w:cs="Calibri Light"/>
          <w:sz w:val="20"/>
          <w:szCs w:val="20"/>
        </w:rPr>
        <w:t>, target_currency, status, etc.</w:t>
      </w:r>
    </w:p>
    <w:p w14:paraId="717B9377" w14:textId="54A4753D" w:rsidR="062B76AF" w:rsidRDefault="062B76AF"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Data Requirements:</w:t>
      </w:r>
    </w:p>
    <w:p w14:paraId="790E608D" w14:textId="67CFC3BA" w:rsidR="2EBDFC38" w:rsidRDefault="062B76AF" w:rsidP="0002585C">
      <w:pPr>
        <w:ind w:firstLine="720"/>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 xml:space="preserve">STM:  </w:t>
      </w:r>
      <w:hyperlink r:id="rId19">
        <w:r w:rsidRPr="2EBDFC38">
          <w:rPr>
            <w:rStyle w:val="Hyperlink"/>
            <w:rFonts w:ascii="Calibri Light" w:eastAsia="Calibri Light" w:hAnsi="Calibri Light" w:cs="Calibri Light"/>
            <w:sz w:val="20"/>
            <w:szCs w:val="20"/>
          </w:rPr>
          <w:t>BarraOne_Asset_Impact_STM.xlsx</w:t>
        </w:r>
      </w:hyperlink>
      <w:r w:rsidRPr="2EBDFC38">
        <w:rPr>
          <w:rFonts w:ascii="Calibri Light" w:eastAsia="Calibri Light" w:hAnsi="Calibri Light" w:cs="Calibri Light"/>
          <w:sz w:val="20"/>
          <w:szCs w:val="20"/>
        </w:rPr>
        <w:t xml:space="preserve"> -</w:t>
      </w:r>
      <w:r w:rsidRPr="2EBDFC38">
        <w:rPr>
          <w:rFonts w:ascii="Calibri Light" w:eastAsia="Calibri Light" w:hAnsi="Calibri Light" w:cs="Calibri Light"/>
          <w:sz w:val="20"/>
          <w:szCs w:val="20"/>
          <w:highlight w:val="yellow"/>
        </w:rPr>
        <w:t>WIP</w:t>
      </w:r>
      <w:r w:rsidR="001060A3">
        <w:rPr>
          <w:rFonts w:ascii="Calibri Light" w:eastAsia="Calibri Light" w:hAnsi="Calibri Light" w:cs="Calibri Light"/>
          <w:sz w:val="20"/>
          <w:szCs w:val="20"/>
        </w:rPr>
        <w:t xml:space="preserve"> (</w:t>
      </w:r>
      <w:r w:rsidR="007D2E09" w:rsidRPr="007D2E09">
        <w:rPr>
          <w:rFonts w:ascii="Calibri Light" w:eastAsia="Calibri Light" w:hAnsi="Calibri Light" w:cs="Calibri Light"/>
          <w:sz w:val="20"/>
          <w:szCs w:val="20"/>
        </w:rPr>
        <w:t>STM_ES_Portfolio</w:t>
      </w:r>
      <w:r w:rsidR="001060A3">
        <w:rPr>
          <w:rFonts w:ascii="Calibri Light" w:eastAsia="Calibri Light" w:hAnsi="Calibri Light" w:cs="Calibri Light"/>
          <w:sz w:val="20"/>
          <w:szCs w:val="20"/>
        </w:rPr>
        <w:t>)</w:t>
      </w:r>
    </w:p>
    <w:p w14:paraId="66E9C1B0" w14:textId="77777777" w:rsidR="00E5710D" w:rsidRDefault="00E5710D" w:rsidP="0002585C">
      <w:pPr>
        <w:ind w:firstLine="720"/>
        <w:rPr>
          <w:rFonts w:ascii="Calibri Light" w:eastAsia="Calibri Light" w:hAnsi="Calibri Light" w:cs="Calibri Light"/>
          <w:sz w:val="20"/>
          <w:szCs w:val="20"/>
        </w:rPr>
      </w:pPr>
    </w:p>
    <w:p w14:paraId="3E5F85D1" w14:textId="67AE60D6" w:rsidR="67B85D23" w:rsidRDefault="67B85D23" w:rsidP="2EBDFC38">
      <w:pPr>
        <w:pStyle w:val="Heading4"/>
        <w:rPr>
          <w:rFonts w:ascii="Calibri Light" w:eastAsia="Calibri Light" w:hAnsi="Calibri Light" w:cs="Calibri Light"/>
          <w:b/>
          <w:bCs/>
          <w:i w:val="0"/>
          <w:iCs w:val="0"/>
          <w:color w:val="auto"/>
          <w:sz w:val="20"/>
          <w:szCs w:val="20"/>
        </w:rPr>
      </w:pPr>
      <w:commentRangeStart w:id="454"/>
      <w:r w:rsidRPr="2EBDFC38">
        <w:rPr>
          <w:rFonts w:ascii="Calibri Light" w:eastAsia="Calibri Light" w:hAnsi="Calibri Light" w:cs="Calibri Light"/>
          <w:b/>
          <w:bCs/>
          <w:i w:val="0"/>
          <w:iCs w:val="0"/>
          <w:color w:val="auto"/>
          <w:sz w:val="20"/>
          <w:szCs w:val="20"/>
        </w:rPr>
        <w:t>Step 3 – Merge ES Segment and TAM Segment</w:t>
      </w:r>
      <w:commentRangeEnd w:id="454"/>
      <w:r w:rsidR="00037C04">
        <w:rPr>
          <w:rStyle w:val="CommentReference"/>
          <w:rFonts w:ascii="Calibri Light" w:eastAsia="Calibri Light" w:hAnsi="Calibri Light" w:cs="Calibri Light"/>
          <w:b/>
          <w:bCs/>
          <w:i w:val="0"/>
          <w:iCs w:val="0"/>
          <w:color w:val="auto"/>
          <w:sz w:val="20"/>
          <w:szCs w:val="20"/>
        </w:rPr>
        <w:commentReference w:id="454"/>
      </w:r>
    </w:p>
    <w:p w14:paraId="7FBC60E2" w14:textId="625763BD"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Purpose</w:t>
      </w:r>
    </w:p>
    <w:p w14:paraId="5376808B" w14:textId="462FF622" w:rsidR="67B85D23" w:rsidRDefault="67B85D23" w:rsidP="2EBDFC38">
      <w:p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To consolidate business segmentation into a single unified dataset for downstream stress impact calculations.</w:t>
      </w:r>
    </w:p>
    <w:tbl>
      <w:tblPr>
        <w:tblW w:w="2239" w:type="dxa"/>
        <w:tblInd w:w="3560" w:type="dxa"/>
        <w:tblLook w:val="04A0" w:firstRow="1" w:lastRow="0" w:firstColumn="1" w:lastColumn="0" w:noHBand="0" w:noVBand="1"/>
      </w:tblPr>
      <w:tblGrid>
        <w:gridCol w:w="2239"/>
      </w:tblGrid>
      <w:tr w:rsidR="00511815" w:rsidRPr="00511815" w14:paraId="0E971868" w14:textId="77777777" w:rsidTr="00511815">
        <w:trPr>
          <w:trHeight w:val="300"/>
        </w:trPr>
        <w:tc>
          <w:tcPr>
            <w:tcW w:w="2239" w:type="dxa"/>
            <w:tcBorders>
              <w:top w:val="single" w:sz="4" w:space="0" w:color="auto"/>
              <w:left w:val="single" w:sz="4" w:space="0" w:color="auto"/>
              <w:bottom w:val="single" w:sz="4" w:space="0" w:color="auto"/>
              <w:right w:val="single" w:sz="4" w:space="0" w:color="auto"/>
            </w:tcBorders>
            <w:shd w:val="clear" w:color="000000" w:fill="FCD5B4"/>
            <w:noWrap/>
            <w:vAlign w:val="center"/>
            <w:hideMark/>
          </w:tcPr>
          <w:p w14:paraId="5DD6A57A" w14:textId="77777777" w:rsidR="00511815" w:rsidRPr="00511815" w:rsidRDefault="00511815" w:rsidP="00511815">
            <w:pPr>
              <w:spacing w:after="0" w:line="240" w:lineRule="auto"/>
              <w:jc w:val="center"/>
              <w:rPr>
                <w:rFonts w:ascii="Calibri" w:eastAsia="Times New Roman" w:hAnsi="Calibri" w:cs="Calibri"/>
                <w:b/>
                <w:bCs/>
                <w:color w:val="000000"/>
              </w:rPr>
            </w:pPr>
            <w:r w:rsidRPr="00511815">
              <w:rPr>
                <w:rFonts w:ascii="Calibri" w:eastAsia="Times New Roman" w:hAnsi="Calibri" w:cs="Calibri"/>
                <w:b/>
                <w:bCs/>
                <w:color w:val="000000"/>
              </w:rPr>
              <w:lastRenderedPageBreak/>
              <w:t>portfolio_es_mapping</w:t>
            </w:r>
          </w:p>
        </w:tc>
      </w:tr>
      <w:tr w:rsidR="00511815" w:rsidRPr="00511815" w14:paraId="136FD16A" w14:textId="77777777" w:rsidTr="00511815">
        <w:trPr>
          <w:trHeight w:val="300"/>
        </w:trPr>
        <w:tc>
          <w:tcPr>
            <w:tcW w:w="2239" w:type="dxa"/>
            <w:tcBorders>
              <w:top w:val="nil"/>
              <w:left w:val="single" w:sz="4" w:space="0" w:color="auto"/>
              <w:bottom w:val="single" w:sz="4" w:space="0" w:color="auto"/>
              <w:right w:val="single" w:sz="4" w:space="0" w:color="auto"/>
            </w:tcBorders>
            <w:noWrap/>
            <w:vAlign w:val="center"/>
            <w:hideMark/>
          </w:tcPr>
          <w:p w14:paraId="55901483" w14:textId="77777777" w:rsidR="00511815" w:rsidRPr="00511815" w:rsidRDefault="00511815" w:rsidP="00511815">
            <w:pPr>
              <w:spacing w:after="0" w:line="240" w:lineRule="auto"/>
              <w:jc w:val="center"/>
              <w:rPr>
                <w:rFonts w:ascii="Calibri" w:eastAsia="Times New Roman" w:hAnsi="Calibri" w:cs="Calibri"/>
                <w:color w:val="FF0000"/>
              </w:rPr>
            </w:pPr>
            <w:r w:rsidRPr="00511815">
              <w:rPr>
                <w:rFonts w:ascii="Calibri" w:eastAsia="Times New Roman" w:hAnsi="Calibri" w:cs="Calibri"/>
                <w:color w:val="FF0000"/>
              </w:rPr>
              <w:t>portfolio_code</w:t>
            </w:r>
          </w:p>
        </w:tc>
      </w:tr>
      <w:tr w:rsidR="00511815" w:rsidRPr="00511815" w14:paraId="73FB55FF" w14:textId="77777777" w:rsidTr="00511815">
        <w:trPr>
          <w:trHeight w:val="300"/>
        </w:trPr>
        <w:tc>
          <w:tcPr>
            <w:tcW w:w="2239" w:type="dxa"/>
            <w:tcBorders>
              <w:top w:val="nil"/>
              <w:left w:val="single" w:sz="4" w:space="0" w:color="auto"/>
              <w:bottom w:val="single" w:sz="4" w:space="0" w:color="auto"/>
              <w:right w:val="single" w:sz="4" w:space="0" w:color="auto"/>
            </w:tcBorders>
            <w:noWrap/>
            <w:vAlign w:val="center"/>
            <w:hideMark/>
          </w:tcPr>
          <w:p w14:paraId="43C19198" w14:textId="77777777" w:rsidR="00511815" w:rsidRPr="00511815" w:rsidRDefault="00511815" w:rsidP="00511815">
            <w:pPr>
              <w:spacing w:after="0" w:line="240" w:lineRule="auto"/>
              <w:jc w:val="center"/>
              <w:rPr>
                <w:rFonts w:ascii="Calibri" w:eastAsia="Times New Roman" w:hAnsi="Calibri" w:cs="Calibri"/>
                <w:color w:val="000000"/>
              </w:rPr>
            </w:pPr>
            <w:r w:rsidRPr="00511815">
              <w:rPr>
                <w:rFonts w:ascii="Calibri" w:eastAsia="Times New Roman" w:hAnsi="Calibri" w:cs="Calibri"/>
                <w:color w:val="000000"/>
              </w:rPr>
              <w:t>tam_segment</w:t>
            </w:r>
          </w:p>
        </w:tc>
      </w:tr>
      <w:tr w:rsidR="00511815" w:rsidRPr="00511815" w14:paraId="201EC210" w14:textId="77777777" w:rsidTr="00511815">
        <w:trPr>
          <w:trHeight w:val="300"/>
        </w:trPr>
        <w:tc>
          <w:tcPr>
            <w:tcW w:w="2239" w:type="dxa"/>
            <w:tcBorders>
              <w:top w:val="nil"/>
              <w:left w:val="single" w:sz="4" w:space="0" w:color="auto"/>
              <w:bottom w:val="single" w:sz="4" w:space="0" w:color="auto"/>
              <w:right w:val="single" w:sz="4" w:space="0" w:color="auto"/>
            </w:tcBorders>
            <w:noWrap/>
            <w:vAlign w:val="center"/>
            <w:hideMark/>
          </w:tcPr>
          <w:p w14:paraId="0C1F196A" w14:textId="77777777" w:rsidR="00511815" w:rsidRPr="00511815" w:rsidRDefault="00511815" w:rsidP="00511815">
            <w:pPr>
              <w:spacing w:after="0" w:line="240" w:lineRule="auto"/>
              <w:jc w:val="center"/>
              <w:rPr>
                <w:rFonts w:ascii="Calibri" w:eastAsia="Times New Roman" w:hAnsi="Calibri" w:cs="Calibri"/>
                <w:color w:val="000000"/>
              </w:rPr>
            </w:pPr>
            <w:r w:rsidRPr="00511815">
              <w:rPr>
                <w:rFonts w:ascii="Calibri" w:eastAsia="Times New Roman" w:hAnsi="Calibri" w:cs="Calibri"/>
                <w:color w:val="000000"/>
              </w:rPr>
              <w:t>target_currency</w:t>
            </w:r>
          </w:p>
        </w:tc>
      </w:tr>
      <w:tr w:rsidR="00511815" w:rsidRPr="00511815" w14:paraId="5CE03F0E" w14:textId="77777777" w:rsidTr="00511815">
        <w:trPr>
          <w:trHeight w:val="300"/>
        </w:trPr>
        <w:tc>
          <w:tcPr>
            <w:tcW w:w="2239" w:type="dxa"/>
            <w:tcBorders>
              <w:top w:val="nil"/>
              <w:left w:val="single" w:sz="4" w:space="0" w:color="auto"/>
              <w:bottom w:val="single" w:sz="4" w:space="0" w:color="auto"/>
              <w:right w:val="single" w:sz="4" w:space="0" w:color="auto"/>
            </w:tcBorders>
            <w:noWrap/>
            <w:vAlign w:val="center"/>
            <w:hideMark/>
          </w:tcPr>
          <w:p w14:paraId="5707AF63" w14:textId="77777777" w:rsidR="00511815" w:rsidRPr="00511815" w:rsidRDefault="00511815" w:rsidP="00511815">
            <w:pPr>
              <w:spacing w:after="0" w:line="240" w:lineRule="auto"/>
              <w:jc w:val="center"/>
              <w:rPr>
                <w:rFonts w:ascii="Calibri" w:eastAsia="Times New Roman" w:hAnsi="Calibri" w:cs="Calibri"/>
                <w:color w:val="000000"/>
              </w:rPr>
            </w:pPr>
            <w:r w:rsidRPr="00511815">
              <w:rPr>
                <w:rFonts w:ascii="Calibri" w:eastAsia="Times New Roman" w:hAnsi="Calibri" w:cs="Calibri"/>
                <w:color w:val="000000"/>
              </w:rPr>
              <w:t>ES_Segment</w:t>
            </w:r>
          </w:p>
        </w:tc>
      </w:tr>
      <w:tr w:rsidR="00511815" w:rsidRPr="00511815" w14:paraId="272C6816" w14:textId="77777777" w:rsidTr="00511815">
        <w:trPr>
          <w:trHeight w:val="300"/>
        </w:trPr>
        <w:tc>
          <w:tcPr>
            <w:tcW w:w="2239" w:type="dxa"/>
            <w:tcBorders>
              <w:top w:val="nil"/>
              <w:left w:val="single" w:sz="4" w:space="0" w:color="auto"/>
              <w:bottom w:val="single" w:sz="4" w:space="0" w:color="auto"/>
              <w:right w:val="single" w:sz="4" w:space="0" w:color="auto"/>
            </w:tcBorders>
            <w:noWrap/>
            <w:vAlign w:val="center"/>
            <w:hideMark/>
          </w:tcPr>
          <w:p w14:paraId="21DFF0FA" w14:textId="77777777" w:rsidR="00511815" w:rsidRPr="00511815" w:rsidRDefault="00511815" w:rsidP="00511815">
            <w:pPr>
              <w:spacing w:after="0" w:line="240" w:lineRule="auto"/>
              <w:jc w:val="center"/>
              <w:rPr>
                <w:rFonts w:ascii="Calibri" w:eastAsia="Times New Roman" w:hAnsi="Calibri" w:cs="Calibri"/>
                <w:color w:val="000000"/>
              </w:rPr>
            </w:pPr>
            <w:r w:rsidRPr="00511815">
              <w:rPr>
                <w:rFonts w:ascii="Calibri" w:eastAsia="Times New Roman" w:hAnsi="Calibri" w:cs="Calibri"/>
                <w:color w:val="000000"/>
              </w:rPr>
              <w:t>effective_from</w:t>
            </w:r>
          </w:p>
        </w:tc>
      </w:tr>
      <w:tr w:rsidR="00511815" w:rsidRPr="00511815" w14:paraId="73A1AA6D" w14:textId="77777777" w:rsidTr="00511815">
        <w:trPr>
          <w:trHeight w:val="300"/>
        </w:trPr>
        <w:tc>
          <w:tcPr>
            <w:tcW w:w="2239" w:type="dxa"/>
            <w:tcBorders>
              <w:top w:val="nil"/>
              <w:left w:val="single" w:sz="4" w:space="0" w:color="auto"/>
              <w:bottom w:val="single" w:sz="4" w:space="0" w:color="auto"/>
              <w:right w:val="single" w:sz="4" w:space="0" w:color="auto"/>
            </w:tcBorders>
            <w:noWrap/>
            <w:vAlign w:val="center"/>
            <w:hideMark/>
          </w:tcPr>
          <w:p w14:paraId="6DA1CF7C" w14:textId="77777777" w:rsidR="00511815" w:rsidRPr="00511815" w:rsidRDefault="00511815" w:rsidP="00511815">
            <w:pPr>
              <w:spacing w:after="0" w:line="240" w:lineRule="auto"/>
              <w:jc w:val="center"/>
              <w:rPr>
                <w:rFonts w:ascii="Calibri" w:eastAsia="Times New Roman" w:hAnsi="Calibri" w:cs="Calibri"/>
                <w:color w:val="000000"/>
              </w:rPr>
            </w:pPr>
            <w:r w:rsidRPr="00511815">
              <w:rPr>
                <w:rFonts w:ascii="Calibri" w:eastAsia="Times New Roman" w:hAnsi="Calibri" w:cs="Calibri"/>
                <w:color w:val="000000"/>
              </w:rPr>
              <w:t>effective_to</w:t>
            </w:r>
          </w:p>
        </w:tc>
      </w:tr>
      <w:tr w:rsidR="00511815" w:rsidRPr="00511815" w14:paraId="46FC4696" w14:textId="77777777" w:rsidTr="00511815">
        <w:trPr>
          <w:trHeight w:val="300"/>
        </w:trPr>
        <w:tc>
          <w:tcPr>
            <w:tcW w:w="2239" w:type="dxa"/>
            <w:tcBorders>
              <w:top w:val="nil"/>
              <w:left w:val="single" w:sz="4" w:space="0" w:color="auto"/>
              <w:bottom w:val="single" w:sz="4" w:space="0" w:color="auto"/>
              <w:right w:val="single" w:sz="4" w:space="0" w:color="auto"/>
            </w:tcBorders>
            <w:noWrap/>
            <w:vAlign w:val="center"/>
            <w:hideMark/>
          </w:tcPr>
          <w:p w14:paraId="1C140479" w14:textId="77777777" w:rsidR="00511815" w:rsidRPr="00511815" w:rsidRDefault="00511815" w:rsidP="00511815">
            <w:pPr>
              <w:spacing w:after="0" w:line="240" w:lineRule="auto"/>
              <w:jc w:val="center"/>
              <w:rPr>
                <w:rFonts w:ascii="Calibri" w:eastAsia="Times New Roman" w:hAnsi="Calibri" w:cs="Calibri"/>
                <w:color w:val="000000"/>
              </w:rPr>
            </w:pPr>
            <w:r w:rsidRPr="00511815">
              <w:rPr>
                <w:rFonts w:ascii="Calibri" w:eastAsia="Times New Roman" w:hAnsi="Calibri" w:cs="Calibri"/>
                <w:color w:val="000000"/>
              </w:rPr>
              <w:t>legal_id</w:t>
            </w:r>
          </w:p>
        </w:tc>
      </w:tr>
      <w:tr w:rsidR="00511815" w:rsidRPr="00511815" w14:paraId="6A7E702E" w14:textId="77777777" w:rsidTr="00511815">
        <w:trPr>
          <w:trHeight w:val="300"/>
        </w:trPr>
        <w:tc>
          <w:tcPr>
            <w:tcW w:w="2239" w:type="dxa"/>
            <w:tcBorders>
              <w:top w:val="nil"/>
              <w:left w:val="single" w:sz="4" w:space="0" w:color="auto"/>
              <w:bottom w:val="single" w:sz="4" w:space="0" w:color="auto"/>
              <w:right w:val="single" w:sz="4" w:space="0" w:color="auto"/>
            </w:tcBorders>
            <w:noWrap/>
            <w:vAlign w:val="center"/>
            <w:hideMark/>
          </w:tcPr>
          <w:p w14:paraId="572CBDE9" w14:textId="77777777" w:rsidR="00511815" w:rsidRPr="00511815" w:rsidRDefault="00511815" w:rsidP="00511815">
            <w:pPr>
              <w:spacing w:after="0" w:line="240" w:lineRule="auto"/>
              <w:jc w:val="center"/>
              <w:rPr>
                <w:rFonts w:ascii="Calibri" w:eastAsia="Times New Roman" w:hAnsi="Calibri" w:cs="Calibri"/>
                <w:color w:val="000000"/>
              </w:rPr>
            </w:pPr>
            <w:r w:rsidRPr="00511815">
              <w:rPr>
                <w:rFonts w:ascii="Calibri" w:eastAsia="Times New Roman" w:hAnsi="Calibri" w:cs="Calibri"/>
                <w:color w:val="000000"/>
              </w:rPr>
              <w:t>subfund_id</w:t>
            </w:r>
          </w:p>
        </w:tc>
      </w:tr>
      <w:tr w:rsidR="00511815" w:rsidRPr="00511815" w14:paraId="6757F34C" w14:textId="77777777" w:rsidTr="00511815">
        <w:trPr>
          <w:trHeight w:val="300"/>
        </w:trPr>
        <w:tc>
          <w:tcPr>
            <w:tcW w:w="2239" w:type="dxa"/>
            <w:tcBorders>
              <w:top w:val="nil"/>
              <w:left w:val="single" w:sz="4" w:space="0" w:color="auto"/>
              <w:bottom w:val="single" w:sz="4" w:space="0" w:color="auto"/>
              <w:right w:val="single" w:sz="4" w:space="0" w:color="auto"/>
            </w:tcBorders>
            <w:noWrap/>
            <w:vAlign w:val="center"/>
            <w:hideMark/>
          </w:tcPr>
          <w:p w14:paraId="0FA27B11" w14:textId="77777777" w:rsidR="00511815" w:rsidRPr="00511815" w:rsidRDefault="00511815" w:rsidP="00511815">
            <w:pPr>
              <w:spacing w:after="0" w:line="240" w:lineRule="auto"/>
              <w:jc w:val="center"/>
              <w:rPr>
                <w:rFonts w:ascii="Calibri" w:eastAsia="Times New Roman" w:hAnsi="Calibri" w:cs="Calibri"/>
                <w:color w:val="000000"/>
              </w:rPr>
            </w:pPr>
            <w:r w:rsidRPr="00511815">
              <w:rPr>
                <w:rFonts w:ascii="Calibri" w:eastAsia="Times New Roman" w:hAnsi="Calibri" w:cs="Calibri"/>
                <w:color w:val="000000"/>
              </w:rPr>
              <w:t>Tam_segment_key</w:t>
            </w:r>
          </w:p>
        </w:tc>
      </w:tr>
    </w:tbl>
    <w:p w14:paraId="19B7C70B" w14:textId="2C1CF4E1"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Process Details</w:t>
      </w:r>
    </w:p>
    <w:p w14:paraId="62534F86" w14:textId="60AC86C6" w:rsidR="67B85D23" w:rsidRDefault="67B85D23" w:rsidP="2EBDFC38">
      <w:pPr>
        <w:pStyle w:val="ListParagraph"/>
        <w:numPr>
          <w:ilvl w:val="0"/>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Join es_segment_curated with tam_segment_raw / curated TAM dataset.</w:t>
      </w:r>
    </w:p>
    <w:p w14:paraId="0E8AF3D7" w14:textId="7BE12368" w:rsidR="67B85D23" w:rsidRDefault="67B85D23" w:rsidP="2EBDFC38">
      <w:pPr>
        <w:pStyle w:val="ListParagraph"/>
        <w:numPr>
          <w:ilvl w:val="0"/>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Join key: portfolio_code</w:t>
      </w:r>
    </w:p>
    <w:p w14:paraId="4CDB0631" w14:textId="521A7C6C" w:rsidR="67B85D23" w:rsidRDefault="67B85D23" w:rsidP="2EBDFC38">
      <w:pPr>
        <w:pStyle w:val="ListParagraph"/>
        <w:numPr>
          <w:ilvl w:val="0"/>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Perform data quality checks: </w:t>
      </w:r>
    </w:p>
    <w:p w14:paraId="5FA77A91" w14:textId="63674469" w:rsidR="67B85D23" w:rsidRDefault="67B85D23" w:rsidP="2EBDFC38">
      <w:pPr>
        <w:pStyle w:val="ListParagraph"/>
        <w:numPr>
          <w:ilvl w:val="1"/>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Portfolio coverage validation</w:t>
      </w:r>
      <w:r w:rsidR="00747F95">
        <w:rPr>
          <w:rFonts w:ascii="Calibri Light" w:eastAsia="Calibri Light" w:hAnsi="Calibri Light" w:cs="Calibri Light"/>
          <w:sz w:val="20"/>
          <w:szCs w:val="20"/>
        </w:rPr>
        <w:t xml:space="preserve"> – Does every portfolio have an ES Segment?</w:t>
      </w:r>
    </w:p>
    <w:p w14:paraId="35BEE74C" w14:textId="1AB91B9E" w:rsidR="67B85D23" w:rsidRDefault="67B85D23" w:rsidP="2EBDFC38">
      <w:pPr>
        <w:pStyle w:val="ListParagraph"/>
        <w:numPr>
          <w:ilvl w:val="1"/>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Null segment checks</w:t>
      </w:r>
      <w:r w:rsidR="00747F95">
        <w:rPr>
          <w:rFonts w:ascii="Calibri Light" w:eastAsia="Calibri Light" w:hAnsi="Calibri Light" w:cs="Calibri Light"/>
          <w:sz w:val="20"/>
          <w:szCs w:val="20"/>
        </w:rPr>
        <w:t xml:space="preserve"> – Did any portfolio end up with a blank ES Segment?</w:t>
      </w:r>
    </w:p>
    <w:p w14:paraId="47B932FF" w14:textId="7B0D7D3E" w:rsidR="67B85D23" w:rsidRDefault="67B85D23" w:rsidP="2EBDFC38">
      <w:pPr>
        <w:pStyle w:val="ListParagraph"/>
        <w:numPr>
          <w:ilvl w:val="1"/>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Orphan TAM portfolios</w:t>
      </w:r>
      <w:r w:rsidR="00747F95">
        <w:rPr>
          <w:rFonts w:ascii="Calibri Light" w:eastAsia="Calibri Light" w:hAnsi="Calibri Light" w:cs="Calibri Light"/>
          <w:sz w:val="20"/>
          <w:szCs w:val="20"/>
        </w:rPr>
        <w:t xml:space="preserve"> – Portfolios in TAM that have no ES mapping</w:t>
      </w:r>
    </w:p>
    <w:p w14:paraId="0D8BFA3E" w14:textId="35A9AFE6" w:rsidR="67B85D23" w:rsidRDefault="67B85D23" w:rsidP="2EBDFC38">
      <w:pPr>
        <w:pStyle w:val="ListParagraph"/>
        <w:numPr>
          <w:ilvl w:val="0"/>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Produce a unified view containing: </w:t>
      </w:r>
    </w:p>
    <w:p w14:paraId="63C6E120" w14:textId="76FD5658" w:rsidR="67B85D23" w:rsidRDefault="67B85D23" w:rsidP="2EBDFC38">
      <w:pPr>
        <w:pStyle w:val="ListParagraph"/>
        <w:numPr>
          <w:ilvl w:val="1"/>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TAM segment</w:t>
      </w:r>
    </w:p>
    <w:p w14:paraId="18ECF644" w14:textId="6399F2BE" w:rsidR="67B85D23" w:rsidRDefault="67B85D23" w:rsidP="2EBDFC38">
      <w:pPr>
        <w:pStyle w:val="ListParagraph"/>
        <w:numPr>
          <w:ilvl w:val="1"/>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ES segment</w:t>
      </w:r>
    </w:p>
    <w:p w14:paraId="19508D1B" w14:textId="57B206D1" w:rsidR="67B85D23" w:rsidRDefault="67B85D23" w:rsidP="2EBDFC38">
      <w:pPr>
        <w:pStyle w:val="ListParagraph"/>
        <w:numPr>
          <w:ilvl w:val="1"/>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Portfolio</w:t>
      </w:r>
      <w:r w:rsidR="5356FF91" w:rsidRPr="2EBDFC38">
        <w:rPr>
          <w:rFonts w:ascii="Calibri Light" w:eastAsia="Calibri Light" w:hAnsi="Calibri Light" w:cs="Calibri Light"/>
          <w:sz w:val="20"/>
          <w:szCs w:val="20"/>
        </w:rPr>
        <w:t>_code</w:t>
      </w:r>
    </w:p>
    <w:p w14:paraId="17D3627F" w14:textId="4271BB65" w:rsidR="5356FF91" w:rsidRDefault="009D3512" w:rsidP="2EBDFC38">
      <w:pPr>
        <w:pStyle w:val="ListParagraph"/>
        <w:numPr>
          <w:ilvl w:val="1"/>
          <w:numId w:val="17"/>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Effective dates</w:t>
      </w:r>
    </w:p>
    <w:p w14:paraId="794028E7" w14:textId="703DE167" w:rsidR="5356FF91" w:rsidRDefault="5356FF91" w:rsidP="2EBDFC38">
      <w:pPr>
        <w:pStyle w:val="ListParagraph"/>
        <w:numPr>
          <w:ilvl w:val="1"/>
          <w:numId w:val="17"/>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Target_currency</w:t>
      </w:r>
    </w:p>
    <w:p w14:paraId="459834DA" w14:textId="394F198E" w:rsidR="009D3512" w:rsidRDefault="009D3512" w:rsidP="2EBDFC38">
      <w:pPr>
        <w:pStyle w:val="ListParagraph"/>
        <w:numPr>
          <w:ilvl w:val="1"/>
          <w:numId w:val="17"/>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Legal_id</w:t>
      </w:r>
    </w:p>
    <w:p w14:paraId="76385F9E" w14:textId="3553DC90" w:rsidR="00EF26EA" w:rsidRPr="00EF26EA" w:rsidRDefault="00EF26EA" w:rsidP="00EF26EA">
      <w:pPr>
        <w:pStyle w:val="ListParagraph"/>
        <w:numPr>
          <w:ilvl w:val="1"/>
          <w:numId w:val="17"/>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Subfund_id,</w:t>
      </w:r>
    </w:p>
    <w:p w14:paraId="400EFA73" w14:textId="1A817759"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Output of Step 3</w:t>
      </w:r>
    </w:p>
    <w:p w14:paraId="29F83745" w14:textId="47D57B8D" w:rsidR="67B85D23" w:rsidRDefault="67B85D23" w:rsidP="2EBDFC38">
      <w:pPr>
        <w:pStyle w:val="ListParagraph"/>
        <w:numPr>
          <w:ilvl w:val="0"/>
          <w:numId w:val="16"/>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portfolio_</w:t>
      </w:r>
      <w:r w:rsidR="76EBEAF7" w:rsidRPr="2EBDFC38">
        <w:rPr>
          <w:rFonts w:ascii="Calibri Light" w:eastAsia="Calibri Light" w:hAnsi="Calibri Light" w:cs="Calibri Light"/>
          <w:sz w:val="20"/>
          <w:szCs w:val="20"/>
        </w:rPr>
        <w:t>es_mapping</w:t>
      </w:r>
      <w:r w:rsidR="17E0C39B" w:rsidRPr="2EBDFC38">
        <w:rPr>
          <w:rFonts w:ascii="Calibri Light" w:eastAsia="Calibri Light" w:hAnsi="Calibri Light" w:cs="Calibri Light"/>
          <w:sz w:val="20"/>
          <w:szCs w:val="20"/>
        </w:rPr>
        <w:t xml:space="preserve"> in </w:t>
      </w:r>
      <w:r w:rsidR="092E6CF5" w:rsidRPr="2EBDFC38">
        <w:rPr>
          <w:rFonts w:ascii="Calibri Light" w:eastAsia="Calibri Light" w:hAnsi="Calibri Light" w:cs="Calibri Light"/>
          <w:sz w:val="20"/>
          <w:szCs w:val="20"/>
        </w:rPr>
        <w:t>C</w:t>
      </w:r>
      <w:r w:rsidR="17E0C39B" w:rsidRPr="2EBDFC38">
        <w:rPr>
          <w:rFonts w:ascii="Calibri Light" w:eastAsia="Calibri Light" w:hAnsi="Calibri Light" w:cs="Calibri Light"/>
          <w:sz w:val="20"/>
          <w:szCs w:val="20"/>
        </w:rPr>
        <w:t>uration</w:t>
      </w:r>
      <w:r w:rsidR="6E3F4EA8" w:rsidRPr="2EBDFC38">
        <w:rPr>
          <w:rFonts w:ascii="Calibri Light" w:eastAsia="Calibri Light" w:hAnsi="Calibri Light" w:cs="Calibri Light"/>
          <w:sz w:val="20"/>
          <w:szCs w:val="20"/>
        </w:rPr>
        <w:t xml:space="preserve"> </w:t>
      </w:r>
      <w:r w:rsidR="17E0C39B" w:rsidRPr="2EBDFC38">
        <w:rPr>
          <w:rFonts w:ascii="Calibri Light" w:eastAsia="Calibri Light" w:hAnsi="Calibri Light" w:cs="Calibri Light"/>
          <w:sz w:val="20"/>
          <w:szCs w:val="20"/>
        </w:rPr>
        <w:t>layer</w:t>
      </w:r>
    </w:p>
    <w:p w14:paraId="38014CA0" w14:textId="0EB9DD88" w:rsidR="67B85D23" w:rsidRDefault="67B85D23" w:rsidP="2EBDFC38">
      <w:pPr>
        <w:pStyle w:val="ListParagraph"/>
        <w:numPr>
          <w:ilvl w:val="0"/>
          <w:numId w:val="16"/>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Single source of truth for portfolio segmentation used in stress test calculations</w:t>
      </w:r>
    </w:p>
    <w:p w14:paraId="0F0A6887" w14:textId="54A4753D" w:rsidR="27C54FF3" w:rsidRDefault="27C54FF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Data Requirements:</w:t>
      </w:r>
    </w:p>
    <w:p w14:paraId="5E56824E" w14:textId="06A8FBD5" w:rsidR="2EBDFC38" w:rsidRDefault="27C54FF3" w:rsidP="00E5710D">
      <w:pPr>
        <w:ind w:firstLine="720"/>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 xml:space="preserve">STM:  </w:t>
      </w:r>
      <w:hyperlink r:id="rId20">
        <w:r w:rsidRPr="2EBDFC38">
          <w:rPr>
            <w:rStyle w:val="Hyperlink"/>
            <w:rFonts w:ascii="Calibri Light" w:eastAsia="Calibri Light" w:hAnsi="Calibri Light" w:cs="Calibri Light"/>
            <w:sz w:val="20"/>
            <w:szCs w:val="20"/>
          </w:rPr>
          <w:t>BarraOne_Asset_Impact_STM.xlsx</w:t>
        </w:r>
      </w:hyperlink>
      <w:r w:rsidRPr="2EBDFC38">
        <w:rPr>
          <w:rFonts w:ascii="Calibri Light" w:eastAsia="Calibri Light" w:hAnsi="Calibri Light" w:cs="Calibri Light"/>
          <w:sz w:val="20"/>
          <w:szCs w:val="20"/>
        </w:rPr>
        <w:t xml:space="preserve"> -</w:t>
      </w:r>
      <w:r w:rsidRPr="2EBDFC38">
        <w:rPr>
          <w:rFonts w:ascii="Calibri Light" w:eastAsia="Calibri Light" w:hAnsi="Calibri Light" w:cs="Calibri Light"/>
          <w:sz w:val="20"/>
          <w:szCs w:val="20"/>
          <w:highlight w:val="yellow"/>
        </w:rPr>
        <w:t>WIP</w:t>
      </w:r>
      <w:r w:rsidR="001060A3">
        <w:rPr>
          <w:rFonts w:ascii="Calibri Light" w:eastAsia="Calibri Light" w:hAnsi="Calibri Light" w:cs="Calibri Light"/>
          <w:sz w:val="20"/>
          <w:szCs w:val="20"/>
        </w:rPr>
        <w:t xml:space="preserve"> (</w:t>
      </w:r>
      <w:r w:rsidR="00AE440B" w:rsidRPr="00AE440B">
        <w:rPr>
          <w:rFonts w:ascii="Calibri Light" w:eastAsia="Calibri Light" w:hAnsi="Calibri Light" w:cs="Calibri Light"/>
          <w:sz w:val="20"/>
          <w:szCs w:val="20"/>
        </w:rPr>
        <w:t>STM_portfolio_es_mapping</w:t>
      </w:r>
      <w:r w:rsidR="001060A3">
        <w:rPr>
          <w:rFonts w:ascii="Calibri Light" w:eastAsia="Calibri Light" w:hAnsi="Calibri Light" w:cs="Calibri Light"/>
          <w:sz w:val="20"/>
          <w:szCs w:val="20"/>
        </w:rPr>
        <w:t>)</w:t>
      </w:r>
    </w:p>
    <w:p w14:paraId="6E259FC8" w14:textId="77777777" w:rsidR="00C85776" w:rsidRDefault="00C85776" w:rsidP="00E5710D">
      <w:pPr>
        <w:ind w:firstLine="720"/>
        <w:rPr>
          <w:rFonts w:ascii="Calibri Light" w:eastAsia="Calibri Light" w:hAnsi="Calibri Light" w:cs="Calibri Light"/>
          <w:sz w:val="20"/>
          <w:szCs w:val="20"/>
        </w:rPr>
      </w:pPr>
    </w:p>
    <w:p w14:paraId="37337F08" w14:textId="516B704F" w:rsidR="67B85D23" w:rsidRDefault="67B85D23" w:rsidP="2EBDFC38">
      <w:pPr>
        <w:pStyle w:val="Heading4"/>
        <w:rPr>
          <w:rFonts w:ascii="Calibri Light" w:eastAsia="Calibri Light" w:hAnsi="Calibri Light" w:cs="Calibri Light"/>
          <w:b/>
          <w:bCs/>
          <w:i w:val="0"/>
          <w:iCs w:val="0"/>
          <w:color w:val="auto"/>
          <w:sz w:val="20"/>
          <w:szCs w:val="20"/>
        </w:rPr>
      </w:pPr>
      <w:r w:rsidRPr="2EBDFC38">
        <w:rPr>
          <w:rFonts w:ascii="Calibri Light" w:eastAsia="Calibri Light" w:hAnsi="Calibri Light" w:cs="Calibri Light"/>
          <w:b/>
          <w:bCs/>
          <w:i w:val="0"/>
          <w:iCs w:val="0"/>
          <w:color w:val="auto"/>
          <w:sz w:val="20"/>
          <w:szCs w:val="20"/>
        </w:rPr>
        <w:t>Step 4 – Ingestion of GA BarraOne Stress Test Data</w:t>
      </w:r>
    </w:p>
    <w:p w14:paraId="0035D9D6" w14:textId="03DB8FEA"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Purpose</w:t>
      </w:r>
    </w:p>
    <w:p w14:paraId="05FEC1D9" w14:textId="06FB1E17" w:rsidR="67B85D23" w:rsidRDefault="67B85D23" w:rsidP="2EBDFC38">
      <w:p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To bring in portfolio‑level and adjusted asset group‑level market valuation data required to compute FX and non‑FX shocks.</w:t>
      </w:r>
    </w:p>
    <w:tbl>
      <w:tblPr>
        <w:tblW w:w="2200" w:type="dxa"/>
        <w:tblInd w:w="3572" w:type="dxa"/>
        <w:tblLook w:val="04A0" w:firstRow="1" w:lastRow="0" w:firstColumn="1" w:lastColumn="0" w:noHBand="0" w:noVBand="1"/>
      </w:tblPr>
      <w:tblGrid>
        <w:gridCol w:w="2200"/>
      </w:tblGrid>
      <w:tr w:rsidR="00EF26EA" w:rsidRPr="00EF26EA" w14:paraId="3FEFF7EB" w14:textId="77777777" w:rsidTr="00EF26EA">
        <w:trPr>
          <w:trHeight w:val="300"/>
        </w:trPr>
        <w:tc>
          <w:tcPr>
            <w:tcW w:w="2200" w:type="dxa"/>
            <w:tcBorders>
              <w:top w:val="single" w:sz="4" w:space="0" w:color="auto"/>
              <w:left w:val="single" w:sz="4" w:space="0" w:color="auto"/>
              <w:bottom w:val="single" w:sz="4" w:space="0" w:color="auto"/>
              <w:right w:val="single" w:sz="4" w:space="0" w:color="auto"/>
            </w:tcBorders>
            <w:shd w:val="clear" w:color="000000" w:fill="FCD5B4"/>
            <w:noWrap/>
            <w:vAlign w:val="center"/>
            <w:hideMark/>
          </w:tcPr>
          <w:p w14:paraId="68A2930B" w14:textId="77777777" w:rsidR="00EF26EA" w:rsidRPr="00EF26EA" w:rsidRDefault="00EF26EA" w:rsidP="00EF26EA">
            <w:pPr>
              <w:spacing w:after="0" w:line="240" w:lineRule="auto"/>
              <w:jc w:val="center"/>
              <w:rPr>
                <w:rFonts w:ascii="Calibri" w:eastAsia="Times New Roman" w:hAnsi="Calibri" w:cs="Calibri"/>
                <w:b/>
                <w:bCs/>
                <w:color w:val="000000"/>
              </w:rPr>
            </w:pPr>
            <w:r w:rsidRPr="00EF26EA">
              <w:rPr>
                <w:rFonts w:ascii="Calibri" w:eastAsia="Times New Roman" w:hAnsi="Calibri" w:cs="Calibri"/>
                <w:b/>
                <w:bCs/>
                <w:color w:val="000000"/>
              </w:rPr>
              <w:t>B1_stress_P&amp;L</w:t>
            </w:r>
          </w:p>
        </w:tc>
      </w:tr>
      <w:tr w:rsidR="00EF26EA" w:rsidRPr="00EF26EA" w14:paraId="44FD17F8" w14:textId="77777777" w:rsidTr="00EF26EA">
        <w:trPr>
          <w:trHeight w:val="300"/>
        </w:trPr>
        <w:tc>
          <w:tcPr>
            <w:tcW w:w="2200" w:type="dxa"/>
            <w:tcBorders>
              <w:top w:val="nil"/>
              <w:left w:val="single" w:sz="4" w:space="0" w:color="auto"/>
              <w:bottom w:val="single" w:sz="4" w:space="0" w:color="auto"/>
              <w:right w:val="single" w:sz="4" w:space="0" w:color="auto"/>
            </w:tcBorders>
            <w:noWrap/>
            <w:vAlign w:val="center"/>
            <w:hideMark/>
          </w:tcPr>
          <w:p w14:paraId="7406D3ED" w14:textId="77777777" w:rsidR="00EF26EA" w:rsidRPr="00EF26EA" w:rsidRDefault="00EF26EA" w:rsidP="00EF26EA">
            <w:pPr>
              <w:spacing w:after="0" w:line="240" w:lineRule="auto"/>
              <w:jc w:val="center"/>
              <w:rPr>
                <w:rFonts w:ascii="Calibri" w:eastAsia="Times New Roman" w:hAnsi="Calibri" w:cs="Calibri"/>
                <w:color w:val="000000"/>
              </w:rPr>
            </w:pPr>
            <w:r w:rsidRPr="00EF26EA">
              <w:rPr>
                <w:rFonts w:ascii="Calibri" w:eastAsia="Times New Roman" w:hAnsi="Calibri" w:cs="Calibri"/>
                <w:color w:val="000000"/>
              </w:rPr>
              <w:t>Initial Market Value</w:t>
            </w:r>
          </w:p>
        </w:tc>
      </w:tr>
      <w:tr w:rsidR="00EF26EA" w:rsidRPr="00EF26EA" w14:paraId="16128D6A" w14:textId="77777777" w:rsidTr="00EF26EA">
        <w:trPr>
          <w:trHeight w:val="300"/>
        </w:trPr>
        <w:tc>
          <w:tcPr>
            <w:tcW w:w="2200" w:type="dxa"/>
            <w:tcBorders>
              <w:top w:val="nil"/>
              <w:left w:val="single" w:sz="4" w:space="0" w:color="auto"/>
              <w:bottom w:val="single" w:sz="4" w:space="0" w:color="auto"/>
              <w:right w:val="single" w:sz="4" w:space="0" w:color="auto"/>
            </w:tcBorders>
            <w:noWrap/>
            <w:vAlign w:val="center"/>
            <w:hideMark/>
          </w:tcPr>
          <w:p w14:paraId="3C8D5C16" w14:textId="77777777" w:rsidR="00EF26EA" w:rsidRPr="00EF26EA" w:rsidRDefault="00EF26EA" w:rsidP="00EF26EA">
            <w:pPr>
              <w:spacing w:after="0" w:line="240" w:lineRule="auto"/>
              <w:jc w:val="center"/>
              <w:rPr>
                <w:rFonts w:ascii="Calibri" w:eastAsia="Times New Roman" w:hAnsi="Calibri" w:cs="Calibri"/>
                <w:color w:val="FF0000"/>
              </w:rPr>
            </w:pPr>
            <w:r w:rsidRPr="00EF26EA">
              <w:rPr>
                <w:rFonts w:ascii="Calibri" w:eastAsia="Times New Roman" w:hAnsi="Calibri" w:cs="Calibri"/>
                <w:color w:val="FF0000"/>
              </w:rPr>
              <w:lastRenderedPageBreak/>
              <w:t>Portfolio Code</w:t>
            </w:r>
          </w:p>
        </w:tc>
      </w:tr>
      <w:tr w:rsidR="00E22DA7" w:rsidRPr="00EF26EA" w14:paraId="2AD6DA12" w14:textId="77777777" w:rsidTr="00EF26EA">
        <w:trPr>
          <w:trHeight w:val="300"/>
        </w:trPr>
        <w:tc>
          <w:tcPr>
            <w:tcW w:w="2200" w:type="dxa"/>
            <w:tcBorders>
              <w:top w:val="nil"/>
              <w:left w:val="single" w:sz="4" w:space="0" w:color="auto"/>
              <w:bottom w:val="single" w:sz="4" w:space="0" w:color="auto"/>
              <w:right w:val="single" w:sz="4" w:space="0" w:color="auto"/>
            </w:tcBorders>
            <w:noWrap/>
            <w:vAlign w:val="center"/>
          </w:tcPr>
          <w:p w14:paraId="1F3762D2" w14:textId="60F3E46F" w:rsidR="00E22DA7" w:rsidRPr="00EF26EA" w:rsidRDefault="00E22DA7" w:rsidP="00EF26EA">
            <w:pPr>
              <w:spacing w:after="0" w:line="240" w:lineRule="auto"/>
              <w:jc w:val="center"/>
              <w:rPr>
                <w:rFonts w:ascii="Calibri" w:eastAsia="Times New Roman" w:hAnsi="Calibri" w:cs="Calibri"/>
                <w:color w:val="000000"/>
              </w:rPr>
            </w:pPr>
            <w:r>
              <w:rPr>
                <w:rFonts w:ascii="Calibri" w:eastAsia="Times New Roman" w:hAnsi="Calibri" w:cs="Calibri"/>
                <w:color w:val="000000"/>
              </w:rPr>
              <w:t>Analysis Date</w:t>
            </w:r>
          </w:p>
        </w:tc>
      </w:tr>
      <w:tr w:rsidR="00EF26EA" w:rsidRPr="00EF26EA" w14:paraId="6CC3E690" w14:textId="77777777" w:rsidTr="00EF26EA">
        <w:trPr>
          <w:trHeight w:val="300"/>
        </w:trPr>
        <w:tc>
          <w:tcPr>
            <w:tcW w:w="2200" w:type="dxa"/>
            <w:tcBorders>
              <w:top w:val="nil"/>
              <w:left w:val="single" w:sz="4" w:space="0" w:color="auto"/>
              <w:bottom w:val="single" w:sz="4" w:space="0" w:color="auto"/>
              <w:right w:val="single" w:sz="4" w:space="0" w:color="auto"/>
            </w:tcBorders>
            <w:noWrap/>
            <w:vAlign w:val="center"/>
            <w:hideMark/>
          </w:tcPr>
          <w:p w14:paraId="60C7D1AE" w14:textId="77777777" w:rsidR="00EF26EA" w:rsidRPr="00EF26EA" w:rsidRDefault="00EF26EA" w:rsidP="00EF26EA">
            <w:pPr>
              <w:spacing w:after="0" w:line="240" w:lineRule="auto"/>
              <w:jc w:val="center"/>
              <w:rPr>
                <w:rFonts w:ascii="Calibri" w:eastAsia="Times New Roman" w:hAnsi="Calibri" w:cs="Calibri"/>
                <w:color w:val="000000"/>
              </w:rPr>
            </w:pPr>
            <w:r w:rsidRPr="00EF26EA">
              <w:rPr>
                <w:rFonts w:ascii="Calibri" w:eastAsia="Times New Roman" w:hAnsi="Calibri" w:cs="Calibri"/>
                <w:color w:val="000000"/>
              </w:rPr>
              <w:t>Adjusted Asset Group</w:t>
            </w:r>
          </w:p>
        </w:tc>
      </w:tr>
      <w:tr w:rsidR="00EF26EA" w:rsidRPr="00EF26EA" w14:paraId="34386DE6" w14:textId="77777777" w:rsidTr="00EF26EA">
        <w:trPr>
          <w:trHeight w:val="300"/>
        </w:trPr>
        <w:tc>
          <w:tcPr>
            <w:tcW w:w="2200" w:type="dxa"/>
            <w:tcBorders>
              <w:top w:val="nil"/>
              <w:left w:val="single" w:sz="4" w:space="0" w:color="auto"/>
              <w:bottom w:val="single" w:sz="4" w:space="0" w:color="auto"/>
              <w:right w:val="single" w:sz="4" w:space="0" w:color="auto"/>
            </w:tcBorders>
            <w:noWrap/>
            <w:vAlign w:val="center"/>
            <w:hideMark/>
          </w:tcPr>
          <w:p w14:paraId="327100CC" w14:textId="77777777" w:rsidR="00EF26EA" w:rsidRPr="00EF26EA" w:rsidRDefault="00EF26EA" w:rsidP="00EF26EA">
            <w:pPr>
              <w:spacing w:after="0" w:line="240" w:lineRule="auto"/>
              <w:jc w:val="center"/>
              <w:rPr>
                <w:rFonts w:ascii="Calibri" w:eastAsia="Times New Roman" w:hAnsi="Calibri" w:cs="Calibri"/>
                <w:color w:val="000000"/>
              </w:rPr>
            </w:pPr>
            <w:r w:rsidRPr="00EF26EA">
              <w:rPr>
                <w:rFonts w:ascii="Calibri" w:eastAsia="Times New Roman" w:hAnsi="Calibri" w:cs="Calibri"/>
                <w:color w:val="000000"/>
              </w:rPr>
              <w:t>MV Change (no FX)</w:t>
            </w:r>
          </w:p>
        </w:tc>
      </w:tr>
      <w:tr w:rsidR="00EF26EA" w:rsidRPr="00EF26EA" w14:paraId="7A4776D2" w14:textId="77777777" w:rsidTr="00EF26EA">
        <w:trPr>
          <w:trHeight w:val="300"/>
        </w:trPr>
        <w:tc>
          <w:tcPr>
            <w:tcW w:w="2200" w:type="dxa"/>
            <w:tcBorders>
              <w:top w:val="nil"/>
              <w:left w:val="single" w:sz="4" w:space="0" w:color="auto"/>
              <w:bottom w:val="single" w:sz="4" w:space="0" w:color="auto"/>
              <w:right w:val="single" w:sz="4" w:space="0" w:color="auto"/>
            </w:tcBorders>
            <w:noWrap/>
            <w:vAlign w:val="center"/>
            <w:hideMark/>
          </w:tcPr>
          <w:p w14:paraId="73DCD795" w14:textId="77777777" w:rsidR="00EF26EA" w:rsidRPr="00EF26EA" w:rsidRDefault="00EF26EA" w:rsidP="00EF26EA">
            <w:pPr>
              <w:spacing w:after="0" w:line="240" w:lineRule="auto"/>
              <w:jc w:val="center"/>
              <w:rPr>
                <w:rFonts w:ascii="Calibri" w:eastAsia="Times New Roman" w:hAnsi="Calibri" w:cs="Calibri"/>
                <w:color w:val="000000"/>
              </w:rPr>
            </w:pPr>
            <w:r w:rsidRPr="00EF26EA">
              <w:rPr>
                <w:rFonts w:ascii="Calibri" w:eastAsia="Times New Roman" w:hAnsi="Calibri" w:cs="Calibri"/>
                <w:color w:val="000000"/>
              </w:rPr>
              <w:t>MV Change (with FX)</w:t>
            </w:r>
          </w:p>
        </w:tc>
      </w:tr>
      <w:tr w:rsidR="00EF26EA" w:rsidRPr="00EF26EA" w14:paraId="620BF49F" w14:textId="77777777" w:rsidTr="00EF26EA">
        <w:trPr>
          <w:trHeight w:val="300"/>
        </w:trPr>
        <w:tc>
          <w:tcPr>
            <w:tcW w:w="2200" w:type="dxa"/>
            <w:tcBorders>
              <w:top w:val="nil"/>
              <w:left w:val="single" w:sz="4" w:space="0" w:color="auto"/>
              <w:bottom w:val="single" w:sz="4" w:space="0" w:color="auto"/>
              <w:right w:val="single" w:sz="4" w:space="0" w:color="auto"/>
            </w:tcBorders>
            <w:noWrap/>
            <w:vAlign w:val="center"/>
            <w:hideMark/>
          </w:tcPr>
          <w:p w14:paraId="22A654B2" w14:textId="77777777" w:rsidR="00EF26EA" w:rsidRPr="00EF26EA" w:rsidRDefault="00EF26EA" w:rsidP="00EF26EA">
            <w:pPr>
              <w:spacing w:after="0" w:line="240" w:lineRule="auto"/>
              <w:jc w:val="center"/>
              <w:rPr>
                <w:rFonts w:ascii="Calibri" w:eastAsia="Times New Roman" w:hAnsi="Calibri" w:cs="Calibri"/>
                <w:color w:val="000000"/>
              </w:rPr>
            </w:pPr>
            <w:r w:rsidRPr="00EF26EA">
              <w:rPr>
                <w:rFonts w:ascii="Calibri" w:eastAsia="Times New Roman" w:hAnsi="Calibri" w:cs="Calibri"/>
                <w:color w:val="000000"/>
              </w:rPr>
              <w:t>shock_scenario</w:t>
            </w:r>
          </w:p>
        </w:tc>
      </w:tr>
      <w:tr w:rsidR="00EF26EA" w:rsidRPr="00EF26EA" w14:paraId="47F84116" w14:textId="77777777" w:rsidTr="00EF26EA">
        <w:trPr>
          <w:trHeight w:val="300"/>
        </w:trPr>
        <w:tc>
          <w:tcPr>
            <w:tcW w:w="2200" w:type="dxa"/>
            <w:tcBorders>
              <w:top w:val="nil"/>
              <w:left w:val="single" w:sz="4" w:space="0" w:color="auto"/>
              <w:bottom w:val="single" w:sz="4" w:space="0" w:color="auto"/>
              <w:right w:val="single" w:sz="4" w:space="0" w:color="auto"/>
            </w:tcBorders>
            <w:noWrap/>
            <w:vAlign w:val="center"/>
            <w:hideMark/>
          </w:tcPr>
          <w:p w14:paraId="7FB46E4B" w14:textId="77777777" w:rsidR="00EF26EA" w:rsidRPr="00EF26EA" w:rsidRDefault="00EF26EA" w:rsidP="00EF26EA">
            <w:pPr>
              <w:spacing w:after="0" w:line="240" w:lineRule="auto"/>
              <w:jc w:val="center"/>
              <w:rPr>
                <w:rFonts w:ascii="Calibri" w:eastAsia="Times New Roman" w:hAnsi="Calibri" w:cs="Calibri"/>
                <w:color w:val="000000"/>
              </w:rPr>
            </w:pPr>
            <w:r w:rsidRPr="00EF26EA">
              <w:rPr>
                <w:rFonts w:ascii="Calibri" w:eastAsia="Times New Roman" w:hAnsi="Calibri" w:cs="Calibri"/>
                <w:color w:val="000000"/>
              </w:rPr>
              <w:t>scenario_id</w:t>
            </w:r>
          </w:p>
        </w:tc>
      </w:tr>
    </w:tbl>
    <w:p w14:paraId="063CB6BA" w14:textId="095AE10F"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Process Details</w:t>
      </w:r>
    </w:p>
    <w:p w14:paraId="41ABBF9F" w14:textId="67BD4703" w:rsidR="67B85D23" w:rsidRDefault="67B85D23" w:rsidP="2EBDFC38">
      <w:pPr>
        <w:pStyle w:val="ListParagraph"/>
        <w:numPr>
          <w:ilvl w:val="0"/>
          <w:numId w:val="15"/>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The GA BarraOne Stress Test Report is sent to the GWAM Data Lake.</w:t>
      </w:r>
    </w:p>
    <w:p w14:paraId="654DBBD6" w14:textId="795F3F86" w:rsidR="5AB5E30B" w:rsidRDefault="5AB5E30B" w:rsidP="2EBDFC38">
      <w:pPr>
        <w:pStyle w:val="ListParagraph"/>
        <w:spacing w:before="210" w:after="210" w:line="300" w:lineRule="auto"/>
        <w:rPr>
          <w:rFonts w:ascii="Calibri Light" w:eastAsia="Calibri Light" w:hAnsi="Calibri Light" w:cs="Calibri Light"/>
          <w:sz w:val="20"/>
          <w:szCs w:val="20"/>
          <w:highlight w:val="yellow"/>
        </w:rPr>
      </w:pPr>
      <w:r w:rsidRPr="3B4E8BC4">
        <w:rPr>
          <w:rFonts w:ascii="Calibri Light" w:eastAsia="Calibri Light" w:hAnsi="Calibri Light" w:cs="Calibri Light"/>
          <w:sz w:val="20"/>
          <w:szCs w:val="20"/>
          <w:highlight w:val="yellow"/>
        </w:rPr>
        <w:t>Raw Layer        : inv_ga_typed.barra_stress_test</w:t>
      </w:r>
      <w:r w:rsidR="6502249B" w:rsidRPr="3B4E8BC4">
        <w:rPr>
          <w:rFonts w:ascii="Calibri Light" w:eastAsia="Calibri Light" w:hAnsi="Calibri Light" w:cs="Calibri Light"/>
          <w:sz w:val="20"/>
          <w:szCs w:val="20"/>
          <w:highlight w:val="yellow"/>
        </w:rPr>
        <w:t xml:space="preserve"> - TBD</w:t>
      </w:r>
    </w:p>
    <w:p w14:paraId="7B0EB03C" w14:textId="2DC59E9F" w:rsidR="5AB5E30B" w:rsidRDefault="5AB5E30B" w:rsidP="2EBDFC38">
      <w:pPr>
        <w:pStyle w:val="ListParagraph"/>
        <w:spacing w:before="210" w:after="210" w:line="300" w:lineRule="auto"/>
        <w:rPr>
          <w:rFonts w:ascii="Calibri Light" w:eastAsia="Calibri Light" w:hAnsi="Calibri Light" w:cs="Calibri Light"/>
          <w:sz w:val="20"/>
          <w:szCs w:val="20"/>
          <w:highlight w:val="yellow"/>
        </w:rPr>
      </w:pPr>
      <w:r w:rsidRPr="3B4E8BC4">
        <w:rPr>
          <w:rFonts w:ascii="Calibri Light" w:eastAsia="Calibri Light" w:hAnsi="Calibri Light" w:cs="Calibri Light"/>
          <w:sz w:val="20"/>
          <w:szCs w:val="20"/>
          <w:highlight w:val="yellow"/>
        </w:rPr>
        <w:t>Curated Layer   : inv_curated_eod.bf_portfolio_stress_test_ga</w:t>
      </w:r>
      <w:r w:rsidR="06CF886B" w:rsidRPr="3B4E8BC4">
        <w:rPr>
          <w:rFonts w:ascii="Calibri Light" w:eastAsia="Calibri Light" w:hAnsi="Calibri Light" w:cs="Calibri Light"/>
          <w:sz w:val="20"/>
          <w:szCs w:val="20"/>
          <w:highlight w:val="yellow"/>
        </w:rPr>
        <w:t xml:space="preserve"> - TBD</w:t>
      </w:r>
    </w:p>
    <w:p w14:paraId="3DBA840B" w14:textId="710BCD29" w:rsidR="644E0BDA" w:rsidRDefault="644E0BDA" w:rsidP="2EBDFC38">
      <w:pPr>
        <w:pStyle w:val="ListParagraph"/>
        <w:numPr>
          <w:ilvl w:val="0"/>
          <w:numId w:val="15"/>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From GWAM Data </w:t>
      </w:r>
      <w:r w:rsidR="589D3986" w:rsidRPr="2EBDFC38">
        <w:rPr>
          <w:rFonts w:ascii="Calibri Light" w:eastAsia="Calibri Light" w:hAnsi="Calibri Light" w:cs="Calibri Light"/>
          <w:sz w:val="20"/>
          <w:szCs w:val="20"/>
        </w:rPr>
        <w:t>Lake, data</w:t>
      </w:r>
      <w:r w:rsidR="67B85D23" w:rsidRPr="2EBDFC38">
        <w:rPr>
          <w:rFonts w:ascii="Calibri Light" w:eastAsia="Calibri Light" w:hAnsi="Calibri Light" w:cs="Calibri Light"/>
          <w:sz w:val="20"/>
          <w:szCs w:val="20"/>
        </w:rPr>
        <w:t xml:space="preserve"> is Delta Shared into RDA Raw Layer.</w:t>
      </w:r>
    </w:p>
    <w:p w14:paraId="5B4B39C5" w14:textId="78E1663B" w:rsidR="67B85D23" w:rsidRDefault="67B85D23" w:rsidP="2EBDFC38">
      <w:pPr>
        <w:pStyle w:val="ListParagraph"/>
        <w:numPr>
          <w:ilvl w:val="0"/>
          <w:numId w:val="15"/>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The dataset includes:</w:t>
      </w:r>
    </w:p>
    <w:p w14:paraId="7681494C" w14:textId="77777777" w:rsidR="00ED11CD" w:rsidRDefault="00037C04" w:rsidP="00ED11CD">
      <w:pPr>
        <w:pStyle w:val="ListParagraph"/>
        <w:numPr>
          <w:ilvl w:val="1"/>
          <w:numId w:val="15"/>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Initial Market Value</w:t>
      </w:r>
    </w:p>
    <w:p w14:paraId="7AFC279E" w14:textId="058911EC" w:rsidR="67B85D23" w:rsidRPr="00ED11CD" w:rsidRDefault="67B85D23" w:rsidP="00ED11CD">
      <w:pPr>
        <w:pStyle w:val="ListParagraph"/>
        <w:numPr>
          <w:ilvl w:val="1"/>
          <w:numId w:val="15"/>
        </w:numPr>
        <w:spacing w:after="0" w:line="300" w:lineRule="auto"/>
        <w:rPr>
          <w:rFonts w:ascii="Calibri Light" w:eastAsia="Calibri Light" w:hAnsi="Calibri Light" w:cs="Calibri Light"/>
          <w:sz w:val="20"/>
          <w:szCs w:val="20"/>
        </w:rPr>
      </w:pPr>
      <w:r w:rsidRPr="00ED11CD">
        <w:rPr>
          <w:rFonts w:ascii="Calibri Light" w:eastAsia="Calibri Light" w:hAnsi="Calibri Light" w:cs="Calibri Light"/>
          <w:sz w:val="20"/>
          <w:szCs w:val="20"/>
        </w:rPr>
        <w:t>Market Value with FX impact</w:t>
      </w:r>
    </w:p>
    <w:p w14:paraId="076164EF" w14:textId="62345DE9" w:rsidR="67B85D23" w:rsidRDefault="67B85D23" w:rsidP="2EBDFC38">
      <w:pPr>
        <w:pStyle w:val="ListParagraph"/>
        <w:numPr>
          <w:ilvl w:val="1"/>
          <w:numId w:val="1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Market Value without FX impact</w:t>
      </w:r>
    </w:p>
    <w:p w14:paraId="59F3A726" w14:textId="318FC1BA" w:rsidR="67B85D23" w:rsidRDefault="67B85D23" w:rsidP="2EBDFC38">
      <w:pPr>
        <w:pStyle w:val="ListParagraph"/>
        <w:numPr>
          <w:ilvl w:val="1"/>
          <w:numId w:val="1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Adjusted asset group</w:t>
      </w:r>
    </w:p>
    <w:p w14:paraId="4E72DE9D" w14:textId="5AAE1887" w:rsidR="67B85D23" w:rsidRDefault="67B85D23" w:rsidP="2EBDFC38">
      <w:pPr>
        <w:pStyle w:val="ListParagraph"/>
        <w:numPr>
          <w:ilvl w:val="1"/>
          <w:numId w:val="1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Portfolio‑</w:t>
      </w:r>
      <w:r w:rsidR="62838F2F" w:rsidRPr="2EBDFC38">
        <w:rPr>
          <w:rFonts w:ascii="Calibri Light" w:eastAsia="Calibri Light" w:hAnsi="Calibri Light" w:cs="Calibri Light"/>
          <w:sz w:val="20"/>
          <w:szCs w:val="20"/>
        </w:rPr>
        <w:t>codes</w:t>
      </w:r>
    </w:p>
    <w:p w14:paraId="2A56E623" w14:textId="7392D216" w:rsidR="67B85D23" w:rsidRDefault="67B85D23" w:rsidP="2EBDFC38">
      <w:pPr>
        <w:pStyle w:val="ListParagraph"/>
        <w:numPr>
          <w:ilvl w:val="1"/>
          <w:numId w:val="1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List of s</w:t>
      </w:r>
      <w:r w:rsidR="09E34FDD" w:rsidRPr="2EBDFC38">
        <w:rPr>
          <w:rFonts w:ascii="Calibri Light" w:eastAsia="Calibri Light" w:hAnsi="Calibri Light" w:cs="Calibri Light"/>
          <w:sz w:val="20"/>
          <w:szCs w:val="20"/>
        </w:rPr>
        <w:t xml:space="preserve">hock </w:t>
      </w:r>
      <w:r w:rsidRPr="2EBDFC38">
        <w:rPr>
          <w:rFonts w:ascii="Calibri Light" w:eastAsia="Calibri Light" w:hAnsi="Calibri Light" w:cs="Calibri Light"/>
          <w:sz w:val="20"/>
          <w:szCs w:val="20"/>
        </w:rPr>
        <w:t xml:space="preserve">scenarios </w:t>
      </w:r>
    </w:p>
    <w:p w14:paraId="75DF54A3" w14:textId="7B344D16" w:rsidR="67B85D23" w:rsidRDefault="67B85D23" w:rsidP="2EBDFC38">
      <w:pPr>
        <w:pStyle w:val="ListParagraph"/>
        <w:numPr>
          <w:ilvl w:val="2"/>
          <w:numId w:val="1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Currently only 1 scenario</w:t>
      </w:r>
    </w:p>
    <w:p w14:paraId="5C55EEB6" w14:textId="5FC191EA" w:rsidR="67B85D23" w:rsidRDefault="67B85D23" w:rsidP="2EBDFC38">
      <w:pPr>
        <w:pStyle w:val="ListParagraph"/>
        <w:numPr>
          <w:ilvl w:val="2"/>
          <w:numId w:val="1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Future state: support multiple shock_scenarios</w:t>
      </w:r>
    </w:p>
    <w:p w14:paraId="6ACF36B1" w14:textId="638EECA8" w:rsidR="67B85D23" w:rsidRDefault="67B85D23" w:rsidP="2EBDFC38">
      <w:pPr>
        <w:pStyle w:val="ListParagraph"/>
        <w:numPr>
          <w:ilvl w:val="0"/>
          <w:numId w:val="15"/>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Metadata ingestion rules applied:</w:t>
      </w:r>
    </w:p>
    <w:p w14:paraId="2DC64AE0" w14:textId="1547E585" w:rsidR="67B85D23" w:rsidRDefault="67B85D23" w:rsidP="2EBDFC38">
      <w:pPr>
        <w:pStyle w:val="ListParagraph"/>
        <w:numPr>
          <w:ilvl w:val="1"/>
          <w:numId w:val="1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as_of_period</w:t>
      </w:r>
    </w:p>
    <w:p w14:paraId="64AF4F34" w14:textId="1F049654" w:rsidR="67B85D23" w:rsidRDefault="67B85D23" w:rsidP="2EBDFC38">
      <w:pPr>
        <w:pStyle w:val="ListParagraph"/>
        <w:numPr>
          <w:ilvl w:val="1"/>
          <w:numId w:val="1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shock_scenario</w:t>
      </w:r>
    </w:p>
    <w:p w14:paraId="6DFD304F" w14:textId="27A384B1" w:rsidR="67B85D23" w:rsidRDefault="67B85D23" w:rsidP="2EBDFC38">
      <w:pPr>
        <w:pStyle w:val="ListParagraph"/>
        <w:numPr>
          <w:ilvl w:val="1"/>
          <w:numId w:val="15"/>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shock_id (if provided, or derived)</w:t>
      </w:r>
    </w:p>
    <w:p w14:paraId="16FDF6CA" w14:textId="52831661" w:rsidR="53B14015" w:rsidRDefault="53B14015" w:rsidP="2EBDFC38">
      <w:pPr>
        <w:pStyle w:val="ListParagraph"/>
        <w:numPr>
          <w:ilvl w:val="1"/>
          <w:numId w:val="15"/>
        </w:numPr>
        <w:spacing w:after="0" w:line="300" w:lineRule="auto"/>
        <w:rPr>
          <w:rFonts w:ascii="Calibri Light" w:eastAsia="Calibri Light" w:hAnsi="Calibri Light" w:cs="Calibri Light"/>
          <w:sz w:val="20"/>
          <w:szCs w:val="20"/>
          <w:highlight w:val="yellow"/>
        </w:rPr>
      </w:pPr>
      <w:r w:rsidRPr="2EBDFC38">
        <w:rPr>
          <w:rFonts w:ascii="Calibri Light" w:eastAsia="Calibri Light" w:hAnsi="Calibri Light" w:cs="Calibri Light"/>
          <w:sz w:val="20"/>
          <w:szCs w:val="20"/>
          <w:highlight w:val="yellow"/>
        </w:rPr>
        <w:t>TBD</w:t>
      </w:r>
    </w:p>
    <w:p w14:paraId="25996155" w14:textId="6B911255"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Output of Step 4</w:t>
      </w:r>
    </w:p>
    <w:p w14:paraId="1C2891D6" w14:textId="3AC47592" w:rsidR="41262452" w:rsidRDefault="41262452" w:rsidP="2EBDFC38">
      <w:pPr>
        <w:pStyle w:val="ListParagraph"/>
        <w:numPr>
          <w:ilvl w:val="0"/>
          <w:numId w:val="14"/>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B1_stress_P&amp;L</w:t>
      </w:r>
      <w:r w:rsidR="425887EC" w:rsidRPr="2EBDFC38">
        <w:rPr>
          <w:rFonts w:ascii="Calibri Light" w:eastAsia="Calibri Light" w:hAnsi="Calibri Light" w:cs="Calibri Light"/>
          <w:sz w:val="20"/>
          <w:szCs w:val="20"/>
        </w:rPr>
        <w:t xml:space="preserve"> in </w:t>
      </w:r>
      <w:r w:rsidR="39D6F07E" w:rsidRPr="2EBDFC38">
        <w:rPr>
          <w:rFonts w:ascii="Calibri Light" w:eastAsia="Calibri Light" w:hAnsi="Calibri Light" w:cs="Calibri Light"/>
          <w:sz w:val="20"/>
          <w:szCs w:val="20"/>
        </w:rPr>
        <w:t>C</w:t>
      </w:r>
      <w:r w:rsidR="425887EC" w:rsidRPr="2EBDFC38">
        <w:rPr>
          <w:rFonts w:ascii="Calibri Light" w:eastAsia="Calibri Light" w:hAnsi="Calibri Light" w:cs="Calibri Light"/>
          <w:sz w:val="20"/>
          <w:szCs w:val="20"/>
        </w:rPr>
        <w:t>uration</w:t>
      </w:r>
      <w:r w:rsidR="7A02D633" w:rsidRPr="2EBDFC38">
        <w:rPr>
          <w:rFonts w:ascii="Calibri Light" w:eastAsia="Calibri Light" w:hAnsi="Calibri Light" w:cs="Calibri Light"/>
          <w:sz w:val="20"/>
          <w:szCs w:val="20"/>
        </w:rPr>
        <w:t xml:space="preserve"> </w:t>
      </w:r>
      <w:r w:rsidR="425887EC" w:rsidRPr="2EBDFC38">
        <w:rPr>
          <w:rFonts w:ascii="Calibri Light" w:eastAsia="Calibri Light" w:hAnsi="Calibri Light" w:cs="Calibri Light"/>
          <w:sz w:val="20"/>
          <w:szCs w:val="20"/>
        </w:rPr>
        <w:t>layer</w:t>
      </w:r>
    </w:p>
    <w:p w14:paraId="216A1596" w14:textId="74E275F0" w:rsidR="67B85D23" w:rsidRDefault="67B85D23" w:rsidP="2EBDFC38">
      <w:pPr>
        <w:pStyle w:val="ListParagraph"/>
        <w:numPr>
          <w:ilvl w:val="1"/>
          <w:numId w:val="14"/>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initial_mv</w:t>
      </w:r>
    </w:p>
    <w:p w14:paraId="4CBF7F07" w14:textId="4870E5F6" w:rsidR="67B85D23" w:rsidRDefault="67B85D23" w:rsidP="2EBDFC38">
      <w:pPr>
        <w:pStyle w:val="ListParagraph"/>
        <w:numPr>
          <w:ilvl w:val="1"/>
          <w:numId w:val="14"/>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mv_with_fx</w:t>
      </w:r>
    </w:p>
    <w:p w14:paraId="5EA6DB30" w14:textId="7746B454" w:rsidR="67B85D23" w:rsidRDefault="67B85D23" w:rsidP="2EBDFC38">
      <w:pPr>
        <w:pStyle w:val="ListParagraph"/>
        <w:numPr>
          <w:ilvl w:val="1"/>
          <w:numId w:val="14"/>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mv_without_fx</w:t>
      </w:r>
    </w:p>
    <w:p w14:paraId="799661D9" w14:textId="37CE4CB9" w:rsidR="67B85D23" w:rsidRDefault="67B85D23" w:rsidP="2EBDFC38">
      <w:pPr>
        <w:pStyle w:val="ListParagraph"/>
        <w:numPr>
          <w:ilvl w:val="1"/>
          <w:numId w:val="14"/>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adjusted_asset_group</w:t>
      </w:r>
    </w:p>
    <w:p w14:paraId="7732B821" w14:textId="7CE05566" w:rsidR="67B85D23" w:rsidRDefault="67B85D23" w:rsidP="2EBDFC38">
      <w:pPr>
        <w:pStyle w:val="ListParagraph"/>
        <w:numPr>
          <w:ilvl w:val="1"/>
          <w:numId w:val="14"/>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scenario_id</w:t>
      </w:r>
    </w:p>
    <w:p w14:paraId="09E2D5B3" w14:textId="54A4753D" w:rsidR="29E75316" w:rsidRDefault="29E75316"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Data Requirements:</w:t>
      </w:r>
    </w:p>
    <w:p w14:paraId="2F3AA4E3" w14:textId="321C4929" w:rsidR="00D00D64" w:rsidRDefault="29E75316" w:rsidP="00E5710D">
      <w:pPr>
        <w:ind w:firstLine="720"/>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 xml:space="preserve">STM:  </w:t>
      </w:r>
      <w:hyperlink r:id="rId21">
        <w:r w:rsidRPr="2EBDFC38">
          <w:rPr>
            <w:rStyle w:val="Hyperlink"/>
            <w:rFonts w:ascii="Calibri Light" w:eastAsia="Calibri Light" w:hAnsi="Calibri Light" w:cs="Calibri Light"/>
            <w:sz w:val="20"/>
            <w:szCs w:val="20"/>
          </w:rPr>
          <w:t>BarraOne_Asset_Impact_STM.xlsx</w:t>
        </w:r>
      </w:hyperlink>
      <w:r w:rsidRPr="2EBDFC38">
        <w:rPr>
          <w:rFonts w:ascii="Calibri Light" w:eastAsia="Calibri Light" w:hAnsi="Calibri Light" w:cs="Calibri Light"/>
          <w:sz w:val="20"/>
          <w:szCs w:val="20"/>
        </w:rPr>
        <w:t xml:space="preserve"> -</w:t>
      </w:r>
      <w:r w:rsidRPr="2EBDFC38">
        <w:rPr>
          <w:rFonts w:ascii="Calibri Light" w:eastAsia="Calibri Light" w:hAnsi="Calibri Light" w:cs="Calibri Light"/>
          <w:sz w:val="20"/>
          <w:szCs w:val="20"/>
          <w:highlight w:val="yellow"/>
        </w:rPr>
        <w:t>WIP</w:t>
      </w:r>
      <w:r w:rsidR="001060A3">
        <w:rPr>
          <w:rFonts w:ascii="Calibri Light" w:eastAsia="Calibri Light" w:hAnsi="Calibri Light" w:cs="Calibri Light"/>
          <w:sz w:val="20"/>
          <w:szCs w:val="20"/>
        </w:rPr>
        <w:t xml:space="preserve"> (</w:t>
      </w:r>
      <w:r w:rsidR="005C24D7" w:rsidRPr="005C24D7">
        <w:rPr>
          <w:rFonts w:ascii="Calibri Light" w:eastAsia="Calibri Light" w:hAnsi="Calibri Light" w:cs="Calibri Light"/>
          <w:sz w:val="20"/>
          <w:szCs w:val="20"/>
        </w:rPr>
        <w:t>STM_B1_Stress_P&amp;L</w:t>
      </w:r>
      <w:r w:rsidR="005C24D7">
        <w:rPr>
          <w:rFonts w:ascii="Calibri Light" w:eastAsia="Calibri Light" w:hAnsi="Calibri Light" w:cs="Calibri Light"/>
          <w:sz w:val="20"/>
          <w:szCs w:val="20"/>
        </w:rPr>
        <w:t>)</w:t>
      </w:r>
    </w:p>
    <w:p w14:paraId="1A2A7100" w14:textId="77777777" w:rsidR="00E5710D" w:rsidRDefault="00E5710D" w:rsidP="00E5710D">
      <w:pPr>
        <w:ind w:firstLine="720"/>
        <w:rPr>
          <w:rFonts w:ascii="Calibri Light" w:eastAsia="Calibri Light" w:hAnsi="Calibri Light" w:cs="Calibri Light"/>
          <w:sz w:val="20"/>
          <w:szCs w:val="20"/>
        </w:rPr>
      </w:pPr>
    </w:p>
    <w:p w14:paraId="57A8B7AE" w14:textId="1CA32648" w:rsidR="67B85D23" w:rsidRDefault="67B85D23" w:rsidP="2EBDFC38">
      <w:pPr>
        <w:pStyle w:val="Heading4"/>
        <w:rPr>
          <w:rFonts w:ascii="Calibri Light" w:eastAsia="Calibri Light" w:hAnsi="Calibri Light" w:cs="Calibri Light"/>
          <w:b/>
          <w:bCs/>
          <w:i w:val="0"/>
          <w:iCs w:val="0"/>
          <w:color w:val="auto"/>
          <w:sz w:val="20"/>
          <w:szCs w:val="20"/>
        </w:rPr>
      </w:pPr>
      <w:r w:rsidRPr="2EBDFC38">
        <w:rPr>
          <w:rFonts w:ascii="Calibri Light" w:eastAsia="Calibri Light" w:hAnsi="Calibri Light" w:cs="Calibri Light"/>
          <w:b/>
          <w:bCs/>
          <w:i w:val="0"/>
          <w:iCs w:val="0"/>
          <w:color w:val="auto"/>
          <w:sz w:val="20"/>
          <w:szCs w:val="20"/>
        </w:rPr>
        <w:t>Step 5 –</w:t>
      </w:r>
      <w:r w:rsidR="03986353" w:rsidRPr="2EBDFC38">
        <w:rPr>
          <w:rFonts w:ascii="Calibri Light" w:eastAsia="Calibri Light" w:hAnsi="Calibri Light" w:cs="Calibri Light"/>
          <w:b/>
          <w:bCs/>
          <w:i w:val="0"/>
          <w:iCs w:val="0"/>
          <w:color w:val="auto"/>
          <w:sz w:val="20"/>
          <w:szCs w:val="20"/>
        </w:rPr>
        <w:t xml:space="preserve">BarraOne </w:t>
      </w:r>
      <w:r w:rsidRPr="2EBDFC38">
        <w:rPr>
          <w:rFonts w:ascii="Calibri Light" w:eastAsia="Calibri Light" w:hAnsi="Calibri Light" w:cs="Calibri Light"/>
          <w:b/>
          <w:bCs/>
          <w:i w:val="0"/>
          <w:iCs w:val="0"/>
          <w:color w:val="auto"/>
          <w:sz w:val="20"/>
          <w:szCs w:val="20"/>
        </w:rPr>
        <w:t xml:space="preserve"> Asset Impact</w:t>
      </w:r>
      <w:r w:rsidR="55AA93E0" w:rsidRPr="2EBDFC38">
        <w:rPr>
          <w:rFonts w:ascii="Calibri Light" w:eastAsia="Calibri Light" w:hAnsi="Calibri Light" w:cs="Calibri Light"/>
          <w:b/>
          <w:bCs/>
          <w:i w:val="0"/>
          <w:iCs w:val="0"/>
          <w:color w:val="auto"/>
          <w:sz w:val="20"/>
          <w:szCs w:val="20"/>
        </w:rPr>
        <w:t xml:space="preserve"> Calculation</w:t>
      </w:r>
    </w:p>
    <w:p w14:paraId="331EE244" w14:textId="3EAA5583"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Purpose</w:t>
      </w:r>
    </w:p>
    <w:p w14:paraId="693C22B5" w14:textId="77777777" w:rsidR="00795943" w:rsidRDefault="67B85D23" w:rsidP="00795943">
      <w:p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lastRenderedPageBreak/>
        <w:t>To quantify the market value impact (with and without FX) at the ES segment and portfolio-code level.</w:t>
      </w:r>
    </w:p>
    <w:tbl>
      <w:tblPr>
        <w:tblpPr w:leftFromText="180" w:rightFromText="180" w:vertAnchor="page" w:horzAnchor="margin" w:tblpXSpec="center" w:tblpY="3051"/>
        <w:tblW w:w="2908" w:type="dxa"/>
        <w:tblLook w:val="04A0" w:firstRow="1" w:lastRow="0" w:firstColumn="1" w:lastColumn="0" w:noHBand="0" w:noVBand="1"/>
      </w:tblPr>
      <w:tblGrid>
        <w:gridCol w:w="2908"/>
      </w:tblGrid>
      <w:tr w:rsidR="00C85776" w:rsidRPr="00550B4E" w14:paraId="7DB20B6B" w14:textId="77777777" w:rsidTr="00622B96">
        <w:trPr>
          <w:trHeight w:val="180"/>
        </w:trPr>
        <w:tc>
          <w:tcPr>
            <w:tcW w:w="2908" w:type="dxa"/>
            <w:tcBorders>
              <w:top w:val="single" w:sz="4" w:space="0" w:color="auto"/>
              <w:left w:val="single" w:sz="4" w:space="0" w:color="auto"/>
              <w:bottom w:val="single" w:sz="4" w:space="0" w:color="auto"/>
              <w:right w:val="single" w:sz="4" w:space="0" w:color="auto"/>
            </w:tcBorders>
            <w:shd w:val="clear" w:color="000000" w:fill="8DB4E2"/>
            <w:noWrap/>
            <w:vAlign w:val="center"/>
            <w:hideMark/>
          </w:tcPr>
          <w:p w14:paraId="5D18062E" w14:textId="23C4A065" w:rsidR="00C85776" w:rsidRPr="00550B4E" w:rsidRDefault="00622B96" w:rsidP="00C85776">
            <w:pPr>
              <w:spacing w:after="0" w:line="240" w:lineRule="auto"/>
              <w:jc w:val="center"/>
              <w:rPr>
                <w:rFonts w:ascii="Calibri" w:eastAsia="Times New Roman" w:hAnsi="Calibri" w:cs="Calibri"/>
                <w:b/>
                <w:bCs/>
              </w:rPr>
            </w:pPr>
            <w:r w:rsidRPr="00622B96">
              <w:rPr>
                <w:rFonts w:ascii="Calibri" w:eastAsia="Times New Roman" w:hAnsi="Calibri" w:cs="Calibri"/>
                <w:b/>
                <w:bCs/>
              </w:rPr>
              <w:t>Asset_impact_portfolio_level</w:t>
            </w:r>
          </w:p>
        </w:tc>
      </w:tr>
      <w:tr w:rsidR="00622B96" w:rsidRPr="00550B4E" w14:paraId="5AB0D70D" w14:textId="77777777" w:rsidTr="00622B96">
        <w:trPr>
          <w:trHeight w:val="283"/>
        </w:trPr>
        <w:tc>
          <w:tcPr>
            <w:tcW w:w="2908" w:type="dxa"/>
            <w:tcBorders>
              <w:top w:val="nil"/>
              <w:left w:val="single" w:sz="4" w:space="0" w:color="auto"/>
              <w:bottom w:val="single" w:sz="4" w:space="0" w:color="auto"/>
              <w:right w:val="single" w:sz="4" w:space="0" w:color="auto"/>
            </w:tcBorders>
            <w:noWrap/>
            <w:vAlign w:val="center"/>
          </w:tcPr>
          <w:p w14:paraId="38CE3AC1" w14:textId="109CEFBB" w:rsidR="00622B96" w:rsidRPr="00550B4E" w:rsidRDefault="00622B96" w:rsidP="00C85776">
            <w:pPr>
              <w:spacing w:after="0" w:line="240" w:lineRule="auto"/>
              <w:jc w:val="center"/>
              <w:rPr>
                <w:rFonts w:ascii="Calibri" w:eastAsia="Times New Roman" w:hAnsi="Calibri" w:cs="Calibri"/>
                <w:color w:val="000000"/>
              </w:rPr>
            </w:pPr>
            <w:r>
              <w:rPr>
                <w:rFonts w:ascii="Calibri" w:eastAsia="Times New Roman" w:hAnsi="Calibri" w:cs="Calibri"/>
                <w:color w:val="000000"/>
              </w:rPr>
              <w:t>Portfolio Code</w:t>
            </w:r>
          </w:p>
        </w:tc>
      </w:tr>
      <w:tr w:rsidR="00C85776" w:rsidRPr="00550B4E" w14:paraId="19B0CBB0" w14:textId="77777777" w:rsidTr="00622B96">
        <w:trPr>
          <w:trHeight w:val="283"/>
        </w:trPr>
        <w:tc>
          <w:tcPr>
            <w:tcW w:w="2908" w:type="dxa"/>
            <w:tcBorders>
              <w:top w:val="nil"/>
              <w:left w:val="single" w:sz="4" w:space="0" w:color="auto"/>
              <w:bottom w:val="single" w:sz="4" w:space="0" w:color="auto"/>
              <w:right w:val="single" w:sz="4" w:space="0" w:color="auto"/>
            </w:tcBorders>
            <w:noWrap/>
            <w:vAlign w:val="center"/>
            <w:hideMark/>
          </w:tcPr>
          <w:p w14:paraId="326CF99D" w14:textId="77777777" w:rsidR="00C85776" w:rsidRPr="00550B4E" w:rsidRDefault="00C85776" w:rsidP="00C85776">
            <w:pPr>
              <w:spacing w:after="0" w:line="240" w:lineRule="auto"/>
              <w:jc w:val="center"/>
              <w:rPr>
                <w:rFonts w:ascii="Calibri" w:eastAsia="Times New Roman" w:hAnsi="Calibri" w:cs="Calibri"/>
                <w:color w:val="000000"/>
              </w:rPr>
            </w:pPr>
            <w:r w:rsidRPr="00550B4E">
              <w:rPr>
                <w:rFonts w:ascii="Calibri" w:eastAsia="Times New Roman" w:hAnsi="Calibri" w:cs="Calibri"/>
                <w:color w:val="000000"/>
              </w:rPr>
              <w:t>ES Segment</w:t>
            </w:r>
          </w:p>
        </w:tc>
      </w:tr>
      <w:tr w:rsidR="00C85776" w:rsidRPr="00550B4E" w14:paraId="6C4A989E" w14:textId="77777777" w:rsidTr="00622B96">
        <w:trPr>
          <w:trHeight w:val="175"/>
        </w:trPr>
        <w:tc>
          <w:tcPr>
            <w:tcW w:w="2908" w:type="dxa"/>
            <w:tcBorders>
              <w:top w:val="nil"/>
              <w:left w:val="single" w:sz="4" w:space="0" w:color="auto"/>
              <w:bottom w:val="single" w:sz="4" w:space="0" w:color="auto"/>
              <w:right w:val="single" w:sz="4" w:space="0" w:color="auto"/>
            </w:tcBorders>
            <w:noWrap/>
            <w:vAlign w:val="center"/>
            <w:hideMark/>
          </w:tcPr>
          <w:p w14:paraId="2E82D5A3" w14:textId="77777777" w:rsidR="00C85776" w:rsidRPr="00550B4E" w:rsidRDefault="00C85776" w:rsidP="00C85776">
            <w:pPr>
              <w:spacing w:after="0" w:line="240" w:lineRule="auto"/>
              <w:jc w:val="center"/>
              <w:rPr>
                <w:rFonts w:ascii="Calibri" w:eastAsia="Times New Roman" w:hAnsi="Calibri" w:cs="Calibri"/>
                <w:color w:val="000000"/>
              </w:rPr>
            </w:pPr>
            <w:r w:rsidRPr="00550B4E">
              <w:rPr>
                <w:rFonts w:ascii="Calibri" w:eastAsia="Times New Roman" w:hAnsi="Calibri" w:cs="Calibri"/>
                <w:color w:val="000000"/>
              </w:rPr>
              <w:t>Adjusted Asset Group</w:t>
            </w:r>
          </w:p>
        </w:tc>
      </w:tr>
      <w:tr w:rsidR="00C85776" w:rsidRPr="00550B4E" w14:paraId="664DA063" w14:textId="77777777" w:rsidTr="00622B96">
        <w:trPr>
          <w:trHeight w:val="175"/>
        </w:trPr>
        <w:tc>
          <w:tcPr>
            <w:tcW w:w="2908" w:type="dxa"/>
            <w:tcBorders>
              <w:top w:val="nil"/>
              <w:left w:val="single" w:sz="4" w:space="0" w:color="auto"/>
              <w:bottom w:val="single" w:sz="4" w:space="0" w:color="auto"/>
              <w:right w:val="single" w:sz="4" w:space="0" w:color="auto"/>
            </w:tcBorders>
            <w:noWrap/>
            <w:vAlign w:val="center"/>
            <w:hideMark/>
          </w:tcPr>
          <w:p w14:paraId="04CDCD67" w14:textId="77777777" w:rsidR="00C85776" w:rsidRPr="00550B4E" w:rsidRDefault="00C85776" w:rsidP="00C85776">
            <w:pPr>
              <w:spacing w:after="0" w:line="240" w:lineRule="auto"/>
              <w:jc w:val="center"/>
              <w:rPr>
                <w:rFonts w:ascii="Calibri" w:eastAsia="Times New Roman" w:hAnsi="Calibri" w:cs="Calibri"/>
                <w:color w:val="000000"/>
              </w:rPr>
            </w:pPr>
            <w:r w:rsidRPr="00550B4E">
              <w:rPr>
                <w:rFonts w:ascii="Calibri" w:eastAsia="Times New Roman" w:hAnsi="Calibri" w:cs="Calibri"/>
                <w:color w:val="000000"/>
              </w:rPr>
              <w:t>as_of_period</w:t>
            </w:r>
          </w:p>
        </w:tc>
      </w:tr>
      <w:tr w:rsidR="00C85776" w:rsidRPr="00550B4E" w14:paraId="1637D61E" w14:textId="77777777" w:rsidTr="00622B96">
        <w:trPr>
          <w:trHeight w:val="175"/>
        </w:trPr>
        <w:tc>
          <w:tcPr>
            <w:tcW w:w="2908" w:type="dxa"/>
            <w:tcBorders>
              <w:top w:val="nil"/>
              <w:left w:val="single" w:sz="4" w:space="0" w:color="auto"/>
              <w:bottom w:val="single" w:sz="4" w:space="0" w:color="auto"/>
              <w:right w:val="single" w:sz="4" w:space="0" w:color="auto"/>
            </w:tcBorders>
            <w:noWrap/>
            <w:vAlign w:val="center"/>
            <w:hideMark/>
          </w:tcPr>
          <w:p w14:paraId="4B0EEA1A" w14:textId="77777777" w:rsidR="00C85776" w:rsidRPr="00550B4E" w:rsidRDefault="00C85776" w:rsidP="00C85776">
            <w:pPr>
              <w:spacing w:after="0" w:line="240" w:lineRule="auto"/>
              <w:jc w:val="center"/>
              <w:rPr>
                <w:rFonts w:ascii="Calibri" w:eastAsia="Times New Roman" w:hAnsi="Calibri" w:cs="Calibri"/>
                <w:color w:val="000000"/>
              </w:rPr>
            </w:pPr>
            <w:r w:rsidRPr="00550B4E">
              <w:rPr>
                <w:rFonts w:ascii="Calibri" w:eastAsia="Times New Roman" w:hAnsi="Calibri" w:cs="Calibri"/>
                <w:color w:val="000000"/>
              </w:rPr>
              <w:t>S</w:t>
            </w:r>
            <w:r>
              <w:rPr>
                <w:rFonts w:ascii="Calibri" w:eastAsia="Times New Roman" w:hAnsi="Calibri" w:cs="Calibri"/>
                <w:color w:val="000000"/>
              </w:rPr>
              <w:t>cenario</w:t>
            </w:r>
            <w:r w:rsidRPr="00550B4E">
              <w:rPr>
                <w:rFonts w:ascii="Calibri" w:eastAsia="Times New Roman" w:hAnsi="Calibri" w:cs="Calibri"/>
                <w:color w:val="000000"/>
              </w:rPr>
              <w:t>_id</w:t>
            </w:r>
          </w:p>
        </w:tc>
      </w:tr>
      <w:tr w:rsidR="00C85776" w:rsidRPr="00550B4E" w14:paraId="543C31CB" w14:textId="77777777" w:rsidTr="00622B96">
        <w:trPr>
          <w:trHeight w:val="175"/>
        </w:trPr>
        <w:tc>
          <w:tcPr>
            <w:tcW w:w="2908" w:type="dxa"/>
            <w:tcBorders>
              <w:top w:val="nil"/>
              <w:left w:val="single" w:sz="4" w:space="0" w:color="auto"/>
              <w:bottom w:val="single" w:sz="4" w:space="0" w:color="auto"/>
              <w:right w:val="single" w:sz="4" w:space="0" w:color="auto"/>
            </w:tcBorders>
            <w:noWrap/>
            <w:vAlign w:val="center"/>
            <w:hideMark/>
          </w:tcPr>
          <w:p w14:paraId="771DFB3C" w14:textId="77777777" w:rsidR="00C85776" w:rsidRPr="00550B4E" w:rsidRDefault="00C85776" w:rsidP="00C85776">
            <w:pPr>
              <w:spacing w:after="0" w:line="240" w:lineRule="auto"/>
              <w:jc w:val="center"/>
              <w:rPr>
                <w:rFonts w:ascii="Calibri" w:eastAsia="Times New Roman" w:hAnsi="Calibri" w:cs="Calibri"/>
                <w:color w:val="000000"/>
              </w:rPr>
            </w:pPr>
            <w:r w:rsidRPr="00550B4E">
              <w:rPr>
                <w:rFonts w:ascii="Calibri" w:eastAsia="Times New Roman" w:hAnsi="Calibri" w:cs="Calibri"/>
                <w:color w:val="000000"/>
              </w:rPr>
              <w:t>Initial Market Value</w:t>
            </w:r>
          </w:p>
        </w:tc>
      </w:tr>
      <w:tr w:rsidR="00C85776" w:rsidRPr="00550B4E" w14:paraId="0AEA3AC0" w14:textId="77777777" w:rsidTr="00622B96">
        <w:trPr>
          <w:trHeight w:val="175"/>
        </w:trPr>
        <w:tc>
          <w:tcPr>
            <w:tcW w:w="2908" w:type="dxa"/>
            <w:tcBorders>
              <w:top w:val="nil"/>
              <w:left w:val="single" w:sz="4" w:space="0" w:color="auto"/>
              <w:bottom w:val="single" w:sz="4" w:space="0" w:color="auto"/>
              <w:right w:val="single" w:sz="4" w:space="0" w:color="auto"/>
            </w:tcBorders>
            <w:noWrap/>
            <w:vAlign w:val="center"/>
            <w:hideMark/>
          </w:tcPr>
          <w:p w14:paraId="244F2279" w14:textId="77777777" w:rsidR="00C85776" w:rsidRPr="00550B4E" w:rsidRDefault="00C85776" w:rsidP="00C85776">
            <w:pPr>
              <w:spacing w:after="0" w:line="240" w:lineRule="auto"/>
              <w:jc w:val="center"/>
              <w:rPr>
                <w:rFonts w:ascii="Calibri" w:eastAsia="Times New Roman" w:hAnsi="Calibri" w:cs="Calibri"/>
                <w:color w:val="000000"/>
              </w:rPr>
            </w:pPr>
            <w:r w:rsidRPr="00550B4E">
              <w:rPr>
                <w:rFonts w:ascii="Calibri" w:eastAsia="Times New Roman" w:hAnsi="Calibri" w:cs="Calibri"/>
                <w:color w:val="000000"/>
              </w:rPr>
              <w:t>MV Change (no fx)</w:t>
            </w:r>
          </w:p>
        </w:tc>
      </w:tr>
      <w:tr w:rsidR="00C85776" w:rsidRPr="00550B4E" w14:paraId="67123384" w14:textId="77777777" w:rsidTr="00622B96">
        <w:trPr>
          <w:trHeight w:val="175"/>
        </w:trPr>
        <w:tc>
          <w:tcPr>
            <w:tcW w:w="2908" w:type="dxa"/>
            <w:tcBorders>
              <w:top w:val="nil"/>
              <w:left w:val="single" w:sz="4" w:space="0" w:color="auto"/>
              <w:bottom w:val="single" w:sz="4" w:space="0" w:color="auto"/>
              <w:right w:val="single" w:sz="4" w:space="0" w:color="auto"/>
            </w:tcBorders>
            <w:noWrap/>
            <w:vAlign w:val="center"/>
            <w:hideMark/>
          </w:tcPr>
          <w:p w14:paraId="56DC9377" w14:textId="77777777" w:rsidR="00C85776" w:rsidRPr="00550B4E" w:rsidRDefault="00C85776" w:rsidP="00C85776">
            <w:pPr>
              <w:spacing w:after="0" w:line="240" w:lineRule="auto"/>
              <w:jc w:val="center"/>
              <w:rPr>
                <w:rFonts w:ascii="Calibri" w:eastAsia="Times New Roman" w:hAnsi="Calibri" w:cs="Calibri"/>
                <w:color w:val="000000"/>
              </w:rPr>
            </w:pPr>
            <w:r w:rsidRPr="00550B4E">
              <w:rPr>
                <w:rFonts w:ascii="Calibri" w:eastAsia="Times New Roman" w:hAnsi="Calibri" w:cs="Calibri"/>
                <w:color w:val="000000"/>
              </w:rPr>
              <w:t>MV Change (with fx)</w:t>
            </w:r>
          </w:p>
        </w:tc>
      </w:tr>
      <w:tr w:rsidR="00807AFA" w:rsidRPr="00550B4E" w14:paraId="2CE39EB0" w14:textId="77777777" w:rsidTr="00622B96">
        <w:trPr>
          <w:trHeight w:val="175"/>
        </w:trPr>
        <w:tc>
          <w:tcPr>
            <w:tcW w:w="2908" w:type="dxa"/>
            <w:tcBorders>
              <w:top w:val="nil"/>
              <w:left w:val="single" w:sz="4" w:space="0" w:color="auto"/>
              <w:bottom w:val="single" w:sz="4" w:space="0" w:color="auto"/>
              <w:right w:val="single" w:sz="4" w:space="0" w:color="auto"/>
            </w:tcBorders>
            <w:shd w:val="clear" w:color="000000" w:fill="92D050"/>
            <w:noWrap/>
            <w:vAlign w:val="center"/>
          </w:tcPr>
          <w:p w14:paraId="057D243B" w14:textId="003321EE" w:rsidR="00807AFA" w:rsidRPr="00550B4E" w:rsidRDefault="00807AFA" w:rsidP="00C85776">
            <w:pPr>
              <w:spacing w:after="0" w:line="240" w:lineRule="auto"/>
              <w:jc w:val="center"/>
              <w:rPr>
                <w:rFonts w:ascii="Calibri" w:eastAsia="Times New Roman" w:hAnsi="Calibri" w:cs="Calibri"/>
                <w:color w:val="000000"/>
              </w:rPr>
            </w:pPr>
            <w:r>
              <w:rPr>
                <w:rFonts w:ascii="Calibri" w:eastAsia="Times New Roman" w:hAnsi="Calibri" w:cs="Calibri"/>
                <w:color w:val="000000"/>
              </w:rPr>
              <w:t>FX_impact</w:t>
            </w:r>
          </w:p>
        </w:tc>
      </w:tr>
      <w:tr w:rsidR="00C85776" w:rsidRPr="00550B4E" w14:paraId="38D9BA0A" w14:textId="77777777" w:rsidTr="00622B96">
        <w:trPr>
          <w:trHeight w:val="175"/>
        </w:trPr>
        <w:tc>
          <w:tcPr>
            <w:tcW w:w="2908" w:type="dxa"/>
            <w:tcBorders>
              <w:top w:val="nil"/>
              <w:left w:val="single" w:sz="4" w:space="0" w:color="auto"/>
              <w:bottom w:val="single" w:sz="4" w:space="0" w:color="auto"/>
              <w:right w:val="single" w:sz="4" w:space="0" w:color="auto"/>
            </w:tcBorders>
            <w:shd w:val="clear" w:color="000000" w:fill="92D050"/>
            <w:noWrap/>
            <w:vAlign w:val="center"/>
            <w:hideMark/>
          </w:tcPr>
          <w:p w14:paraId="404F2F63" w14:textId="77777777" w:rsidR="00C85776" w:rsidRPr="00550B4E" w:rsidRDefault="00C85776" w:rsidP="00C85776">
            <w:pPr>
              <w:spacing w:after="0" w:line="240" w:lineRule="auto"/>
              <w:jc w:val="center"/>
              <w:rPr>
                <w:rFonts w:ascii="Calibri" w:eastAsia="Times New Roman" w:hAnsi="Calibri" w:cs="Calibri"/>
                <w:color w:val="000000"/>
              </w:rPr>
            </w:pPr>
            <w:r w:rsidRPr="00550B4E">
              <w:rPr>
                <w:rFonts w:ascii="Calibri" w:eastAsia="Times New Roman" w:hAnsi="Calibri" w:cs="Calibri"/>
                <w:color w:val="000000"/>
              </w:rPr>
              <w:t>pct_mv_change_no_fx</w:t>
            </w:r>
          </w:p>
        </w:tc>
      </w:tr>
    </w:tbl>
    <w:p w14:paraId="51B338BA" w14:textId="430C57F0" w:rsidR="6B413592" w:rsidRPr="00795943" w:rsidRDefault="00795943" w:rsidP="00795943">
      <w:pPr>
        <w:spacing w:before="210" w:after="210" w:line="300" w:lineRule="auto"/>
        <w:rPr>
          <w:rFonts w:ascii="Calibri Light" w:eastAsia="Calibri Light" w:hAnsi="Calibri Light" w:cs="Calibri Light"/>
          <w:sz w:val="20"/>
          <w:szCs w:val="20"/>
        </w:rPr>
      </w:pPr>
      <w:r>
        <w:rPr>
          <w:noProof/>
        </w:rPr>
        <w:tab/>
      </w:r>
    </w:p>
    <w:p w14:paraId="7C732B3A" w14:textId="77777777" w:rsidR="00550B4E" w:rsidRDefault="00550B4E" w:rsidP="2EBDFC38">
      <w:pPr>
        <w:rPr>
          <w:rFonts w:ascii="Calibri Light" w:eastAsia="Calibri Light" w:hAnsi="Calibri Light" w:cs="Calibri Light"/>
          <w:b/>
          <w:bCs/>
          <w:sz w:val="20"/>
          <w:szCs w:val="20"/>
        </w:rPr>
      </w:pPr>
    </w:p>
    <w:p w14:paraId="78E98786" w14:textId="77777777" w:rsidR="00550B4E" w:rsidRDefault="00550B4E" w:rsidP="2EBDFC38">
      <w:pPr>
        <w:rPr>
          <w:rFonts w:ascii="Calibri Light" w:eastAsia="Calibri Light" w:hAnsi="Calibri Light" w:cs="Calibri Light"/>
          <w:b/>
          <w:bCs/>
          <w:sz w:val="20"/>
          <w:szCs w:val="20"/>
        </w:rPr>
      </w:pPr>
    </w:p>
    <w:p w14:paraId="59EFCE4C" w14:textId="77777777" w:rsidR="00550B4E" w:rsidRDefault="00550B4E" w:rsidP="2EBDFC38">
      <w:pPr>
        <w:rPr>
          <w:rFonts w:ascii="Calibri Light" w:eastAsia="Calibri Light" w:hAnsi="Calibri Light" w:cs="Calibri Light"/>
          <w:b/>
          <w:bCs/>
          <w:sz w:val="20"/>
          <w:szCs w:val="20"/>
        </w:rPr>
      </w:pPr>
    </w:p>
    <w:p w14:paraId="6AEADFD0" w14:textId="77777777" w:rsidR="00550B4E" w:rsidRDefault="00550B4E" w:rsidP="2EBDFC38">
      <w:pPr>
        <w:rPr>
          <w:rFonts w:ascii="Calibri Light" w:eastAsia="Calibri Light" w:hAnsi="Calibri Light" w:cs="Calibri Light"/>
          <w:b/>
          <w:bCs/>
          <w:sz w:val="20"/>
          <w:szCs w:val="20"/>
        </w:rPr>
      </w:pPr>
    </w:p>
    <w:p w14:paraId="409A80B1" w14:textId="77777777" w:rsidR="00622B96" w:rsidRDefault="00622B96" w:rsidP="2EBDFC38">
      <w:pPr>
        <w:rPr>
          <w:rFonts w:ascii="Calibri Light" w:eastAsia="Calibri Light" w:hAnsi="Calibri Light" w:cs="Calibri Light"/>
          <w:b/>
          <w:bCs/>
          <w:sz w:val="20"/>
          <w:szCs w:val="20"/>
        </w:rPr>
      </w:pPr>
    </w:p>
    <w:p w14:paraId="70232FC2" w14:textId="6FA5A43C"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Process Details</w:t>
      </w:r>
    </w:p>
    <w:p w14:paraId="4A8BC7ED" w14:textId="5C7C6C0D" w:rsidR="67B85D23" w:rsidRDefault="67B85D23" w:rsidP="2EBDFC38">
      <w:pPr>
        <w:pStyle w:val="ListParagraph"/>
        <w:numPr>
          <w:ilvl w:val="0"/>
          <w:numId w:val="13"/>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Join Step 3 output (portfolio segment master) with Step 4 output (stress test MV data).</w:t>
      </w:r>
    </w:p>
    <w:p w14:paraId="4207EDE8" w14:textId="7537A183" w:rsidR="67B85D23" w:rsidRDefault="67B85D23" w:rsidP="2EBDFC38">
      <w:pPr>
        <w:pStyle w:val="ListParagraph"/>
        <w:numPr>
          <w:ilvl w:val="0"/>
          <w:numId w:val="13"/>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Calculate:</w:t>
      </w:r>
    </w:p>
    <w:p w14:paraId="02B51B11" w14:textId="1C226328" w:rsidR="67B85D23" w:rsidRDefault="67B85D23" w:rsidP="2EBDFC38">
      <w:pPr>
        <w:pStyle w:val="ListParagraph"/>
        <w:numPr>
          <w:ilvl w:val="1"/>
          <w:numId w:val="13"/>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initial_market_value</w:t>
      </w:r>
      <w:r w:rsidR="00D00D64">
        <w:rPr>
          <w:rFonts w:ascii="Calibri Light" w:eastAsia="Calibri Light" w:hAnsi="Calibri Light" w:cs="Calibri Light"/>
          <w:sz w:val="20"/>
          <w:szCs w:val="20"/>
        </w:rPr>
        <w:t xml:space="preserve"> : Carried from B1_stress_P&amp;L</w:t>
      </w:r>
    </w:p>
    <w:p w14:paraId="62D65055" w14:textId="77777777" w:rsidR="00D00D64" w:rsidRDefault="67B85D23" w:rsidP="00D00D64">
      <w:pPr>
        <w:pStyle w:val="ListParagraph"/>
        <w:numPr>
          <w:ilvl w:val="1"/>
          <w:numId w:val="13"/>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mv_change_no_fx </w:t>
      </w:r>
    </w:p>
    <w:p w14:paraId="52055E05" w14:textId="77777777" w:rsidR="00D00D64" w:rsidRDefault="67B85D23" w:rsidP="00D00D64">
      <w:pPr>
        <w:pStyle w:val="ListParagraph"/>
        <w:numPr>
          <w:ilvl w:val="1"/>
          <w:numId w:val="13"/>
        </w:numPr>
        <w:spacing w:after="0" w:line="300" w:lineRule="auto"/>
        <w:rPr>
          <w:rFonts w:ascii="Calibri Light" w:eastAsia="Calibri Light" w:hAnsi="Calibri Light" w:cs="Calibri Light"/>
          <w:sz w:val="20"/>
          <w:szCs w:val="20"/>
        </w:rPr>
      </w:pPr>
      <w:r w:rsidRPr="00D00D64">
        <w:rPr>
          <w:rFonts w:ascii="Calibri Light" w:eastAsia="Calibri Light" w:hAnsi="Calibri Light" w:cs="Calibri Light"/>
          <w:sz w:val="20"/>
          <w:szCs w:val="20"/>
        </w:rPr>
        <w:t>mv_change_with_fx</w:t>
      </w:r>
    </w:p>
    <w:p w14:paraId="76FFBC82" w14:textId="0313DAF4" w:rsidR="00D00D64" w:rsidRPr="00D00D64" w:rsidRDefault="007B6FED" w:rsidP="00D00D64">
      <w:pPr>
        <w:pStyle w:val="ListParagraph"/>
        <w:numPr>
          <w:ilvl w:val="1"/>
          <w:numId w:val="13"/>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F</w:t>
      </w:r>
      <w:r w:rsidR="00807AFA">
        <w:rPr>
          <w:rFonts w:ascii="Calibri Light" w:eastAsia="Calibri Light" w:hAnsi="Calibri Light" w:cs="Calibri Light"/>
          <w:sz w:val="20"/>
          <w:szCs w:val="20"/>
        </w:rPr>
        <w:t>X</w:t>
      </w:r>
      <w:r>
        <w:rPr>
          <w:rFonts w:ascii="Calibri Light" w:eastAsia="Calibri Light" w:hAnsi="Calibri Light" w:cs="Calibri Light"/>
          <w:sz w:val="20"/>
          <w:szCs w:val="20"/>
        </w:rPr>
        <w:t xml:space="preserve">_impact: </w:t>
      </w:r>
      <w:r w:rsidRPr="00D00D64">
        <w:rPr>
          <w:rFonts w:ascii="Calibri Light" w:eastAsia="Calibri Light" w:hAnsi="Calibri Light" w:cs="Calibri Light"/>
          <w:sz w:val="20"/>
          <w:szCs w:val="20"/>
        </w:rPr>
        <w:t>mv_change_with_fx</w:t>
      </w:r>
      <w:r>
        <w:rPr>
          <w:rFonts w:ascii="Calibri Light" w:eastAsia="Calibri Light" w:hAnsi="Calibri Light" w:cs="Calibri Light"/>
          <w:sz w:val="20"/>
          <w:szCs w:val="20"/>
        </w:rPr>
        <w:t xml:space="preserve"> - </w:t>
      </w:r>
      <w:r w:rsidRPr="2EBDFC38">
        <w:rPr>
          <w:rFonts w:ascii="Calibri Light" w:eastAsia="Calibri Light" w:hAnsi="Calibri Light" w:cs="Calibri Light"/>
          <w:sz w:val="20"/>
          <w:szCs w:val="20"/>
        </w:rPr>
        <w:t>mv_change_no_fx</w:t>
      </w:r>
    </w:p>
    <w:p w14:paraId="677FD2D0" w14:textId="09F9EDFD" w:rsidR="67B85D23" w:rsidRPr="00D00D64" w:rsidRDefault="000D1CA3" w:rsidP="00D00D64">
      <w:pPr>
        <w:pStyle w:val="ListParagraph"/>
        <w:numPr>
          <w:ilvl w:val="1"/>
          <w:numId w:val="13"/>
        </w:numPr>
        <w:spacing w:after="0" w:line="300" w:lineRule="auto"/>
        <w:rPr>
          <w:rFonts w:ascii="Calibri Light" w:eastAsia="Calibri Light" w:hAnsi="Calibri Light" w:cs="Calibri Light"/>
          <w:sz w:val="20"/>
          <w:szCs w:val="20"/>
          <w:highlight w:val="yellow"/>
          <w:rPrChange w:id="455" w:author="Sangmeshwar Birajdar" w:date="2026-04-15T07:24:00Z" w16du:dateUtc="2026-04-15T11:24:00Z">
            <w:rPr>
              <w:rFonts w:ascii="Calibri Light" w:eastAsia="Calibri Light" w:hAnsi="Calibri Light" w:cs="Calibri Light"/>
              <w:sz w:val="20"/>
              <w:szCs w:val="20"/>
            </w:rPr>
          </w:rPrChange>
        </w:rPr>
      </w:pPr>
      <w:r w:rsidRPr="00D00D64">
        <w:rPr>
          <w:rFonts w:ascii="Calibri Light" w:eastAsia="Calibri Light" w:hAnsi="Calibri Light" w:cs="Calibri Light"/>
          <w:sz w:val="20"/>
          <w:szCs w:val="20"/>
          <w:highlight w:val="yellow"/>
          <w:rPrChange w:id="456" w:author="Sangmeshwar Birajdar" w:date="2026-04-15T07:24:00Z" w16du:dateUtc="2026-04-15T11:24:00Z">
            <w:rPr>
              <w:rFonts w:ascii="Calibri Light" w:eastAsia="Calibri Light" w:hAnsi="Calibri Light" w:cs="Calibri Light"/>
              <w:sz w:val="20"/>
              <w:szCs w:val="20"/>
            </w:rPr>
          </w:rPrChange>
        </w:rPr>
        <w:t>pct</w:t>
      </w:r>
      <w:r w:rsidR="00EF2AB4" w:rsidRPr="00D00D64">
        <w:rPr>
          <w:rFonts w:ascii="Calibri Light" w:eastAsia="Calibri Light" w:hAnsi="Calibri Light" w:cs="Calibri Light"/>
          <w:sz w:val="20"/>
          <w:szCs w:val="20"/>
          <w:highlight w:val="yellow"/>
          <w:rPrChange w:id="457" w:author="Sangmeshwar Birajdar" w:date="2026-04-15T07:24:00Z" w16du:dateUtc="2026-04-15T11:24:00Z">
            <w:rPr>
              <w:rFonts w:ascii="Calibri Light" w:eastAsia="Calibri Light" w:hAnsi="Calibri Light" w:cs="Calibri Light"/>
              <w:sz w:val="20"/>
              <w:szCs w:val="20"/>
            </w:rPr>
          </w:rPrChange>
        </w:rPr>
        <w:t>_mv_change_no_fx (at ES Segment level)</w:t>
      </w:r>
      <w:del w:id="458" w:author="Han Zhang" w:date="2026-04-02T10:52:00Z" w16du:dateUtc="2026-04-02T14:52:00Z">
        <w:r w:rsidR="67B85D23" w:rsidRPr="00D00D64" w:rsidDel="000D1CA3">
          <w:rPr>
            <w:rFonts w:ascii="Calibri Light" w:eastAsia="Calibri Light" w:hAnsi="Calibri Light" w:cs="Calibri Light"/>
            <w:sz w:val="20"/>
            <w:szCs w:val="20"/>
            <w:highlight w:val="yellow"/>
            <w:rPrChange w:id="459" w:author="Sangmeshwar Birajdar" w:date="2026-04-15T07:24:00Z" w16du:dateUtc="2026-04-15T11:24:00Z">
              <w:rPr>
                <w:rFonts w:ascii="Calibri Light" w:eastAsia="Calibri Light" w:hAnsi="Calibri Light" w:cs="Calibri Light"/>
                <w:sz w:val="20"/>
                <w:szCs w:val="20"/>
              </w:rPr>
            </w:rPrChange>
          </w:rPr>
          <w:delText xml:space="preserve"> </w:delText>
        </w:r>
      </w:del>
      <w:r w:rsidR="007B6FED">
        <w:rPr>
          <w:rFonts w:ascii="Calibri Light" w:eastAsia="Calibri Light" w:hAnsi="Calibri Light" w:cs="Calibri Light"/>
          <w:sz w:val="20"/>
          <w:szCs w:val="20"/>
          <w:highlight w:val="yellow"/>
        </w:rPr>
        <w:t xml:space="preserve"> : </w:t>
      </w:r>
      <w:r w:rsidR="007B6FED">
        <w:rPr>
          <w:rFonts w:ascii="Calibri Light" w:eastAsia="Calibri Light" w:hAnsi="Calibri Light" w:cs="Calibri Light"/>
          <w:sz w:val="20"/>
          <w:szCs w:val="20"/>
        </w:rPr>
        <w:t xml:space="preserve"> </w:t>
      </w:r>
      <w:r w:rsidR="007B6FED" w:rsidRPr="2EBDFC38">
        <w:rPr>
          <w:rFonts w:ascii="Calibri Light" w:eastAsia="Calibri Light" w:hAnsi="Calibri Light" w:cs="Calibri Light"/>
          <w:sz w:val="20"/>
          <w:szCs w:val="20"/>
        </w:rPr>
        <w:t>mv_change_no_fx</w:t>
      </w:r>
      <w:r w:rsidR="007B6FED">
        <w:rPr>
          <w:rFonts w:ascii="Calibri Light" w:eastAsia="Calibri Light" w:hAnsi="Calibri Light" w:cs="Calibri Light"/>
          <w:sz w:val="20"/>
          <w:szCs w:val="20"/>
        </w:rPr>
        <w:t xml:space="preserve"> /</w:t>
      </w:r>
      <w:r w:rsidR="007B6FED" w:rsidRPr="007B6FED">
        <w:rPr>
          <w:rFonts w:ascii="Calibri Light" w:eastAsia="Calibri Light" w:hAnsi="Calibri Light" w:cs="Calibri Light"/>
          <w:sz w:val="20"/>
          <w:szCs w:val="20"/>
        </w:rPr>
        <w:t xml:space="preserve"> </w:t>
      </w:r>
      <w:r w:rsidR="007B6FED" w:rsidRPr="2EBDFC38">
        <w:rPr>
          <w:rFonts w:ascii="Calibri Light" w:eastAsia="Calibri Light" w:hAnsi="Calibri Light" w:cs="Calibri Light"/>
          <w:sz w:val="20"/>
          <w:szCs w:val="20"/>
        </w:rPr>
        <w:t>initial_market_value</w:t>
      </w:r>
      <w:r w:rsidR="007B6FED">
        <w:rPr>
          <w:rFonts w:ascii="Calibri Light" w:eastAsia="Calibri Light" w:hAnsi="Calibri Light" w:cs="Calibri Light"/>
          <w:sz w:val="20"/>
          <w:szCs w:val="20"/>
        </w:rPr>
        <w:t xml:space="preserve"> </w:t>
      </w:r>
    </w:p>
    <w:p w14:paraId="0CE7B8F9" w14:textId="70AE6E8D" w:rsidR="67B85D23" w:rsidRDefault="67B85D23" w:rsidP="2EBDFC38">
      <w:pPr>
        <w:pStyle w:val="ListParagraph"/>
        <w:numPr>
          <w:ilvl w:val="0"/>
          <w:numId w:val="13"/>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Perform transformations at:</w:t>
      </w:r>
    </w:p>
    <w:p w14:paraId="54279C6D" w14:textId="26243802" w:rsidR="67B85D23" w:rsidRDefault="67B85D23" w:rsidP="2EBDFC38">
      <w:pPr>
        <w:pStyle w:val="ListParagraph"/>
        <w:numPr>
          <w:ilvl w:val="1"/>
          <w:numId w:val="13"/>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Portfolio Level</w:t>
      </w:r>
    </w:p>
    <w:p w14:paraId="5B8AA1A2" w14:textId="63A2C63F" w:rsidR="67B85D23" w:rsidRDefault="67B85D23" w:rsidP="2EBDFC38">
      <w:pPr>
        <w:pStyle w:val="ListParagraph"/>
        <w:numPr>
          <w:ilvl w:val="1"/>
          <w:numId w:val="13"/>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Adjusted Asset Group Level</w:t>
      </w:r>
    </w:p>
    <w:p w14:paraId="00B45399" w14:textId="2784C0E8" w:rsidR="67B85D23" w:rsidRDefault="67B85D23" w:rsidP="2EBDFC38">
      <w:pPr>
        <w:pStyle w:val="ListParagraph"/>
        <w:numPr>
          <w:ilvl w:val="1"/>
          <w:numId w:val="13"/>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Scenario Level</w:t>
      </w:r>
    </w:p>
    <w:p w14:paraId="47BA516A" w14:textId="24ED2722" w:rsidR="67B85D23" w:rsidRDefault="67B85D23" w:rsidP="2EBDFC38">
      <w:pPr>
        <w:pStyle w:val="ListParagraph"/>
        <w:numPr>
          <w:ilvl w:val="0"/>
          <w:numId w:val="13"/>
        </w:num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Validate:</w:t>
      </w:r>
    </w:p>
    <w:p w14:paraId="3F66262E" w14:textId="50799650" w:rsidR="67B85D23" w:rsidRDefault="67B85D23" w:rsidP="2EBDFC38">
      <w:pPr>
        <w:pStyle w:val="ListParagraph"/>
        <w:numPr>
          <w:ilvl w:val="1"/>
          <w:numId w:val="13"/>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FX-consistent values</w:t>
      </w:r>
      <w:r w:rsidR="00071906">
        <w:rPr>
          <w:rFonts w:ascii="Calibri Light" w:eastAsia="Calibri Light" w:hAnsi="Calibri Light" w:cs="Calibri Light"/>
          <w:sz w:val="20"/>
          <w:szCs w:val="20"/>
        </w:rPr>
        <w:t xml:space="preserve"> </w:t>
      </w:r>
    </w:p>
    <w:p w14:paraId="75F2FB79" w14:textId="311101B8" w:rsidR="67B85D23" w:rsidRDefault="67B85D23" w:rsidP="2EBDFC38">
      <w:pPr>
        <w:pStyle w:val="ListParagraph"/>
        <w:numPr>
          <w:ilvl w:val="1"/>
          <w:numId w:val="13"/>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Missing MV scenarios</w:t>
      </w:r>
    </w:p>
    <w:p w14:paraId="2ACDF8DE" w14:textId="21263014" w:rsidR="67B85D23" w:rsidRDefault="67B85D23" w:rsidP="2EBDFC38">
      <w:pPr>
        <w:pStyle w:val="ListParagraph"/>
        <w:numPr>
          <w:ilvl w:val="1"/>
          <w:numId w:val="13"/>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Portfolio coverage across scenarios</w:t>
      </w:r>
    </w:p>
    <w:p w14:paraId="731A9058" w14:textId="7C4D604A" w:rsidR="2EBDFC38" w:rsidRDefault="2EBDFC38" w:rsidP="2EBDFC38">
      <w:pPr>
        <w:spacing w:after="0" w:line="300" w:lineRule="auto"/>
        <w:rPr>
          <w:rFonts w:ascii="Calibri Light" w:eastAsia="Calibri Light" w:hAnsi="Calibri Light" w:cs="Calibri Light"/>
          <w:sz w:val="20"/>
          <w:szCs w:val="20"/>
        </w:rPr>
      </w:pPr>
    </w:p>
    <w:p w14:paraId="70ACD150" w14:textId="35926384"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Output of Step 5</w:t>
      </w:r>
    </w:p>
    <w:p w14:paraId="4CE3438C" w14:textId="63AB6373" w:rsidR="136D3D5B" w:rsidRDefault="00622B96" w:rsidP="2EBDFC38">
      <w:pPr>
        <w:pStyle w:val="ListParagraph"/>
        <w:numPr>
          <w:ilvl w:val="0"/>
          <w:numId w:val="12"/>
        </w:numPr>
        <w:spacing w:after="0" w:line="300" w:lineRule="auto"/>
        <w:rPr>
          <w:rFonts w:ascii="Calibri Light" w:eastAsia="Calibri Light" w:hAnsi="Calibri Light" w:cs="Calibri Light"/>
          <w:sz w:val="20"/>
          <w:szCs w:val="20"/>
        </w:rPr>
      </w:pPr>
      <w:r w:rsidRPr="00622B96">
        <w:rPr>
          <w:rFonts w:ascii="Calibri Light" w:eastAsia="Calibri Light" w:hAnsi="Calibri Light" w:cs="Calibri Light"/>
          <w:sz w:val="20"/>
          <w:szCs w:val="20"/>
        </w:rPr>
        <w:t>Asset_impact_portfolio_level</w:t>
      </w:r>
      <w:r w:rsidR="4F41BD0C" w:rsidRPr="2EBDFC38">
        <w:rPr>
          <w:rFonts w:ascii="Calibri Light" w:eastAsia="Calibri Light" w:hAnsi="Calibri Light" w:cs="Calibri Light"/>
          <w:sz w:val="20"/>
          <w:szCs w:val="20"/>
        </w:rPr>
        <w:t xml:space="preserve"> in curation layer</w:t>
      </w:r>
    </w:p>
    <w:p w14:paraId="485FE387" w14:textId="1E319A3D" w:rsidR="00500B17" w:rsidRDefault="00500B17" w:rsidP="2EBDFC38">
      <w:pPr>
        <w:pStyle w:val="ListParagraph"/>
        <w:numPr>
          <w:ilvl w:val="0"/>
          <w:numId w:val="12"/>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Perfo</w:t>
      </w:r>
      <w:r w:rsidR="00CE6324">
        <w:rPr>
          <w:rFonts w:ascii="Calibri Light" w:eastAsia="Calibri Light" w:hAnsi="Calibri Light" w:cs="Calibri Light"/>
          <w:sz w:val="20"/>
          <w:szCs w:val="20"/>
        </w:rPr>
        <w:t>r</w:t>
      </w:r>
      <w:r>
        <w:rPr>
          <w:rFonts w:ascii="Calibri Light" w:eastAsia="Calibri Light" w:hAnsi="Calibri Light" w:cs="Calibri Light"/>
          <w:sz w:val="20"/>
          <w:szCs w:val="20"/>
        </w:rPr>
        <w:t xml:space="preserve">med at the </w:t>
      </w:r>
      <w:r w:rsidR="00622B96">
        <w:rPr>
          <w:rFonts w:ascii="Calibri Light" w:eastAsia="Calibri Light" w:hAnsi="Calibri Light" w:cs="Calibri Light"/>
          <w:sz w:val="20"/>
          <w:szCs w:val="20"/>
        </w:rPr>
        <w:t>Portfolio Level, ES</w:t>
      </w:r>
      <w:r>
        <w:rPr>
          <w:rFonts w:ascii="Calibri Light" w:eastAsia="Calibri Light" w:hAnsi="Calibri Light" w:cs="Calibri Light"/>
          <w:sz w:val="20"/>
          <w:szCs w:val="20"/>
        </w:rPr>
        <w:t xml:space="preserve"> Segment and Adjusted Asset Group level</w:t>
      </w:r>
    </w:p>
    <w:p w14:paraId="6A595549" w14:textId="4B339730" w:rsidR="67B85D23" w:rsidRDefault="67B85D23" w:rsidP="2EBDFC38">
      <w:pPr>
        <w:pStyle w:val="ListParagraph"/>
        <w:numPr>
          <w:ilvl w:val="0"/>
          <w:numId w:val="12"/>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Includes MV change (with/without FX)</w:t>
      </w:r>
      <w:r w:rsidR="00EF2AB4" w:rsidRPr="00C52338">
        <w:rPr>
          <w:rFonts w:ascii="Calibri Light" w:eastAsia="Calibri Light" w:hAnsi="Calibri Light" w:cs="Calibri Light"/>
          <w:sz w:val="20"/>
          <w:szCs w:val="20"/>
          <w:highlight w:val="yellow"/>
          <w:rPrChange w:id="460" w:author="Sangmeshwar Birajdar" w:date="2026-04-15T07:25:00Z" w16du:dateUtc="2026-04-15T11:25:00Z">
            <w:rPr>
              <w:rFonts w:ascii="Calibri Light" w:eastAsia="Calibri Light" w:hAnsi="Calibri Light" w:cs="Calibri Light"/>
              <w:sz w:val="20"/>
              <w:szCs w:val="20"/>
            </w:rPr>
          </w:rPrChange>
        </w:rPr>
        <w:t>,</w:t>
      </w:r>
      <w:r w:rsidR="00D463C3">
        <w:rPr>
          <w:rFonts w:ascii="Calibri Light" w:eastAsia="Calibri Light" w:hAnsi="Calibri Light" w:cs="Calibri Light"/>
          <w:sz w:val="20"/>
          <w:szCs w:val="20"/>
          <w:highlight w:val="yellow"/>
        </w:rPr>
        <w:t xml:space="preserve"> FX Impact,</w:t>
      </w:r>
      <w:r w:rsidR="00EF2AB4" w:rsidRPr="00C52338">
        <w:rPr>
          <w:rFonts w:ascii="Calibri Light" w:eastAsia="Calibri Light" w:hAnsi="Calibri Light" w:cs="Calibri Light"/>
          <w:sz w:val="20"/>
          <w:szCs w:val="20"/>
          <w:highlight w:val="yellow"/>
          <w:rPrChange w:id="461" w:author="Sangmeshwar Birajdar" w:date="2026-04-15T07:25:00Z" w16du:dateUtc="2026-04-15T11:25:00Z">
            <w:rPr>
              <w:rFonts w:ascii="Calibri Light" w:eastAsia="Calibri Light" w:hAnsi="Calibri Light" w:cs="Calibri Light"/>
              <w:sz w:val="20"/>
              <w:szCs w:val="20"/>
            </w:rPr>
          </w:rPrChange>
        </w:rPr>
        <w:t xml:space="preserve"> and percentage MV change without FX</w:t>
      </w:r>
    </w:p>
    <w:p w14:paraId="31BA429A" w14:textId="54A4753D" w:rsidR="6FFA7068" w:rsidRDefault="6FFA7068"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Data Requirements:</w:t>
      </w:r>
    </w:p>
    <w:p w14:paraId="58A7F207" w14:textId="74F619A3" w:rsidR="6FFA7068" w:rsidRDefault="6FFA7068" w:rsidP="2EBDFC38">
      <w:pPr>
        <w:ind w:firstLine="720"/>
        <w:rPr>
          <w:rFonts w:ascii="Calibri Light" w:eastAsia="Calibri Light" w:hAnsi="Calibri Light" w:cs="Calibri Light"/>
          <w:sz w:val="20"/>
          <w:szCs w:val="20"/>
        </w:rPr>
      </w:pPr>
      <w:r w:rsidRPr="2EBDFC38">
        <w:rPr>
          <w:rFonts w:ascii="Calibri Light" w:eastAsia="Calibri Light" w:hAnsi="Calibri Light" w:cs="Calibri Light"/>
          <w:b/>
          <w:bCs/>
          <w:sz w:val="20"/>
          <w:szCs w:val="20"/>
        </w:rPr>
        <w:t xml:space="preserve">STM:  </w:t>
      </w:r>
      <w:hyperlink r:id="rId22">
        <w:r w:rsidRPr="2EBDFC38">
          <w:rPr>
            <w:rStyle w:val="Hyperlink"/>
            <w:rFonts w:ascii="Calibri Light" w:eastAsia="Calibri Light" w:hAnsi="Calibri Light" w:cs="Calibri Light"/>
            <w:sz w:val="20"/>
            <w:szCs w:val="20"/>
          </w:rPr>
          <w:t>BarraOne_Asset_Impact_STM.xlsx</w:t>
        </w:r>
      </w:hyperlink>
      <w:r w:rsidRPr="2EBDFC38">
        <w:rPr>
          <w:rFonts w:ascii="Calibri Light" w:eastAsia="Calibri Light" w:hAnsi="Calibri Light" w:cs="Calibri Light"/>
          <w:sz w:val="20"/>
          <w:szCs w:val="20"/>
        </w:rPr>
        <w:t xml:space="preserve"> -</w:t>
      </w:r>
      <w:r w:rsidRPr="2EBDFC38">
        <w:rPr>
          <w:rFonts w:ascii="Calibri Light" w:eastAsia="Calibri Light" w:hAnsi="Calibri Light" w:cs="Calibri Light"/>
          <w:sz w:val="20"/>
          <w:szCs w:val="20"/>
          <w:highlight w:val="yellow"/>
        </w:rPr>
        <w:t>WIP</w:t>
      </w:r>
      <w:r w:rsidR="005C24D7">
        <w:rPr>
          <w:rFonts w:ascii="Calibri Light" w:eastAsia="Calibri Light" w:hAnsi="Calibri Light" w:cs="Calibri Light"/>
          <w:sz w:val="20"/>
          <w:szCs w:val="20"/>
        </w:rPr>
        <w:t xml:space="preserve"> (</w:t>
      </w:r>
      <w:r w:rsidR="00AE440B" w:rsidRPr="00AE440B">
        <w:rPr>
          <w:rFonts w:ascii="Calibri Light" w:eastAsia="Calibri Light" w:hAnsi="Calibri Light" w:cs="Calibri Light"/>
          <w:sz w:val="20"/>
          <w:szCs w:val="20"/>
        </w:rPr>
        <w:t>STM_ Asset_impact_portfolio_lev</w:t>
      </w:r>
      <w:r w:rsidR="005C24D7">
        <w:rPr>
          <w:rFonts w:ascii="Calibri Light" w:eastAsia="Calibri Light" w:hAnsi="Calibri Light" w:cs="Calibri Light"/>
          <w:sz w:val="20"/>
          <w:szCs w:val="20"/>
        </w:rPr>
        <w:t>)</w:t>
      </w:r>
    </w:p>
    <w:p w14:paraId="1018745C" w14:textId="7ECF1A49" w:rsidR="2EBDFC38" w:rsidRDefault="2EBDFC38" w:rsidP="2EBDFC38">
      <w:pPr>
        <w:spacing w:after="0" w:line="300" w:lineRule="auto"/>
        <w:rPr>
          <w:rFonts w:ascii="Calibri Light" w:eastAsia="Calibri Light" w:hAnsi="Calibri Light" w:cs="Calibri Light"/>
          <w:sz w:val="20"/>
          <w:szCs w:val="20"/>
        </w:rPr>
      </w:pPr>
    </w:p>
    <w:p w14:paraId="3B5C255B" w14:textId="452A452B" w:rsidR="2EBDFC38" w:rsidRDefault="2EBDFC38" w:rsidP="2EBDFC38">
      <w:pPr>
        <w:spacing w:after="0" w:line="300" w:lineRule="auto"/>
        <w:rPr>
          <w:rFonts w:ascii="Calibri Light" w:eastAsia="Calibri Light" w:hAnsi="Calibri Light" w:cs="Calibri Light"/>
          <w:sz w:val="20"/>
          <w:szCs w:val="20"/>
        </w:rPr>
      </w:pPr>
    </w:p>
    <w:p w14:paraId="433202EA" w14:textId="36127F32" w:rsidR="67B85D23" w:rsidRDefault="67B85D23" w:rsidP="2EBDFC38">
      <w:pPr>
        <w:pStyle w:val="Heading4"/>
        <w:rPr>
          <w:rFonts w:ascii="Calibri Light" w:eastAsia="Calibri Light" w:hAnsi="Calibri Light" w:cs="Calibri Light"/>
          <w:b/>
          <w:bCs/>
          <w:i w:val="0"/>
          <w:iCs w:val="0"/>
          <w:color w:val="auto"/>
          <w:sz w:val="20"/>
          <w:szCs w:val="20"/>
        </w:rPr>
      </w:pPr>
      <w:r w:rsidRPr="2EBDFC38">
        <w:rPr>
          <w:rFonts w:ascii="Calibri Light" w:eastAsia="Calibri Light" w:hAnsi="Calibri Light" w:cs="Calibri Light"/>
          <w:b/>
          <w:bCs/>
          <w:i w:val="0"/>
          <w:iCs w:val="0"/>
          <w:color w:val="auto"/>
          <w:sz w:val="20"/>
          <w:szCs w:val="20"/>
        </w:rPr>
        <w:lastRenderedPageBreak/>
        <w:t xml:space="preserve">Step 6 – </w:t>
      </w:r>
      <w:r w:rsidR="454F1D56" w:rsidRPr="2EBDFC38">
        <w:rPr>
          <w:rFonts w:ascii="Calibri Light" w:eastAsia="Calibri Light" w:hAnsi="Calibri Light" w:cs="Calibri Light"/>
          <w:b/>
          <w:bCs/>
          <w:i w:val="0"/>
          <w:iCs w:val="0"/>
          <w:color w:val="auto"/>
          <w:sz w:val="20"/>
          <w:szCs w:val="20"/>
        </w:rPr>
        <w:t>Bi Product of BarraOne Asset Impact</w:t>
      </w:r>
    </w:p>
    <w:p w14:paraId="5745A839" w14:textId="6183EED2"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Purpose</w:t>
      </w:r>
    </w:p>
    <w:p w14:paraId="1E0728AE" w14:textId="1BAE945D" w:rsidR="67B85D23" w:rsidRDefault="67B85D23" w:rsidP="2EBDFC38">
      <w:pPr>
        <w:spacing w:before="210" w:after="21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To </w:t>
      </w:r>
      <w:r w:rsidR="5290D1C9" w:rsidRPr="2EBDFC38">
        <w:rPr>
          <w:rFonts w:ascii="Calibri Light" w:eastAsia="Calibri Light" w:hAnsi="Calibri Light" w:cs="Calibri Light"/>
          <w:sz w:val="20"/>
          <w:szCs w:val="20"/>
        </w:rPr>
        <w:t xml:space="preserve">use it for the Liability </w:t>
      </w:r>
      <w:r w:rsidR="30E3E692" w:rsidRPr="2EBDFC38">
        <w:rPr>
          <w:rFonts w:ascii="Calibri Light" w:eastAsia="Calibri Light" w:hAnsi="Calibri Light" w:cs="Calibri Light"/>
          <w:sz w:val="20"/>
          <w:szCs w:val="20"/>
        </w:rPr>
        <w:t>impact calculation and the result of net impact.</w:t>
      </w:r>
    </w:p>
    <w:tbl>
      <w:tblPr>
        <w:tblpPr w:leftFromText="180" w:rightFromText="180" w:vertAnchor="page" w:horzAnchor="margin" w:tblpXSpec="center" w:tblpY="3400"/>
        <w:tblW w:w="2693" w:type="dxa"/>
        <w:tblLook w:val="04A0" w:firstRow="1" w:lastRow="0" w:firstColumn="1" w:lastColumn="0" w:noHBand="0" w:noVBand="1"/>
      </w:tblPr>
      <w:tblGrid>
        <w:gridCol w:w="2249"/>
        <w:gridCol w:w="222"/>
        <w:gridCol w:w="222"/>
      </w:tblGrid>
      <w:tr w:rsidR="00B61D89" w:rsidRPr="003A5B57" w14:paraId="5D6E7344" w14:textId="77777777" w:rsidTr="6A36AB53">
        <w:trPr>
          <w:trHeight w:val="253"/>
        </w:trPr>
        <w:tc>
          <w:tcPr>
            <w:tcW w:w="2249" w:type="dxa"/>
            <w:tcBorders>
              <w:top w:val="single" w:sz="4" w:space="0" w:color="auto"/>
              <w:left w:val="single" w:sz="4" w:space="0" w:color="auto"/>
              <w:bottom w:val="single" w:sz="4" w:space="0" w:color="auto"/>
              <w:right w:val="single" w:sz="4" w:space="0" w:color="auto"/>
            </w:tcBorders>
            <w:shd w:val="clear" w:color="auto" w:fill="8DB4E2"/>
            <w:noWrap/>
            <w:vAlign w:val="center"/>
            <w:hideMark/>
          </w:tcPr>
          <w:p w14:paraId="57D0E290" w14:textId="5B33DF84" w:rsidR="00B61D89" w:rsidRPr="003A5B57" w:rsidRDefault="00622B96" w:rsidP="00622B9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B1_Asset_Impact</w:t>
            </w:r>
          </w:p>
        </w:tc>
        <w:tc>
          <w:tcPr>
            <w:tcW w:w="222" w:type="dxa"/>
            <w:tcBorders>
              <w:top w:val="nil"/>
              <w:left w:val="nil"/>
              <w:bottom w:val="nil"/>
              <w:right w:val="nil"/>
            </w:tcBorders>
            <w:noWrap/>
            <w:vAlign w:val="bottom"/>
            <w:hideMark/>
          </w:tcPr>
          <w:p w14:paraId="039092CC" w14:textId="77777777" w:rsidR="00B61D89" w:rsidRPr="003A5B57" w:rsidRDefault="00B61D89" w:rsidP="00622B96">
            <w:pPr>
              <w:spacing w:after="0" w:line="240" w:lineRule="auto"/>
              <w:jc w:val="center"/>
              <w:rPr>
                <w:rFonts w:ascii="Calibri" w:eastAsia="Times New Roman" w:hAnsi="Calibri" w:cs="Calibri"/>
                <w:b/>
                <w:bCs/>
                <w:color w:val="000000"/>
              </w:rPr>
            </w:pPr>
          </w:p>
        </w:tc>
        <w:tc>
          <w:tcPr>
            <w:tcW w:w="222" w:type="dxa"/>
            <w:tcBorders>
              <w:top w:val="nil"/>
              <w:left w:val="nil"/>
              <w:bottom w:val="nil"/>
              <w:right w:val="nil"/>
            </w:tcBorders>
            <w:noWrap/>
            <w:vAlign w:val="bottom"/>
            <w:hideMark/>
          </w:tcPr>
          <w:p w14:paraId="5C5C567A"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r w:rsidR="00B61D89" w:rsidRPr="003A5B57" w14:paraId="5BF7D643" w14:textId="77777777" w:rsidTr="6A36AB53">
        <w:trPr>
          <w:trHeight w:val="253"/>
        </w:trPr>
        <w:tc>
          <w:tcPr>
            <w:tcW w:w="2249" w:type="dxa"/>
            <w:tcBorders>
              <w:top w:val="nil"/>
              <w:left w:val="single" w:sz="4" w:space="0" w:color="auto"/>
              <w:bottom w:val="single" w:sz="4" w:space="0" w:color="auto"/>
              <w:right w:val="single" w:sz="4" w:space="0" w:color="auto"/>
            </w:tcBorders>
            <w:noWrap/>
            <w:vAlign w:val="center"/>
            <w:hideMark/>
          </w:tcPr>
          <w:p w14:paraId="7148D596" w14:textId="77777777" w:rsidR="00B61D89" w:rsidRPr="003A5B57" w:rsidRDefault="00B61D89" w:rsidP="00622B96">
            <w:pPr>
              <w:spacing w:after="0" w:line="240" w:lineRule="auto"/>
              <w:jc w:val="center"/>
              <w:rPr>
                <w:rFonts w:ascii="Calibri" w:eastAsia="Times New Roman" w:hAnsi="Calibri" w:cs="Calibri"/>
                <w:color w:val="000000"/>
              </w:rPr>
            </w:pPr>
            <w:r w:rsidRPr="003A5B57">
              <w:rPr>
                <w:rFonts w:ascii="Calibri" w:eastAsia="Times New Roman" w:hAnsi="Calibri" w:cs="Calibri"/>
                <w:color w:val="000000"/>
              </w:rPr>
              <w:t>ES Segment</w:t>
            </w:r>
          </w:p>
        </w:tc>
        <w:tc>
          <w:tcPr>
            <w:tcW w:w="222" w:type="dxa"/>
            <w:tcBorders>
              <w:top w:val="nil"/>
              <w:left w:val="nil"/>
              <w:bottom w:val="nil"/>
              <w:right w:val="nil"/>
            </w:tcBorders>
            <w:noWrap/>
            <w:vAlign w:val="bottom"/>
            <w:hideMark/>
          </w:tcPr>
          <w:p w14:paraId="1236CC30" w14:textId="77777777" w:rsidR="00B61D89" w:rsidRPr="003A5B57" w:rsidRDefault="00B61D89" w:rsidP="00622B96">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hideMark/>
          </w:tcPr>
          <w:p w14:paraId="5B44081B"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r w:rsidR="00B61D89" w:rsidRPr="003A5B57" w14:paraId="7B61BCA7" w14:textId="77777777" w:rsidTr="6A36AB53">
        <w:trPr>
          <w:trHeight w:val="253"/>
        </w:trPr>
        <w:tc>
          <w:tcPr>
            <w:tcW w:w="2249" w:type="dxa"/>
            <w:tcBorders>
              <w:top w:val="nil"/>
              <w:left w:val="single" w:sz="4" w:space="0" w:color="auto"/>
              <w:bottom w:val="single" w:sz="4" w:space="0" w:color="auto"/>
              <w:right w:val="single" w:sz="4" w:space="0" w:color="auto"/>
            </w:tcBorders>
            <w:noWrap/>
            <w:vAlign w:val="center"/>
            <w:hideMark/>
          </w:tcPr>
          <w:p w14:paraId="4DE3BC1B" w14:textId="77777777" w:rsidR="00B61D89" w:rsidRPr="003A5B57" w:rsidRDefault="00B61D89" w:rsidP="00622B96">
            <w:pPr>
              <w:spacing w:after="0" w:line="240" w:lineRule="auto"/>
              <w:jc w:val="center"/>
              <w:rPr>
                <w:rFonts w:ascii="Calibri" w:eastAsia="Times New Roman" w:hAnsi="Calibri" w:cs="Calibri"/>
                <w:color w:val="000000"/>
              </w:rPr>
            </w:pPr>
            <w:r w:rsidRPr="003A5B57">
              <w:rPr>
                <w:rFonts w:ascii="Calibri" w:eastAsia="Times New Roman" w:hAnsi="Calibri" w:cs="Calibri"/>
                <w:color w:val="000000"/>
              </w:rPr>
              <w:t>Adjusted Asset Group</w:t>
            </w:r>
          </w:p>
        </w:tc>
        <w:tc>
          <w:tcPr>
            <w:tcW w:w="222" w:type="dxa"/>
            <w:tcBorders>
              <w:top w:val="nil"/>
              <w:left w:val="nil"/>
              <w:bottom w:val="nil"/>
              <w:right w:val="nil"/>
            </w:tcBorders>
            <w:noWrap/>
            <w:vAlign w:val="bottom"/>
            <w:hideMark/>
          </w:tcPr>
          <w:p w14:paraId="34B423A3" w14:textId="77777777" w:rsidR="00B61D89" w:rsidRPr="003A5B57" w:rsidRDefault="00B61D89" w:rsidP="00622B96">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hideMark/>
          </w:tcPr>
          <w:p w14:paraId="7DC7F728"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r w:rsidR="00B61D89" w:rsidRPr="003A5B57" w14:paraId="59BA4EBD" w14:textId="77777777" w:rsidTr="6A36AB53">
        <w:trPr>
          <w:trHeight w:val="253"/>
        </w:trPr>
        <w:tc>
          <w:tcPr>
            <w:tcW w:w="2249" w:type="dxa"/>
            <w:tcBorders>
              <w:top w:val="nil"/>
              <w:left w:val="single" w:sz="4" w:space="0" w:color="auto"/>
              <w:bottom w:val="single" w:sz="4" w:space="0" w:color="auto"/>
              <w:right w:val="single" w:sz="4" w:space="0" w:color="auto"/>
            </w:tcBorders>
            <w:noWrap/>
            <w:vAlign w:val="center"/>
            <w:hideMark/>
          </w:tcPr>
          <w:p w14:paraId="6F8F4E13" w14:textId="77777777" w:rsidR="00B61D89" w:rsidRPr="003A5B57" w:rsidRDefault="00B61D89" w:rsidP="00622B96">
            <w:pPr>
              <w:spacing w:after="0" w:line="240" w:lineRule="auto"/>
              <w:jc w:val="center"/>
              <w:rPr>
                <w:rFonts w:ascii="Calibri" w:eastAsia="Times New Roman" w:hAnsi="Calibri" w:cs="Calibri"/>
                <w:color w:val="000000"/>
              </w:rPr>
            </w:pPr>
            <w:r w:rsidRPr="003A5B57">
              <w:rPr>
                <w:rFonts w:ascii="Calibri" w:eastAsia="Times New Roman" w:hAnsi="Calibri" w:cs="Calibri"/>
                <w:color w:val="000000"/>
              </w:rPr>
              <w:t>as_of_period</w:t>
            </w:r>
          </w:p>
        </w:tc>
        <w:tc>
          <w:tcPr>
            <w:tcW w:w="222" w:type="dxa"/>
            <w:tcBorders>
              <w:top w:val="nil"/>
              <w:left w:val="nil"/>
              <w:bottom w:val="nil"/>
              <w:right w:val="nil"/>
            </w:tcBorders>
            <w:noWrap/>
            <w:vAlign w:val="bottom"/>
            <w:hideMark/>
          </w:tcPr>
          <w:p w14:paraId="67B30F09" w14:textId="77777777" w:rsidR="00B61D89" w:rsidRPr="003A5B57" w:rsidRDefault="00B61D89" w:rsidP="00622B96">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hideMark/>
          </w:tcPr>
          <w:p w14:paraId="5B54A7E8"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r w:rsidR="00B61D89" w:rsidRPr="003A5B57" w14:paraId="615492AE" w14:textId="77777777" w:rsidTr="6A36AB53">
        <w:trPr>
          <w:trHeight w:val="253"/>
        </w:trPr>
        <w:tc>
          <w:tcPr>
            <w:tcW w:w="2249" w:type="dxa"/>
            <w:tcBorders>
              <w:top w:val="nil"/>
              <w:left w:val="single" w:sz="4" w:space="0" w:color="auto"/>
              <w:bottom w:val="single" w:sz="4" w:space="0" w:color="auto"/>
              <w:right w:val="single" w:sz="4" w:space="0" w:color="auto"/>
            </w:tcBorders>
            <w:noWrap/>
            <w:vAlign w:val="center"/>
            <w:hideMark/>
          </w:tcPr>
          <w:p w14:paraId="5B6B923C" w14:textId="77777777" w:rsidR="00B61D89" w:rsidRPr="003A5B57" w:rsidRDefault="00B61D89" w:rsidP="00622B96">
            <w:pPr>
              <w:spacing w:after="0" w:line="240" w:lineRule="auto"/>
              <w:jc w:val="center"/>
              <w:rPr>
                <w:rFonts w:ascii="Calibri" w:eastAsia="Times New Roman" w:hAnsi="Calibri" w:cs="Calibri"/>
                <w:color w:val="000000"/>
              </w:rPr>
            </w:pPr>
            <w:r w:rsidRPr="003A5B57">
              <w:rPr>
                <w:rFonts w:ascii="Calibri" w:eastAsia="Times New Roman" w:hAnsi="Calibri" w:cs="Calibri"/>
                <w:color w:val="000000"/>
              </w:rPr>
              <w:t>S</w:t>
            </w:r>
            <w:r>
              <w:rPr>
                <w:rFonts w:ascii="Calibri" w:eastAsia="Times New Roman" w:hAnsi="Calibri" w:cs="Calibri"/>
                <w:color w:val="000000"/>
              </w:rPr>
              <w:t>cenario</w:t>
            </w:r>
            <w:r w:rsidRPr="003A5B57">
              <w:rPr>
                <w:rFonts w:ascii="Calibri" w:eastAsia="Times New Roman" w:hAnsi="Calibri" w:cs="Calibri"/>
                <w:color w:val="000000"/>
              </w:rPr>
              <w:t>_id</w:t>
            </w:r>
          </w:p>
        </w:tc>
        <w:tc>
          <w:tcPr>
            <w:tcW w:w="222" w:type="dxa"/>
            <w:tcBorders>
              <w:top w:val="nil"/>
              <w:left w:val="nil"/>
              <w:bottom w:val="nil"/>
              <w:right w:val="nil"/>
            </w:tcBorders>
            <w:noWrap/>
            <w:vAlign w:val="bottom"/>
            <w:hideMark/>
          </w:tcPr>
          <w:p w14:paraId="48D5DF03" w14:textId="77777777" w:rsidR="00B61D89" w:rsidRPr="003A5B57" w:rsidRDefault="00B61D89" w:rsidP="00622B96">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hideMark/>
          </w:tcPr>
          <w:p w14:paraId="4FD9606A"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r w:rsidR="00B61D89" w:rsidRPr="003A5B57" w14:paraId="59E33BC2" w14:textId="77777777" w:rsidTr="6A36AB53">
        <w:trPr>
          <w:trHeight w:val="253"/>
        </w:trPr>
        <w:tc>
          <w:tcPr>
            <w:tcW w:w="2249" w:type="dxa"/>
            <w:tcBorders>
              <w:top w:val="nil"/>
              <w:left w:val="single" w:sz="4" w:space="0" w:color="auto"/>
              <w:bottom w:val="single" w:sz="4" w:space="0" w:color="auto"/>
              <w:right w:val="single" w:sz="4" w:space="0" w:color="auto"/>
            </w:tcBorders>
            <w:noWrap/>
            <w:vAlign w:val="center"/>
          </w:tcPr>
          <w:p w14:paraId="048C04B1" w14:textId="77777777" w:rsidR="00B61D89" w:rsidRPr="003A5B57" w:rsidRDefault="00B61D89" w:rsidP="00622B96">
            <w:pPr>
              <w:spacing w:after="0" w:line="240" w:lineRule="auto"/>
              <w:jc w:val="center"/>
              <w:rPr>
                <w:rFonts w:ascii="Calibri" w:eastAsia="Times New Roman" w:hAnsi="Calibri" w:cs="Calibri"/>
                <w:color w:val="000000"/>
              </w:rPr>
            </w:pPr>
            <w:r>
              <w:rPr>
                <w:rFonts w:ascii="Calibri" w:eastAsia="Times New Roman" w:hAnsi="Calibri" w:cs="Calibri"/>
                <w:color w:val="000000"/>
              </w:rPr>
              <w:t>Shock_scenario</w:t>
            </w:r>
          </w:p>
        </w:tc>
        <w:tc>
          <w:tcPr>
            <w:tcW w:w="222" w:type="dxa"/>
            <w:tcBorders>
              <w:top w:val="nil"/>
              <w:left w:val="nil"/>
              <w:bottom w:val="nil"/>
              <w:right w:val="nil"/>
            </w:tcBorders>
            <w:noWrap/>
            <w:vAlign w:val="bottom"/>
          </w:tcPr>
          <w:p w14:paraId="0A9CA7DC" w14:textId="77777777" w:rsidR="00B61D89" w:rsidRPr="003A5B57" w:rsidRDefault="00B61D89" w:rsidP="00622B96">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tcPr>
          <w:p w14:paraId="36E0672F"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r w:rsidR="00B61D89" w:rsidRPr="003A5B57" w14:paraId="634D647A" w14:textId="77777777" w:rsidTr="6A36AB53">
        <w:trPr>
          <w:trHeight w:val="253"/>
        </w:trPr>
        <w:tc>
          <w:tcPr>
            <w:tcW w:w="2249" w:type="dxa"/>
            <w:tcBorders>
              <w:top w:val="nil"/>
              <w:left w:val="single" w:sz="4" w:space="0" w:color="auto"/>
              <w:bottom w:val="single" w:sz="4" w:space="0" w:color="auto"/>
              <w:right w:val="single" w:sz="4" w:space="0" w:color="auto"/>
            </w:tcBorders>
            <w:noWrap/>
            <w:vAlign w:val="center"/>
            <w:hideMark/>
          </w:tcPr>
          <w:p w14:paraId="7D785877" w14:textId="77777777" w:rsidR="00B61D89" w:rsidRPr="003A5B57" w:rsidRDefault="00B61D89" w:rsidP="00622B96">
            <w:pPr>
              <w:spacing w:after="0" w:line="240" w:lineRule="auto"/>
              <w:jc w:val="center"/>
              <w:rPr>
                <w:rFonts w:ascii="Calibri" w:eastAsia="Times New Roman" w:hAnsi="Calibri" w:cs="Calibri"/>
                <w:color w:val="000000"/>
              </w:rPr>
            </w:pPr>
            <w:r w:rsidRPr="003A5B57">
              <w:rPr>
                <w:rFonts w:ascii="Calibri" w:eastAsia="Times New Roman" w:hAnsi="Calibri" w:cs="Calibri"/>
                <w:color w:val="000000"/>
              </w:rPr>
              <w:t>Initial Market Value</w:t>
            </w:r>
          </w:p>
        </w:tc>
        <w:tc>
          <w:tcPr>
            <w:tcW w:w="222" w:type="dxa"/>
            <w:tcBorders>
              <w:top w:val="nil"/>
              <w:left w:val="nil"/>
              <w:bottom w:val="nil"/>
              <w:right w:val="nil"/>
            </w:tcBorders>
            <w:noWrap/>
            <w:vAlign w:val="bottom"/>
            <w:hideMark/>
          </w:tcPr>
          <w:p w14:paraId="0CE6C904" w14:textId="77777777" w:rsidR="00B61D89" w:rsidRPr="003A5B57" w:rsidRDefault="00B61D89" w:rsidP="00622B96">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hideMark/>
          </w:tcPr>
          <w:p w14:paraId="0CBA54A1"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r w:rsidR="00B61D89" w:rsidRPr="003A5B57" w14:paraId="4629FEF9" w14:textId="77777777" w:rsidTr="6A36AB53">
        <w:trPr>
          <w:trHeight w:val="253"/>
        </w:trPr>
        <w:tc>
          <w:tcPr>
            <w:tcW w:w="2249" w:type="dxa"/>
            <w:tcBorders>
              <w:top w:val="nil"/>
              <w:left w:val="single" w:sz="4" w:space="0" w:color="auto"/>
              <w:bottom w:val="single" w:sz="4" w:space="0" w:color="auto"/>
              <w:right w:val="single" w:sz="4" w:space="0" w:color="auto"/>
            </w:tcBorders>
            <w:noWrap/>
            <w:vAlign w:val="center"/>
            <w:hideMark/>
          </w:tcPr>
          <w:p w14:paraId="2B147ACE" w14:textId="77777777" w:rsidR="00B61D89" w:rsidRPr="003A5B57" w:rsidRDefault="00B61D89" w:rsidP="00622B96">
            <w:pPr>
              <w:spacing w:after="0" w:line="240" w:lineRule="auto"/>
              <w:jc w:val="center"/>
              <w:rPr>
                <w:rFonts w:ascii="Calibri" w:eastAsia="Times New Roman" w:hAnsi="Calibri" w:cs="Calibri"/>
                <w:color w:val="000000"/>
              </w:rPr>
            </w:pPr>
            <w:r w:rsidRPr="003A5B57">
              <w:rPr>
                <w:rFonts w:ascii="Calibri" w:eastAsia="Times New Roman" w:hAnsi="Calibri" w:cs="Calibri"/>
                <w:color w:val="000000"/>
              </w:rPr>
              <w:t>MV Change (no fx)</w:t>
            </w:r>
          </w:p>
        </w:tc>
        <w:tc>
          <w:tcPr>
            <w:tcW w:w="222" w:type="dxa"/>
            <w:tcBorders>
              <w:top w:val="nil"/>
              <w:left w:val="nil"/>
              <w:bottom w:val="nil"/>
              <w:right w:val="nil"/>
            </w:tcBorders>
            <w:noWrap/>
            <w:vAlign w:val="bottom"/>
            <w:hideMark/>
          </w:tcPr>
          <w:p w14:paraId="4BB80C8C" w14:textId="77777777" w:rsidR="00B61D89" w:rsidRPr="003A5B57" w:rsidRDefault="00B61D89" w:rsidP="00622B96">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hideMark/>
          </w:tcPr>
          <w:p w14:paraId="6EC63D49"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r w:rsidR="00B61D89" w:rsidRPr="003A5B57" w14:paraId="0CF90769" w14:textId="77777777" w:rsidTr="6A36AB53">
        <w:trPr>
          <w:trHeight w:val="253"/>
        </w:trPr>
        <w:tc>
          <w:tcPr>
            <w:tcW w:w="2249" w:type="dxa"/>
            <w:tcBorders>
              <w:top w:val="nil"/>
              <w:left w:val="single" w:sz="4" w:space="0" w:color="auto"/>
              <w:bottom w:val="single" w:sz="4" w:space="0" w:color="auto"/>
              <w:right w:val="single" w:sz="4" w:space="0" w:color="auto"/>
            </w:tcBorders>
            <w:noWrap/>
            <w:vAlign w:val="center"/>
            <w:hideMark/>
          </w:tcPr>
          <w:p w14:paraId="54276E32" w14:textId="77777777" w:rsidR="00B61D89" w:rsidRPr="003A5B57" w:rsidRDefault="00B61D89" w:rsidP="00622B96">
            <w:pPr>
              <w:spacing w:after="0" w:line="240" w:lineRule="auto"/>
              <w:jc w:val="center"/>
              <w:rPr>
                <w:rFonts w:ascii="Calibri" w:eastAsia="Times New Roman" w:hAnsi="Calibri" w:cs="Calibri"/>
                <w:color w:val="000000"/>
              </w:rPr>
            </w:pPr>
            <w:r w:rsidRPr="003A5B57">
              <w:rPr>
                <w:rFonts w:ascii="Calibri" w:eastAsia="Times New Roman" w:hAnsi="Calibri" w:cs="Calibri"/>
                <w:color w:val="000000"/>
              </w:rPr>
              <w:t>MV Change (with fx)</w:t>
            </w:r>
          </w:p>
        </w:tc>
        <w:tc>
          <w:tcPr>
            <w:tcW w:w="222" w:type="dxa"/>
            <w:tcBorders>
              <w:top w:val="nil"/>
              <w:left w:val="nil"/>
              <w:bottom w:val="nil"/>
              <w:right w:val="nil"/>
            </w:tcBorders>
            <w:noWrap/>
            <w:vAlign w:val="bottom"/>
            <w:hideMark/>
          </w:tcPr>
          <w:p w14:paraId="07BB68E8" w14:textId="77777777" w:rsidR="00B61D89" w:rsidRPr="003A5B57" w:rsidRDefault="00B61D89" w:rsidP="00622B96">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hideMark/>
          </w:tcPr>
          <w:p w14:paraId="3BB43F9C"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r w:rsidR="6A36AB53" w14:paraId="3D485278" w14:textId="77777777" w:rsidTr="6A36AB53">
        <w:trPr>
          <w:trHeight w:val="253"/>
          <w:ins w:id="462" w:author="Han Zhang" w:date="2026-05-01T17:29:00Z"/>
        </w:trPr>
        <w:tc>
          <w:tcPr>
            <w:tcW w:w="2249" w:type="dxa"/>
            <w:tcBorders>
              <w:top w:val="nil"/>
              <w:left w:val="single" w:sz="4" w:space="0" w:color="auto"/>
              <w:bottom w:val="single" w:sz="4" w:space="0" w:color="auto"/>
              <w:right w:val="single" w:sz="4" w:space="0" w:color="auto"/>
            </w:tcBorders>
            <w:shd w:val="clear" w:color="auto" w:fill="92D050"/>
            <w:noWrap/>
            <w:vAlign w:val="center"/>
            <w:hideMark/>
          </w:tcPr>
          <w:p w14:paraId="17F40967" w14:textId="0C796C9E" w:rsidR="0F4346F9" w:rsidRDefault="0F4346F9" w:rsidP="6A36AB53">
            <w:pPr>
              <w:spacing w:line="240" w:lineRule="auto"/>
              <w:jc w:val="center"/>
            </w:pPr>
            <w:ins w:id="463" w:author="Han Zhang" w:date="2026-05-01T17:29:00Z" w16du:dateUtc="2026-05-01T17:29:34Z">
              <w:r w:rsidRPr="6A36AB53">
                <w:rPr>
                  <w:rFonts w:ascii="Calibri" w:eastAsia="Times New Roman" w:hAnsi="Calibri" w:cs="Calibri"/>
                  <w:color w:val="000000" w:themeColor="text1"/>
                </w:rPr>
                <w:t>FX</w:t>
              </w:r>
            </w:ins>
            <w:ins w:id="464" w:author="Han Zhang" w:date="2026-05-01T17:31:00Z" w16du:dateUtc="2026-05-01T17:31:04Z">
              <w:r w:rsidR="51F03A1A" w:rsidRPr="6A36AB53">
                <w:rPr>
                  <w:rFonts w:ascii="Calibri" w:eastAsia="Times New Roman" w:hAnsi="Calibri" w:cs="Calibri"/>
                  <w:color w:val="000000" w:themeColor="text1"/>
                </w:rPr>
                <w:t>_</w:t>
              </w:r>
            </w:ins>
            <w:ins w:id="465" w:author="Han Zhang" w:date="2026-05-01T17:29:00Z" w16du:dateUtc="2026-05-01T17:29:34Z">
              <w:r w:rsidRPr="6A36AB53">
                <w:rPr>
                  <w:rFonts w:ascii="Calibri" w:eastAsia="Times New Roman" w:hAnsi="Calibri" w:cs="Calibri"/>
                  <w:color w:val="000000" w:themeColor="text1"/>
                </w:rPr>
                <w:t>Impact</w:t>
              </w:r>
            </w:ins>
          </w:p>
        </w:tc>
        <w:tc>
          <w:tcPr>
            <w:tcW w:w="222" w:type="dxa"/>
            <w:tcBorders>
              <w:top w:val="nil"/>
              <w:left w:val="nil"/>
              <w:bottom w:val="nil"/>
              <w:right w:val="nil"/>
            </w:tcBorders>
            <w:noWrap/>
            <w:vAlign w:val="bottom"/>
            <w:hideMark/>
          </w:tcPr>
          <w:p w14:paraId="76CC1B71" w14:textId="44766A5A" w:rsidR="6A36AB53" w:rsidRDefault="6A36AB53" w:rsidP="6A36AB53">
            <w:pPr>
              <w:spacing w:line="240" w:lineRule="auto"/>
              <w:jc w:val="center"/>
              <w:rPr>
                <w:rFonts w:ascii="Calibri" w:eastAsia="Times New Roman" w:hAnsi="Calibri" w:cs="Calibri"/>
                <w:color w:val="000000" w:themeColor="text1"/>
              </w:rPr>
            </w:pPr>
          </w:p>
        </w:tc>
        <w:tc>
          <w:tcPr>
            <w:tcW w:w="222" w:type="dxa"/>
            <w:tcBorders>
              <w:top w:val="nil"/>
              <w:left w:val="nil"/>
              <w:bottom w:val="nil"/>
              <w:right w:val="nil"/>
            </w:tcBorders>
            <w:noWrap/>
            <w:vAlign w:val="bottom"/>
            <w:hideMark/>
          </w:tcPr>
          <w:p w14:paraId="34735C55" w14:textId="20759B9D" w:rsidR="6A36AB53" w:rsidRDefault="6A36AB53" w:rsidP="6A36AB53">
            <w:pPr>
              <w:spacing w:line="240" w:lineRule="auto"/>
              <w:rPr>
                <w:rFonts w:ascii="Times New Roman" w:eastAsia="Times New Roman" w:hAnsi="Times New Roman" w:cs="Times New Roman"/>
                <w:sz w:val="20"/>
                <w:szCs w:val="20"/>
              </w:rPr>
            </w:pPr>
          </w:p>
        </w:tc>
      </w:tr>
      <w:tr w:rsidR="00B61D89" w:rsidRPr="003A5B57" w14:paraId="091CEDDF" w14:textId="77777777" w:rsidTr="6A36AB53">
        <w:trPr>
          <w:trHeight w:val="253"/>
        </w:trPr>
        <w:tc>
          <w:tcPr>
            <w:tcW w:w="2249" w:type="dxa"/>
            <w:tcBorders>
              <w:top w:val="nil"/>
              <w:left w:val="single" w:sz="4" w:space="0" w:color="auto"/>
              <w:bottom w:val="single" w:sz="4" w:space="0" w:color="auto"/>
              <w:right w:val="single" w:sz="4" w:space="0" w:color="auto"/>
            </w:tcBorders>
            <w:shd w:val="clear" w:color="auto" w:fill="92D050"/>
            <w:noWrap/>
            <w:vAlign w:val="center"/>
            <w:hideMark/>
          </w:tcPr>
          <w:p w14:paraId="489E026A" w14:textId="77777777" w:rsidR="00B61D89" w:rsidRPr="003A5B57" w:rsidRDefault="00B61D89" w:rsidP="00622B96">
            <w:pPr>
              <w:spacing w:after="0" w:line="240" w:lineRule="auto"/>
              <w:jc w:val="center"/>
              <w:rPr>
                <w:rFonts w:ascii="Calibri" w:eastAsia="Times New Roman" w:hAnsi="Calibri" w:cs="Calibri"/>
                <w:color w:val="000000"/>
              </w:rPr>
            </w:pPr>
            <w:r w:rsidRPr="003A5B57">
              <w:rPr>
                <w:rFonts w:ascii="Calibri" w:eastAsia="Times New Roman" w:hAnsi="Calibri" w:cs="Calibri"/>
                <w:color w:val="000000"/>
              </w:rPr>
              <w:t>pct_mv_change_no_fx</w:t>
            </w:r>
          </w:p>
        </w:tc>
        <w:tc>
          <w:tcPr>
            <w:tcW w:w="222" w:type="dxa"/>
            <w:tcBorders>
              <w:top w:val="nil"/>
              <w:left w:val="nil"/>
              <w:bottom w:val="nil"/>
              <w:right w:val="nil"/>
            </w:tcBorders>
            <w:noWrap/>
            <w:vAlign w:val="bottom"/>
            <w:hideMark/>
          </w:tcPr>
          <w:p w14:paraId="70CF69FB" w14:textId="77777777" w:rsidR="00B61D89" w:rsidRPr="003A5B57" w:rsidRDefault="00B61D89" w:rsidP="00622B96">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noWrap/>
            <w:vAlign w:val="bottom"/>
            <w:hideMark/>
          </w:tcPr>
          <w:p w14:paraId="6021BB57" w14:textId="77777777" w:rsidR="00B61D89" w:rsidRPr="003A5B57" w:rsidRDefault="00B61D89" w:rsidP="00622B96">
            <w:pPr>
              <w:spacing w:after="0" w:line="240" w:lineRule="auto"/>
              <w:rPr>
                <w:rFonts w:ascii="Times New Roman" w:eastAsia="Times New Roman" w:hAnsi="Times New Roman" w:cs="Times New Roman"/>
                <w:sz w:val="20"/>
                <w:szCs w:val="20"/>
              </w:rPr>
            </w:pPr>
          </w:p>
        </w:tc>
      </w:tr>
    </w:tbl>
    <w:p w14:paraId="247AE8C2" w14:textId="77777777" w:rsidR="003A5B57" w:rsidRDefault="003A5B57" w:rsidP="2EBDFC38">
      <w:pPr>
        <w:spacing w:before="210" w:after="210" w:line="300" w:lineRule="auto"/>
        <w:rPr>
          <w:rFonts w:ascii="Calibri Light" w:eastAsia="Calibri Light" w:hAnsi="Calibri Light" w:cs="Calibri Light"/>
          <w:sz w:val="20"/>
          <w:szCs w:val="20"/>
        </w:rPr>
      </w:pPr>
    </w:p>
    <w:p w14:paraId="5F1551CF" w14:textId="77777777" w:rsidR="003A5B57" w:rsidRDefault="003A5B57" w:rsidP="2EBDFC38">
      <w:pPr>
        <w:spacing w:before="210" w:after="210" w:line="300" w:lineRule="auto"/>
        <w:rPr>
          <w:rFonts w:ascii="Calibri Light" w:eastAsia="Calibri Light" w:hAnsi="Calibri Light" w:cs="Calibri Light"/>
          <w:sz w:val="20"/>
          <w:szCs w:val="20"/>
        </w:rPr>
      </w:pPr>
    </w:p>
    <w:p w14:paraId="53C6C918" w14:textId="77777777" w:rsidR="003A5B57" w:rsidRDefault="003A5B57" w:rsidP="2EBDFC38">
      <w:pPr>
        <w:spacing w:before="210" w:after="210" w:line="300" w:lineRule="auto"/>
        <w:rPr>
          <w:rFonts w:ascii="Calibri Light" w:eastAsia="Calibri Light" w:hAnsi="Calibri Light" w:cs="Calibri Light"/>
          <w:sz w:val="20"/>
          <w:szCs w:val="20"/>
        </w:rPr>
      </w:pPr>
    </w:p>
    <w:p w14:paraId="60FC4092" w14:textId="77777777" w:rsidR="003A5B57" w:rsidRDefault="003A5B57" w:rsidP="2EBDFC38">
      <w:pPr>
        <w:spacing w:before="210" w:after="210" w:line="300" w:lineRule="auto"/>
        <w:rPr>
          <w:rFonts w:ascii="Calibri Light" w:eastAsia="Calibri Light" w:hAnsi="Calibri Light" w:cs="Calibri Light"/>
          <w:sz w:val="20"/>
          <w:szCs w:val="20"/>
        </w:rPr>
      </w:pPr>
    </w:p>
    <w:p w14:paraId="3AFEF34E" w14:textId="77777777" w:rsidR="00CE6324" w:rsidRDefault="00CE6324" w:rsidP="2EBDFC38">
      <w:pPr>
        <w:spacing w:before="210" w:after="210" w:line="300" w:lineRule="auto"/>
        <w:rPr>
          <w:rFonts w:ascii="Calibri Light" w:eastAsia="Calibri Light" w:hAnsi="Calibri Light" w:cs="Calibri Light"/>
          <w:sz w:val="20"/>
          <w:szCs w:val="20"/>
        </w:rPr>
      </w:pPr>
    </w:p>
    <w:p w14:paraId="705839A8" w14:textId="77777777" w:rsidR="00CE6324" w:rsidRDefault="00CE6324" w:rsidP="2EBDFC38">
      <w:pPr>
        <w:spacing w:before="210" w:after="210" w:line="300" w:lineRule="auto"/>
        <w:rPr>
          <w:rFonts w:ascii="Calibri Light" w:eastAsia="Calibri Light" w:hAnsi="Calibri Light" w:cs="Calibri Light"/>
          <w:sz w:val="20"/>
          <w:szCs w:val="20"/>
        </w:rPr>
      </w:pPr>
    </w:p>
    <w:p w14:paraId="28129C01" w14:textId="1A2DD816"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Process Details</w:t>
      </w:r>
    </w:p>
    <w:p w14:paraId="76FB6176" w14:textId="2406C0BD" w:rsidR="67B85D23" w:rsidRDefault="67B85D23" w:rsidP="2EBDFC38">
      <w:pPr>
        <w:pStyle w:val="ListParagraph"/>
        <w:numPr>
          <w:ilvl w:val="0"/>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Extract classification and shock-impact metrics derived in earlier steps.</w:t>
      </w:r>
    </w:p>
    <w:p w14:paraId="0504B152" w14:textId="2D1B61B4" w:rsidR="67B85D23" w:rsidRDefault="67B85D23" w:rsidP="2EBDFC38">
      <w:pPr>
        <w:pStyle w:val="ListParagraph"/>
        <w:numPr>
          <w:ilvl w:val="0"/>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Final dataset fields include: </w:t>
      </w:r>
    </w:p>
    <w:p w14:paraId="482766B1" w14:textId="4AC4488F" w:rsidR="67B85D23" w:rsidRDefault="003F4C42" w:rsidP="2EBDFC38">
      <w:pPr>
        <w:pStyle w:val="ListParagraph"/>
        <w:numPr>
          <w:ilvl w:val="1"/>
          <w:numId w:val="11"/>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Scenario</w:t>
      </w:r>
      <w:r w:rsidR="67B85D23" w:rsidRPr="2EBDFC38">
        <w:rPr>
          <w:rFonts w:ascii="Calibri Light" w:eastAsia="Calibri Light" w:hAnsi="Calibri Light" w:cs="Calibri Light"/>
          <w:sz w:val="20"/>
          <w:szCs w:val="20"/>
        </w:rPr>
        <w:t>_id</w:t>
      </w:r>
    </w:p>
    <w:p w14:paraId="4F988F8E" w14:textId="648A022B" w:rsidR="67B85D23" w:rsidRDefault="67B85D23" w:rsidP="2EBDFC38">
      <w:pPr>
        <w:pStyle w:val="ListParagraph"/>
        <w:numPr>
          <w:ilvl w:val="1"/>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as_of_period</w:t>
      </w:r>
    </w:p>
    <w:p w14:paraId="312C0E00" w14:textId="7A79614D" w:rsidR="67B85D23" w:rsidRDefault="67B85D23" w:rsidP="2EBDFC38">
      <w:pPr>
        <w:pStyle w:val="ListParagraph"/>
        <w:numPr>
          <w:ilvl w:val="1"/>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adjusted_asset_group</w:t>
      </w:r>
    </w:p>
    <w:p w14:paraId="3DE688E9" w14:textId="69F773C2" w:rsidR="67B85D23" w:rsidRDefault="67B85D23" w:rsidP="2EBDFC38">
      <w:pPr>
        <w:pStyle w:val="ListParagraph"/>
        <w:numPr>
          <w:ilvl w:val="1"/>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es_segment</w:t>
      </w:r>
    </w:p>
    <w:p w14:paraId="79E4FF67" w14:textId="374983B5" w:rsidR="67B85D23" w:rsidRDefault="67B85D23" w:rsidP="2EBDFC38">
      <w:pPr>
        <w:pStyle w:val="ListParagraph"/>
        <w:numPr>
          <w:ilvl w:val="1"/>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mv_change_no_fx</w:t>
      </w:r>
    </w:p>
    <w:p w14:paraId="5CB51F26" w14:textId="07EC33A4" w:rsidR="67B85D23" w:rsidRDefault="67B85D23" w:rsidP="2EBDFC38">
      <w:pPr>
        <w:pStyle w:val="ListParagraph"/>
        <w:numPr>
          <w:ilvl w:val="1"/>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mv_change_with_fx</w:t>
      </w:r>
    </w:p>
    <w:p w14:paraId="26B156DF" w14:textId="0D7D40C1" w:rsidR="00105343" w:rsidRDefault="003F4C42" w:rsidP="00105343">
      <w:pPr>
        <w:pStyle w:val="ListParagraph"/>
        <w:numPr>
          <w:ilvl w:val="1"/>
          <w:numId w:val="11"/>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Shock_scenario</w:t>
      </w:r>
    </w:p>
    <w:p w14:paraId="398848FF" w14:textId="371473F5" w:rsidR="00EF2AB4" w:rsidRPr="00105343" w:rsidRDefault="00EF2AB4" w:rsidP="00105343">
      <w:pPr>
        <w:pStyle w:val="ListParagraph"/>
        <w:numPr>
          <w:ilvl w:val="1"/>
          <w:numId w:val="11"/>
        </w:numPr>
        <w:spacing w:after="0" w:line="300" w:lineRule="auto"/>
        <w:rPr>
          <w:rFonts w:ascii="Calibri Light" w:eastAsia="Calibri Light" w:hAnsi="Calibri Light" w:cs="Calibri Light"/>
          <w:sz w:val="20"/>
          <w:szCs w:val="20"/>
        </w:rPr>
      </w:pPr>
      <w:ins w:id="466" w:author="Han Zhang" w:date="2026-04-02T11:07:00Z" w16du:dateUtc="2026-04-02T15:07:00Z">
        <w:r w:rsidRPr="00105343">
          <w:rPr>
            <w:rFonts w:ascii="Calibri Light" w:eastAsia="Calibri Light" w:hAnsi="Calibri Light" w:cs="Calibri Light"/>
            <w:sz w:val="20"/>
            <w:szCs w:val="20"/>
            <w:highlight w:val="yellow"/>
            <w:rPrChange w:id="467" w:author="Sangmeshwar Birajdar" w:date="2026-04-15T07:25:00Z" w16du:dateUtc="2026-04-15T11:25:00Z">
              <w:rPr>
                <w:rFonts w:ascii="Calibri Light" w:eastAsia="Calibri Light" w:hAnsi="Calibri Light" w:cs="Calibri Light"/>
                <w:sz w:val="20"/>
                <w:szCs w:val="20"/>
              </w:rPr>
            </w:rPrChange>
          </w:rPr>
          <w:t>pct_mv_change_no_fx</w:t>
        </w:r>
      </w:ins>
    </w:p>
    <w:p w14:paraId="40EDDA60" w14:textId="3517FF29" w:rsidR="67B85D23" w:rsidRDefault="67B85D23" w:rsidP="2EBDFC38">
      <w:pPr>
        <w:pStyle w:val="ListParagraph"/>
        <w:numPr>
          <w:ilvl w:val="0"/>
          <w:numId w:val="11"/>
        </w:numPr>
        <w:spacing w:after="0" w:line="300" w:lineRule="auto"/>
        <w:rPr>
          <w:del w:id="468" w:author="Han Zhang" w:date="2026-05-01T17:28:00Z" w16du:dateUtc="2026-05-01T17:28:23Z"/>
          <w:rFonts w:ascii="Calibri Light" w:eastAsia="Calibri Light" w:hAnsi="Calibri Light" w:cs="Calibri Light"/>
          <w:sz w:val="20"/>
          <w:szCs w:val="20"/>
        </w:rPr>
      </w:pPr>
      <w:del w:id="469" w:author="Han Zhang" w:date="2026-05-01T17:28:00Z" w16du:dateUtc="2026-05-01T17:28:23Z">
        <w:r w:rsidRPr="6A36AB53" w:rsidDel="67B85D23">
          <w:rPr>
            <w:rFonts w:ascii="Calibri Light" w:eastAsia="Calibri Light" w:hAnsi="Calibri Light" w:cs="Calibri Light"/>
            <w:sz w:val="20"/>
            <w:szCs w:val="20"/>
          </w:rPr>
          <w:delText>Apply filters</w:delText>
        </w:r>
        <w:r w:rsidRPr="6A36AB53" w:rsidDel="00D463C3">
          <w:rPr>
            <w:rFonts w:ascii="Calibri Light" w:eastAsia="Calibri Light" w:hAnsi="Calibri Light" w:cs="Calibri Light"/>
            <w:sz w:val="20"/>
            <w:szCs w:val="20"/>
          </w:rPr>
          <w:delText xml:space="preserve"> (if needed)</w:delText>
        </w:r>
        <w:r w:rsidRPr="6A36AB53" w:rsidDel="67B85D23">
          <w:rPr>
            <w:rFonts w:ascii="Calibri Light" w:eastAsia="Calibri Light" w:hAnsi="Calibri Light" w:cs="Calibri Light"/>
            <w:sz w:val="20"/>
            <w:szCs w:val="20"/>
          </w:rPr>
          <w:delText xml:space="preserve">: </w:delText>
        </w:r>
      </w:del>
    </w:p>
    <w:p w14:paraId="26179630" w14:textId="061439A5" w:rsidR="67B85D23" w:rsidRPr="00786D0B" w:rsidRDefault="00EF2AB4" w:rsidP="2EBDFC38">
      <w:pPr>
        <w:pStyle w:val="ListParagraph"/>
        <w:numPr>
          <w:ilvl w:val="1"/>
          <w:numId w:val="11"/>
        </w:numPr>
        <w:spacing w:after="0" w:line="300" w:lineRule="auto"/>
        <w:rPr>
          <w:del w:id="470" w:author="Han Zhang" w:date="2026-05-01T17:28:00Z" w16du:dateUtc="2026-05-01T17:28:23Z"/>
          <w:rFonts w:ascii="Calibri Light" w:eastAsia="Calibri Light" w:hAnsi="Calibri Light" w:cs="Calibri Light"/>
          <w:sz w:val="20"/>
          <w:szCs w:val="20"/>
          <w:highlight w:val="yellow"/>
          <w:rPrChange w:id="471" w:author="Sangmeshwar Birajdar" w:date="2026-04-15T07:25:00Z" w16du:dateUtc="2026-04-15T11:25:00Z">
            <w:rPr>
              <w:del w:id="472" w:author="Han Zhang" w:date="2026-05-01T17:28:00Z" w16du:dateUtc="2026-05-01T17:28:23Z"/>
              <w:rFonts w:ascii="Calibri Light" w:eastAsia="Calibri Light" w:hAnsi="Calibri Light" w:cs="Calibri Light"/>
              <w:sz w:val="20"/>
              <w:szCs w:val="20"/>
            </w:rPr>
          </w:rPrChange>
        </w:rPr>
      </w:pPr>
      <w:del w:id="473" w:author="Han Zhang" w:date="2026-05-01T17:28:00Z" w16du:dateUtc="2026-05-01T17:28:23Z">
        <w:r w:rsidRPr="6A36AB53" w:rsidDel="00EF2AB4">
          <w:rPr>
            <w:rFonts w:ascii="Calibri Light" w:eastAsia="Calibri Light" w:hAnsi="Calibri Light" w:cs="Calibri Light"/>
            <w:sz w:val="20"/>
            <w:szCs w:val="20"/>
            <w:highlight w:val="yellow"/>
            <w:rPrChange w:id="474" w:author="Sangmeshwar Birajdar" w:date="2026-04-15T07:25:00Z" w16du:dateUtc="2026-04-15T11:25:00Z">
              <w:rPr>
                <w:rFonts w:ascii="Calibri Light" w:eastAsia="Calibri Light" w:hAnsi="Calibri Light" w:cs="Calibri Light"/>
                <w:sz w:val="20"/>
                <w:szCs w:val="20"/>
              </w:rPr>
            </w:rPrChange>
          </w:rPr>
          <w:delText>Adjusted Asset Group = ALDA</w:delText>
        </w:r>
      </w:del>
    </w:p>
    <w:p w14:paraId="7AD34519" w14:textId="652CF5C4" w:rsidR="67B85D23" w:rsidRPr="00786D0B" w:rsidRDefault="00EF2AB4" w:rsidP="2EBDFC38">
      <w:pPr>
        <w:pStyle w:val="ListParagraph"/>
        <w:numPr>
          <w:ilvl w:val="1"/>
          <w:numId w:val="11"/>
        </w:numPr>
        <w:spacing w:after="0" w:line="300" w:lineRule="auto"/>
        <w:rPr>
          <w:del w:id="475" w:author="Han Zhang" w:date="2026-05-01T17:28:00Z" w16du:dateUtc="2026-05-01T17:28:23Z"/>
          <w:rFonts w:ascii="Calibri Light" w:eastAsia="Calibri Light" w:hAnsi="Calibri Light" w:cs="Calibri Light"/>
          <w:sz w:val="20"/>
          <w:szCs w:val="20"/>
          <w:highlight w:val="yellow"/>
          <w:rPrChange w:id="476" w:author="Sangmeshwar Birajdar" w:date="2026-04-15T07:25:00Z" w16du:dateUtc="2026-04-15T11:25:00Z">
            <w:rPr>
              <w:del w:id="477" w:author="Han Zhang" w:date="2026-05-01T17:28:00Z" w16du:dateUtc="2026-05-01T17:28:23Z"/>
              <w:rFonts w:ascii="Calibri Light" w:eastAsia="Calibri Light" w:hAnsi="Calibri Light" w:cs="Calibri Light"/>
              <w:sz w:val="20"/>
              <w:szCs w:val="20"/>
            </w:rPr>
          </w:rPrChange>
        </w:rPr>
      </w:pPr>
      <w:del w:id="478" w:author="Han Zhang" w:date="2026-05-01T17:28:00Z" w16du:dateUtc="2026-05-01T17:28:23Z">
        <w:r w:rsidRPr="6A36AB53" w:rsidDel="00EF2AB4">
          <w:rPr>
            <w:rFonts w:ascii="Calibri Light" w:eastAsia="Calibri Light" w:hAnsi="Calibri Light" w:cs="Calibri Light"/>
            <w:sz w:val="20"/>
            <w:szCs w:val="20"/>
            <w:highlight w:val="yellow"/>
            <w:rPrChange w:id="479" w:author="Sangmeshwar Birajdar" w:date="2026-04-15T07:25:00Z" w16du:dateUtc="2026-04-15T11:25:00Z">
              <w:rPr>
                <w:rFonts w:ascii="Calibri Light" w:eastAsia="Calibri Light" w:hAnsi="Calibri Light" w:cs="Calibri Light"/>
                <w:sz w:val="20"/>
                <w:szCs w:val="20"/>
              </w:rPr>
            </w:rPrChange>
          </w:rPr>
          <w:delText>Adjusted Asset Group = Public Equity</w:delText>
        </w:r>
      </w:del>
    </w:p>
    <w:p w14:paraId="2005A98D" w14:textId="62B4381A" w:rsidR="67B85D23" w:rsidRDefault="67B85D23" w:rsidP="2EBDFC38">
      <w:pPr>
        <w:pStyle w:val="ListParagraph"/>
        <w:numPr>
          <w:ilvl w:val="0"/>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Store final output dataset in Curated Layer for consumption by: </w:t>
      </w:r>
    </w:p>
    <w:p w14:paraId="60AC5BC0" w14:textId="66D9FAD2" w:rsidR="67B85D23" w:rsidRDefault="67B85D23" w:rsidP="2EBDFC38">
      <w:pPr>
        <w:pStyle w:val="ListParagraph"/>
        <w:numPr>
          <w:ilvl w:val="1"/>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Analytics</w:t>
      </w:r>
    </w:p>
    <w:p w14:paraId="285A712A" w14:textId="2F6DFAE0" w:rsidR="67B85D23" w:rsidRDefault="67B85D23" w:rsidP="2EBDFC38">
      <w:pPr>
        <w:pStyle w:val="ListParagraph"/>
        <w:numPr>
          <w:ilvl w:val="1"/>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Report</w:t>
      </w:r>
      <w:r w:rsidR="02E7C824" w:rsidRPr="2EBDFC38">
        <w:rPr>
          <w:rFonts w:ascii="Calibri Light" w:eastAsia="Calibri Light" w:hAnsi="Calibri Light" w:cs="Calibri Light"/>
          <w:sz w:val="20"/>
          <w:szCs w:val="20"/>
        </w:rPr>
        <w:t>s</w:t>
      </w:r>
    </w:p>
    <w:p w14:paraId="02EE1731" w14:textId="4F8CFD9A" w:rsidR="67B85D23" w:rsidRDefault="67B85D23" w:rsidP="2EBDFC38">
      <w:pPr>
        <w:pStyle w:val="ListParagraph"/>
        <w:numPr>
          <w:ilvl w:val="1"/>
          <w:numId w:val="11"/>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Stress test dashboards (future)</w:t>
      </w:r>
    </w:p>
    <w:p w14:paraId="7EEEE225" w14:textId="1AB5B81E" w:rsidR="67B85D23" w:rsidRDefault="67B85D23" w:rsidP="2EBDFC38">
      <w:pPr>
        <w:rPr>
          <w:rFonts w:ascii="Calibri Light" w:eastAsia="Calibri Light" w:hAnsi="Calibri Light" w:cs="Calibri Light"/>
          <w:b/>
          <w:bCs/>
          <w:sz w:val="20"/>
          <w:szCs w:val="20"/>
        </w:rPr>
      </w:pPr>
      <w:r w:rsidRPr="2EBDFC38">
        <w:rPr>
          <w:rFonts w:ascii="Calibri Light" w:eastAsia="Calibri Light" w:hAnsi="Calibri Light" w:cs="Calibri Light"/>
          <w:b/>
          <w:bCs/>
          <w:sz w:val="20"/>
          <w:szCs w:val="20"/>
        </w:rPr>
        <w:t>Output of Step 6</w:t>
      </w:r>
    </w:p>
    <w:p w14:paraId="4C990380" w14:textId="37A4963D" w:rsidR="109A541B" w:rsidRDefault="00D463C3" w:rsidP="2EBDFC38">
      <w:pPr>
        <w:pStyle w:val="ListParagraph"/>
        <w:numPr>
          <w:ilvl w:val="0"/>
          <w:numId w:val="10"/>
        </w:numPr>
        <w:spacing w:after="0" w:line="300" w:lineRule="auto"/>
        <w:rPr>
          <w:rFonts w:ascii="Calibri Light" w:eastAsia="Calibri Light" w:hAnsi="Calibri Light" w:cs="Calibri Light"/>
          <w:sz w:val="20"/>
          <w:szCs w:val="20"/>
        </w:rPr>
      </w:pPr>
      <w:r>
        <w:rPr>
          <w:rFonts w:ascii="Calibri Light" w:eastAsia="Calibri Light" w:hAnsi="Calibri Light" w:cs="Calibri Light"/>
          <w:sz w:val="20"/>
          <w:szCs w:val="20"/>
        </w:rPr>
        <w:t>B1_Asset_Impact</w:t>
      </w:r>
      <w:r w:rsidR="67B85D23" w:rsidRPr="2EBDFC38">
        <w:rPr>
          <w:rFonts w:ascii="Calibri Light" w:eastAsia="Calibri Light" w:hAnsi="Calibri Light" w:cs="Calibri Light"/>
          <w:sz w:val="20"/>
          <w:szCs w:val="20"/>
        </w:rPr>
        <w:t xml:space="preserve"> dataset</w:t>
      </w:r>
      <w:r w:rsidR="3BD1D6FA" w:rsidRPr="2EBDFC38">
        <w:rPr>
          <w:rFonts w:ascii="Calibri Light" w:eastAsia="Calibri Light" w:hAnsi="Calibri Light" w:cs="Calibri Light"/>
          <w:sz w:val="20"/>
          <w:szCs w:val="20"/>
        </w:rPr>
        <w:t xml:space="preserve"> in curation layer</w:t>
      </w:r>
    </w:p>
    <w:p w14:paraId="3CB114A5" w14:textId="52CC6DE9" w:rsidR="67B85D23" w:rsidRDefault="67B85D23" w:rsidP="2EBDFC38">
      <w:pPr>
        <w:pStyle w:val="ListParagraph"/>
        <w:numPr>
          <w:ilvl w:val="0"/>
          <w:numId w:val="10"/>
        </w:numPr>
        <w:spacing w:after="0" w:line="300" w:lineRule="auto"/>
        <w:rPr>
          <w:rFonts w:ascii="Calibri Light" w:eastAsia="Calibri Light" w:hAnsi="Calibri Light" w:cs="Calibri Light"/>
          <w:sz w:val="20"/>
          <w:szCs w:val="20"/>
        </w:rPr>
      </w:pPr>
      <w:r w:rsidRPr="2EBDFC38">
        <w:rPr>
          <w:rFonts w:ascii="Calibri Light" w:eastAsia="Calibri Light" w:hAnsi="Calibri Light" w:cs="Calibri Light"/>
          <w:sz w:val="20"/>
          <w:szCs w:val="20"/>
        </w:rPr>
        <w:t xml:space="preserve">Scenario‑ready, </w:t>
      </w:r>
      <w:ins w:id="480" w:author="Han Zhang" w:date="2026-04-02T11:09:00Z" w16du:dateUtc="2026-04-02T15:09:00Z">
        <w:r w:rsidR="00EF2AB4" w:rsidRPr="00786D0B">
          <w:rPr>
            <w:rFonts w:ascii="Calibri Light" w:eastAsia="Calibri Light" w:hAnsi="Calibri Light" w:cs="Calibri Light"/>
            <w:sz w:val="20"/>
            <w:szCs w:val="20"/>
            <w:highlight w:val="yellow"/>
            <w:rPrChange w:id="481" w:author="Sangmeshwar Birajdar" w:date="2026-04-15T07:26:00Z" w16du:dateUtc="2026-04-15T11:26:00Z">
              <w:rPr>
                <w:rFonts w:ascii="Calibri Light" w:eastAsia="Calibri Light" w:hAnsi="Calibri Light" w:cs="Calibri Light"/>
                <w:sz w:val="20"/>
                <w:szCs w:val="20"/>
              </w:rPr>
            </w:rPrChange>
          </w:rPr>
          <w:t xml:space="preserve">percentage market value change by </w:t>
        </w:r>
      </w:ins>
      <w:ins w:id="482" w:author="Han Zhang" w:date="2026-04-02T11:10:00Z" w16du:dateUtc="2026-04-02T15:10:00Z">
        <w:r w:rsidR="00EF2AB4" w:rsidRPr="00786D0B">
          <w:rPr>
            <w:rFonts w:ascii="Calibri Light" w:eastAsia="Calibri Light" w:hAnsi="Calibri Light" w:cs="Calibri Light"/>
            <w:sz w:val="20"/>
            <w:szCs w:val="20"/>
            <w:highlight w:val="yellow"/>
            <w:rPrChange w:id="483" w:author="Sangmeshwar Birajdar" w:date="2026-04-15T07:26:00Z" w16du:dateUtc="2026-04-15T11:26:00Z">
              <w:rPr>
                <w:rFonts w:ascii="Calibri Light" w:eastAsia="Calibri Light" w:hAnsi="Calibri Light" w:cs="Calibri Light"/>
                <w:sz w:val="20"/>
                <w:szCs w:val="20"/>
              </w:rPr>
            </w:rPrChange>
          </w:rPr>
          <w:t>Segment for Public Equity and ALDA</w:t>
        </w:r>
      </w:ins>
    </w:p>
    <w:p w14:paraId="57E13DA1" w14:textId="54A4753D" w:rsidR="176BBEBD" w:rsidRDefault="176BBEBD" w:rsidP="2EBDFC38">
      <w:pPr>
        <w:rPr>
          <w:rFonts w:ascii="Calibri Light" w:eastAsia="Calibri Light" w:hAnsi="Calibri Light" w:cs="Calibri Light"/>
          <w:b/>
          <w:bCs/>
          <w:sz w:val="20"/>
          <w:szCs w:val="20"/>
        </w:rPr>
      </w:pPr>
      <w:bookmarkStart w:id="484" w:name="_Toc1506387428"/>
      <w:r w:rsidRPr="2EBDFC38">
        <w:rPr>
          <w:rFonts w:ascii="Calibri Light" w:eastAsia="Calibri Light" w:hAnsi="Calibri Light" w:cs="Calibri Light"/>
          <w:b/>
          <w:bCs/>
          <w:sz w:val="20"/>
          <w:szCs w:val="20"/>
        </w:rPr>
        <w:t>Data Requirements:</w:t>
      </w:r>
      <w:bookmarkEnd w:id="484"/>
    </w:p>
    <w:p w14:paraId="5DA64AF8" w14:textId="1C8AB949" w:rsidR="2EBDFC38" w:rsidRPr="00C85776" w:rsidRDefault="176BBEBD" w:rsidP="00C85776">
      <w:pPr>
        <w:ind w:firstLine="720"/>
        <w:rPr>
          <w:rFonts w:ascii="Calibri Light" w:eastAsia="Calibri Light" w:hAnsi="Calibri Light" w:cs="Calibri Light"/>
          <w:sz w:val="20"/>
          <w:szCs w:val="20"/>
        </w:rPr>
      </w:pPr>
      <w:commentRangeStart w:id="485"/>
      <w:r w:rsidRPr="2EBDFC38">
        <w:rPr>
          <w:rFonts w:ascii="Calibri Light" w:eastAsia="Calibri Light" w:hAnsi="Calibri Light" w:cs="Calibri Light"/>
          <w:b/>
          <w:bCs/>
          <w:sz w:val="20"/>
          <w:szCs w:val="20"/>
        </w:rPr>
        <w:t xml:space="preserve">STM: </w:t>
      </w:r>
      <w:r w:rsidR="5CCA6D0F" w:rsidRPr="2EBDFC38">
        <w:rPr>
          <w:rFonts w:ascii="Calibri Light" w:eastAsia="Calibri Light" w:hAnsi="Calibri Light" w:cs="Calibri Light"/>
          <w:b/>
          <w:bCs/>
          <w:sz w:val="20"/>
          <w:szCs w:val="20"/>
        </w:rPr>
        <w:t xml:space="preserve"> </w:t>
      </w:r>
      <w:hyperlink r:id="rId23">
        <w:r w:rsidR="5CCA6D0F" w:rsidRPr="2EBDFC38">
          <w:rPr>
            <w:rStyle w:val="Hyperlink"/>
            <w:rFonts w:ascii="Calibri Light" w:eastAsia="Calibri Light" w:hAnsi="Calibri Light" w:cs="Calibri Light"/>
            <w:sz w:val="20"/>
            <w:szCs w:val="20"/>
          </w:rPr>
          <w:t>BarraOne_Asset_Impact_STM.xlsx</w:t>
        </w:r>
      </w:hyperlink>
      <w:r w:rsidR="11C1CD5F" w:rsidRPr="2EBDFC38">
        <w:rPr>
          <w:rFonts w:ascii="Calibri Light" w:eastAsia="Calibri Light" w:hAnsi="Calibri Light" w:cs="Calibri Light"/>
          <w:sz w:val="20"/>
          <w:szCs w:val="20"/>
        </w:rPr>
        <w:t xml:space="preserve"> -</w:t>
      </w:r>
      <w:r w:rsidR="11C1CD5F" w:rsidRPr="2EBDFC38">
        <w:rPr>
          <w:rFonts w:ascii="Calibri Light" w:eastAsia="Calibri Light" w:hAnsi="Calibri Light" w:cs="Calibri Light"/>
          <w:sz w:val="20"/>
          <w:szCs w:val="20"/>
          <w:highlight w:val="yellow"/>
        </w:rPr>
        <w:t>WIP</w:t>
      </w:r>
      <w:commentRangeEnd w:id="485"/>
      <w:r w:rsidR="00EF2AB4">
        <w:rPr>
          <w:rStyle w:val="CommentReference"/>
          <w:rFonts w:ascii="Calibri Light" w:eastAsia="Calibri Light" w:hAnsi="Calibri Light" w:cs="Calibri Light"/>
          <w:sz w:val="20"/>
          <w:szCs w:val="20"/>
        </w:rPr>
        <w:commentReference w:id="485"/>
      </w:r>
      <w:r w:rsidR="005C24D7">
        <w:rPr>
          <w:rFonts w:ascii="Calibri Light" w:eastAsia="Calibri Light" w:hAnsi="Calibri Light" w:cs="Calibri Light"/>
          <w:sz w:val="20"/>
          <w:szCs w:val="20"/>
        </w:rPr>
        <w:t xml:space="preserve"> (</w:t>
      </w:r>
      <w:r w:rsidR="007D3000" w:rsidRPr="007D3000">
        <w:rPr>
          <w:rFonts w:ascii="Calibri Light" w:eastAsia="Calibri Light" w:hAnsi="Calibri Light" w:cs="Calibri Light"/>
          <w:sz w:val="20"/>
          <w:szCs w:val="20"/>
        </w:rPr>
        <w:t>STM_B1_Asset_Impact</w:t>
      </w:r>
      <w:r w:rsidR="005C24D7">
        <w:rPr>
          <w:rFonts w:ascii="Calibri Light" w:eastAsia="Calibri Light" w:hAnsi="Calibri Light" w:cs="Calibri Light"/>
          <w:sz w:val="20"/>
          <w:szCs w:val="20"/>
        </w:rPr>
        <w:t>)</w:t>
      </w:r>
    </w:p>
    <w:p w14:paraId="7A676A38" w14:textId="77777777" w:rsidR="00564231" w:rsidRPr="00564231" w:rsidRDefault="00564231" w:rsidP="00564231">
      <w:pPr>
        <w:pStyle w:val="Heading2"/>
        <w:rPr>
          <w:rFonts w:ascii="Calibri Light" w:hAnsi="Calibri Light" w:cs="Calibri Light"/>
          <w:b/>
          <w:bCs/>
          <w:color w:val="auto"/>
          <w:sz w:val="22"/>
          <w:szCs w:val="22"/>
        </w:rPr>
      </w:pPr>
      <w:bookmarkStart w:id="486" w:name="_Toc1402571602"/>
      <w:r w:rsidRPr="2EBDFC38">
        <w:rPr>
          <w:rFonts w:ascii="Calibri Light" w:hAnsi="Calibri Light" w:cs="Calibri Light"/>
          <w:b/>
          <w:bCs/>
          <w:color w:val="auto"/>
          <w:sz w:val="22"/>
          <w:szCs w:val="22"/>
        </w:rPr>
        <w:lastRenderedPageBreak/>
        <w:t>4.2 Business Requirement – Shock Conversion Automation</w:t>
      </w:r>
      <w:bookmarkEnd w:id="486"/>
    </w:p>
    <w:p w14:paraId="6C62D53C" w14:textId="77777777" w:rsidR="00564231" w:rsidRPr="00564231" w:rsidRDefault="00564231" w:rsidP="00564231">
      <w:pPr>
        <w:pStyle w:val="Heading3"/>
        <w:rPr>
          <w:rFonts w:ascii="Calibri Light" w:hAnsi="Calibri Light" w:cs="Calibri Light"/>
          <w:b/>
          <w:bCs/>
          <w:color w:val="auto"/>
          <w:sz w:val="22"/>
          <w:szCs w:val="22"/>
        </w:rPr>
      </w:pPr>
      <w:bookmarkStart w:id="487" w:name="_Toc753946589"/>
      <w:r w:rsidRPr="2EBDFC38">
        <w:rPr>
          <w:rFonts w:ascii="Calibri Light" w:hAnsi="Calibri Light" w:cs="Calibri Light"/>
          <w:b/>
          <w:bCs/>
          <w:color w:val="auto"/>
          <w:sz w:val="22"/>
          <w:szCs w:val="22"/>
        </w:rPr>
        <w:t>4.2.1 Objective</w:t>
      </w:r>
      <w:bookmarkEnd w:id="487"/>
    </w:p>
    <w:p w14:paraId="57E5DC62" w14:textId="45035102" w:rsidR="00417C73" w:rsidRPr="00417C73" w:rsidRDefault="00417C73" w:rsidP="00417C73">
      <w:pPr>
        <w:pStyle w:val="Heading2"/>
        <w:rPr>
          <w:rFonts w:ascii="Calibri Light" w:hAnsi="Calibri Light" w:cs="Calibri Light"/>
          <w:b/>
          <w:bCs/>
          <w:color w:val="auto"/>
          <w:sz w:val="22"/>
          <w:szCs w:val="22"/>
        </w:rPr>
      </w:pPr>
      <w:bookmarkStart w:id="488" w:name="_Toc170748778"/>
      <w:r w:rsidRPr="2EBDFC38">
        <w:rPr>
          <w:rFonts w:ascii="Calibri Light" w:hAnsi="Calibri Light" w:cs="Calibri Light"/>
          <w:b/>
          <w:bCs/>
          <w:color w:val="auto"/>
          <w:sz w:val="22"/>
          <w:szCs w:val="22"/>
        </w:rPr>
        <w:t>4.3 Business Requirement –</w:t>
      </w:r>
      <w:r w:rsidR="00C13CE2" w:rsidRPr="2EBDFC38">
        <w:rPr>
          <w:rFonts w:ascii="Calibri Light" w:hAnsi="Calibri Light" w:cs="Calibri Light"/>
          <w:b/>
          <w:bCs/>
          <w:color w:val="auto"/>
          <w:sz w:val="22"/>
          <w:szCs w:val="22"/>
        </w:rPr>
        <w:t xml:space="preserve"> </w:t>
      </w:r>
      <w:r w:rsidR="6BCCB7F0" w:rsidRPr="2EBDFC38">
        <w:rPr>
          <w:rFonts w:ascii="Calibri Light" w:hAnsi="Calibri Light" w:cs="Calibri Light"/>
          <w:b/>
          <w:bCs/>
          <w:color w:val="auto"/>
          <w:sz w:val="22"/>
          <w:szCs w:val="22"/>
        </w:rPr>
        <w:t>ES Based</w:t>
      </w:r>
      <w:r w:rsidRPr="2EBDFC38">
        <w:rPr>
          <w:rFonts w:ascii="Calibri Light" w:hAnsi="Calibri Light" w:cs="Calibri Light"/>
          <w:b/>
          <w:bCs/>
          <w:color w:val="auto"/>
          <w:sz w:val="22"/>
          <w:szCs w:val="22"/>
        </w:rPr>
        <w:t xml:space="preserve"> Liability / Net Impact</w:t>
      </w:r>
      <w:bookmarkEnd w:id="488"/>
    </w:p>
    <w:p w14:paraId="5AC711B8" w14:textId="2F711F2E" w:rsidR="00E56B72" w:rsidRPr="003635A3" w:rsidRDefault="00C9769A" w:rsidP="003635A3">
      <w:pPr>
        <w:pStyle w:val="Heading3"/>
        <w:spacing w:after="0" w:line="240" w:lineRule="auto"/>
        <w:rPr>
          <w:rFonts w:ascii="Calibri Light" w:hAnsi="Calibri Light" w:cs="Calibri Light"/>
          <w:b/>
          <w:bCs/>
          <w:color w:val="auto"/>
          <w:sz w:val="22"/>
          <w:szCs w:val="22"/>
        </w:rPr>
      </w:pPr>
      <w:bookmarkStart w:id="489" w:name="_Toc1241315941"/>
      <w:r w:rsidRPr="2EBDFC38">
        <w:rPr>
          <w:rFonts w:ascii="Calibri Light" w:hAnsi="Calibri Light" w:cs="Calibri Light"/>
          <w:b/>
          <w:bCs/>
          <w:color w:val="auto"/>
          <w:sz w:val="22"/>
          <w:szCs w:val="22"/>
        </w:rPr>
        <w:t>4.3.1 Objective</w:t>
      </w:r>
      <w:bookmarkEnd w:id="489"/>
    </w:p>
    <w:p w14:paraId="5A37290C" w14:textId="003F5288" w:rsidR="00F318C1" w:rsidRPr="00F318C1" w:rsidDel="00937EB6" w:rsidRDefault="00F318C1" w:rsidP="00F318C1">
      <w:pPr>
        <w:rPr>
          <w:ins w:id="490" w:author="Han Zhang" w:date="2026-05-14T16:16:00Z"/>
          <w:del w:id="491" w:author="Pao Macalincag" w:date="2026-05-20T02:41:00Z" w16du:dateUtc="2026-05-19T18:41:00Z"/>
          <w:rFonts w:ascii="Calibri Light" w:hAnsi="Calibri Light" w:cs="Calibri Light"/>
          <w:color w:val="0D0D0D" w:themeColor="text1" w:themeTint="F2"/>
          <w:sz w:val="20"/>
          <w:szCs w:val="20"/>
        </w:rPr>
      </w:pPr>
      <w:commentRangeStart w:id="492"/>
      <w:ins w:id="493" w:author="Han Zhang" w:date="2026-05-14T16:16:00Z">
        <w:r w:rsidRPr="00F318C1">
          <w:rPr>
            <w:rFonts w:ascii="Calibri Light" w:hAnsi="Calibri Light" w:cs="Calibri Light"/>
            <w:color w:val="0D0D0D" w:themeColor="text1" w:themeTint="F2"/>
            <w:sz w:val="20"/>
            <w:szCs w:val="20"/>
          </w:rPr>
          <w:t>To leverage ES-based sensitivities and BarraOne stress shocks to estimate ES-driven impacts</w:t>
        </w:r>
      </w:ins>
      <w:ins w:id="494" w:author="Han Zhang" w:date="2026-05-14T16:24:00Z" w16du:dateUtc="2026-05-14T20:24:00Z">
        <w:r>
          <w:rPr>
            <w:rFonts w:ascii="Calibri Light" w:hAnsi="Calibri Light" w:cs="Calibri Light"/>
            <w:color w:val="0D0D0D" w:themeColor="text1" w:themeTint="F2"/>
            <w:sz w:val="20"/>
            <w:szCs w:val="20"/>
          </w:rPr>
          <w:t>.</w:t>
        </w:r>
      </w:ins>
      <w:ins w:id="495" w:author="Han Zhang" w:date="2026-05-14T16:16:00Z">
        <w:r w:rsidRPr="00F318C1">
          <w:rPr>
            <w:rFonts w:ascii="Calibri Light" w:hAnsi="Calibri Light" w:cs="Calibri Light"/>
            <w:color w:val="0D0D0D" w:themeColor="text1" w:themeTint="F2"/>
            <w:sz w:val="20"/>
            <w:szCs w:val="20"/>
          </w:rPr>
          <w:t xml:space="preserve"> </w:t>
        </w:r>
      </w:ins>
      <w:commentRangeEnd w:id="492"/>
      <w:ins w:id="496" w:author="Han Zhang" w:date="2026-05-14T16:25:00Z" w16du:dateUtc="2026-05-14T20:25:00Z">
        <w:r w:rsidRPr="00F318C1">
          <w:rPr>
            <w:rStyle w:val="CommentReference"/>
            <w:rFonts w:ascii="Calibri Light" w:hAnsi="Calibri Light" w:cs="Calibri Light"/>
            <w:color w:val="0D0D0D" w:themeColor="text1" w:themeTint="F2"/>
            <w:sz w:val="20"/>
            <w:szCs w:val="20"/>
          </w:rPr>
          <w:commentReference w:id="492"/>
        </w:r>
      </w:ins>
    </w:p>
    <w:p w14:paraId="29726CB7" w14:textId="6264EEDE" w:rsidR="00E56B72" w:rsidDel="00937EB6" w:rsidRDefault="00E56B72" w:rsidP="00E56B72">
      <w:pPr>
        <w:rPr>
          <w:del w:id="497" w:author="Pao Macalincag" w:date="2026-05-20T02:41:00Z" w16du:dateUtc="2026-05-19T18:41:00Z"/>
          <w:rFonts w:ascii="Calibri Light" w:hAnsi="Calibri Light" w:cs="Calibri Light"/>
          <w:color w:val="0D0D0D" w:themeColor="text1" w:themeTint="F2"/>
          <w:sz w:val="20"/>
          <w:szCs w:val="20"/>
        </w:rPr>
      </w:pPr>
      <w:del w:id="498" w:author="Pao Macalincag" w:date="2026-05-20T02:41:00Z" w16du:dateUtc="2026-05-19T18:41:00Z">
        <w:r w:rsidRPr="00E220EB" w:rsidDel="00937EB6">
          <w:rPr>
            <w:rFonts w:ascii="Calibri Light" w:hAnsi="Calibri Light" w:cs="Calibri Light"/>
            <w:color w:val="0D0D0D" w:themeColor="text1" w:themeTint="F2"/>
            <w:sz w:val="20"/>
            <w:szCs w:val="20"/>
          </w:rPr>
          <w:delText>To integrate ES</w:delText>
        </w:r>
        <w:r w:rsidRPr="00E220EB" w:rsidDel="00937EB6">
          <w:rPr>
            <w:rFonts w:ascii="Calibri Light" w:hAnsi="Calibri Light" w:cs="Calibri Light"/>
            <w:color w:val="0D0D0D" w:themeColor="text1" w:themeTint="F2"/>
            <w:sz w:val="20"/>
            <w:szCs w:val="20"/>
          </w:rPr>
          <w:noBreakHyphen/>
          <w:delText xml:space="preserve">based liability impacts with BarraOne asset impacts to deliver a comprehensive view of net balance sheet impact under defined stress test scenarios. </w:delText>
        </w:r>
      </w:del>
    </w:p>
    <w:p w14:paraId="4EF5879A" w14:textId="77777777" w:rsidR="00BC62B9" w:rsidRPr="00E220EB" w:rsidRDefault="00BC62B9" w:rsidP="00E56B72">
      <w:pPr>
        <w:rPr>
          <w:ins w:id="499" w:author="Han Zhang" w:date="2026-05-14T17:27:00Z" w16du:dateUtc="2026-05-14T21:27:00Z"/>
          <w:rFonts w:ascii="Calibri Light" w:hAnsi="Calibri Light" w:cs="Calibri Light"/>
          <w:color w:val="0D0D0D" w:themeColor="text1" w:themeTint="F2"/>
          <w:sz w:val="20"/>
          <w:szCs w:val="20"/>
        </w:rPr>
      </w:pPr>
    </w:p>
    <w:p w14:paraId="25C17AE7" w14:textId="77777777" w:rsidR="00E56B72" w:rsidRPr="008610E6" w:rsidRDefault="00E56B72" w:rsidP="00E56B72">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Scope:</w:t>
      </w:r>
    </w:p>
    <w:p w14:paraId="4BC7292F" w14:textId="77777777" w:rsidR="008610E6" w:rsidRPr="008610E6" w:rsidRDefault="008610E6" w:rsidP="008610E6">
      <w:pPr>
        <w:jc w:val="center"/>
        <w:rPr>
          <w:rFonts w:ascii="Calibri Light" w:hAnsi="Calibri Light" w:cs="Calibri Light"/>
          <w:b/>
          <w:bCs/>
          <w:sz w:val="20"/>
          <w:szCs w:val="20"/>
        </w:rPr>
      </w:pPr>
      <w:r w:rsidRPr="008610E6">
        <w:rPr>
          <w:rFonts w:ascii="Calibri Light" w:hAnsi="Calibri Light" w:cs="Calibri Light"/>
          <w:b/>
          <w:bCs/>
          <w:sz w:val="20"/>
          <w:szCs w:val="20"/>
        </w:rPr>
        <w:t>Prepare FI Sensitives</w:t>
      </w:r>
    </w:p>
    <w:p w14:paraId="3283C305"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Data Extraction</w:t>
      </w:r>
    </w:p>
    <w:p w14:paraId="03DD7395"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14:paraId="61A7C9A8"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14:paraId="7CF02A83"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irr_ear_forecast_gam_curation</w:t>
      </w:r>
    </w:p>
    <w:p w14:paraId="249BE6CB"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14:paraId="0BF1AF53"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14:paraId="51DFB1C2"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008610E6" w:rsidRPr="008610E6" w14:paraId="728C3790" w14:textId="77777777" w:rsidTr="00E220EB">
        <w:tc>
          <w:tcPr>
            <w:tcW w:w="4675" w:type="dxa"/>
          </w:tcPr>
          <w:p w14:paraId="0DB33892"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14:paraId="2F8DEB64"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008610E6" w:rsidRPr="008610E6" w14:paraId="5C74A3AB" w14:textId="77777777" w:rsidTr="00E220EB">
        <w:tc>
          <w:tcPr>
            <w:tcW w:w="4675" w:type="dxa"/>
          </w:tcPr>
          <w:p w14:paraId="083C8029"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Tax_Indicator_Name</w:t>
            </w:r>
          </w:p>
        </w:tc>
        <w:tc>
          <w:tcPr>
            <w:tcW w:w="4675" w:type="dxa"/>
          </w:tcPr>
          <w:p w14:paraId="140D474A"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'Post-Tax', 'Post-MI'</w:t>
            </w:r>
          </w:p>
        </w:tc>
      </w:tr>
      <w:tr w:rsidR="008610E6" w:rsidRPr="008610E6" w14:paraId="19E7DD21" w14:textId="77777777" w:rsidTr="00E220EB">
        <w:tc>
          <w:tcPr>
            <w:tcW w:w="4675" w:type="dxa"/>
          </w:tcPr>
          <w:p w14:paraId="01B7C36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14:paraId="01CFBF3B"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'Assets, &amp; Liabilities summary'</w:t>
            </w:r>
          </w:p>
        </w:tc>
      </w:tr>
      <w:tr w:rsidR="008610E6" w:rsidRPr="008610E6" w14:paraId="61647F98" w14:textId="77777777" w:rsidTr="00E220EB">
        <w:tc>
          <w:tcPr>
            <w:tcW w:w="4675" w:type="dxa"/>
          </w:tcPr>
          <w:p w14:paraId="6F1B0948"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IFRS_Earnings_Component_Name</w:t>
            </w:r>
          </w:p>
        </w:tc>
        <w:tc>
          <w:tcPr>
            <w:tcW w:w="4675" w:type="dxa"/>
          </w:tcPr>
          <w:p w14:paraId="7B40009D"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'P&amp;L', 'OCI', 'Impacts absorbed by CSM'</w:t>
            </w:r>
          </w:p>
        </w:tc>
      </w:tr>
      <w:tr w:rsidR="008610E6" w:rsidRPr="008610E6" w14:paraId="37F0FD00" w14:textId="77777777" w:rsidTr="00E220EB">
        <w:tc>
          <w:tcPr>
            <w:tcW w:w="4675" w:type="dxa"/>
          </w:tcPr>
          <w:p w14:paraId="677FCE19"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 Name</w:t>
            </w:r>
          </w:p>
        </w:tc>
        <w:tc>
          <w:tcPr>
            <w:tcW w:w="4675" w:type="dxa"/>
          </w:tcPr>
          <w:p w14:paraId="2D1273CB"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 xml:space="preserve">CS +50bps, CS -50bps, SS +20bps, SS -20bps, Partial RF-50, all tenors up to 2yr, Partial RF-50, all tenors up to 5yr,Partial RF-50, all tenors up to 7yr, Partial RF-50, all tenors up to 10yr, Partial RF-50, all tenors up to 20yr, RF -50bps, Partial RF+50, all tenors up to 2yr, Partial RF+50, all tenors up to 5yr, Partial RF+50, all tenors up to 7yr, Partial RF+50, all tenors up to 10yr, Partial RF+50, all tenors up to 20yr, RF +50bps, Partial RF-100, all tenors up to 2yr, Partial RF-100, all tenors up to 5yr, Partial RF-100, all tenors up to 7yr, Partial RF-100, all tenors up to 10yr, Partial RF-100, all tenors up to 20yr, RF -100bps, Partial RF+100, all tenors up to 2yr, Partial </w:t>
            </w:r>
            <w:r w:rsidRPr="008610E6">
              <w:rPr>
                <w:rFonts w:ascii="Calibri Light" w:hAnsi="Calibri Light" w:cs="Calibri Light"/>
                <w:color w:val="0D0D0D" w:themeColor="text1" w:themeTint="F2"/>
                <w:sz w:val="20"/>
                <w:szCs w:val="20"/>
              </w:rPr>
              <w:lastRenderedPageBreak/>
              <w:t>RF+100, all tenors up to 5yr, Partial RF+100, all tenors up to 7yr, Partial RF+100, all tenors up to 10yr, Partial RF+100, all tenors up to 20yr, RF +100bps</w:t>
            </w:r>
          </w:p>
        </w:tc>
      </w:tr>
    </w:tbl>
    <w:p w14:paraId="7DA06767" w14:textId="77777777" w:rsidR="008610E6" w:rsidRPr="008610E6" w:rsidRDefault="008610E6" w:rsidP="008610E6">
      <w:pPr>
        <w:rPr>
          <w:rFonts w:ascii="Calibri Light" w:hAnsi="Calibri Light" w:cs="Calibri Light"/>
          <w:sz w:val="20"/>
          <w:szCs w:val="20"/>
        </w:rPr>
      </w:pPr>
    </w:p>
    <w:p w14:paraId="0DABE2A4"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Inclusive Diments (No Filtering Applied)</w:t>
      </w:r>
    </w:p>
    <w:p w14:paraId="162269C0" w14:textId="77777777" w:rsidR="008610E6" w:rsidRPr="008610E6" w:rsidRDefault="008610E6" w:rsidP="008610E6">
      <w:pPr>
        <w:rPr>
          <w:rFonts w:ascii="Calibri Light" w:hAnsi="Calibri Light" w:cs="Calibri Light"/>
          <w:sz w:val="20"/>
          <w:szCs w:val="20"/>
        </w:rPr>
      </w:pPr>
      <w:r w:rsidRPr="008610E6">
        <w:rPr>
          <w:rFonts w:ascii="Calibri Light" w:hAnsi="Calibri Light" w:cs="Calibri Light"/>
          <w:sz w:val="20"/>
          <w:szCs w:val="20"/>
        </w:rPr>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008610E6" w:rsidRPr="008610E6" w14:paraId="45CA6865" w14:textId="77777777" w:rsidTr="00E220EB">
        <w:tc>
          <w:tcPr>
            <w:tcW w:w="4675" w:type="dxa"/>
          </w:tcPr>
          <w:p w14:paraId="413F98C2"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14:paraId="3FD4122F"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008610E6" w:rsidRPr="008610E6" w14:paraId="1DB6F489" w14:textId="77777777" w:rsidTr="00E220EB">
        <w:tc>
          <w:tcPr>
            <w:tcW w:w="4675" w:type="dxa"/>
          </w:tcPr>
          <w:p w14:paraId="0113C3EF"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14:paraId="6E50681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008610E6" w:rsidRPr="008610E6" w14:paraId="7EDCCCB5" w14:textId="77777777" w:rsidTr="00E220EB">
        <w:tc>
          <w:tcPr>
            <w:tcW w:w="4675" w:type="dxa"/>
          </w:tcPr>
          <w:p w14:paraId="0ECFDC40"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14:paraId="57414ABB"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008610E6" w:rsidRPr="008610E6" w14:paraId="27977226" w14:textId="77777777" w:rsidTr="00E220EB">
        <w:tc>
          <w:tcPr>
            <w:tcW w:w="4675" w:type="dxa"/>
          </w:tcPr>
          <w:p w14:paraId="77A647B8"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14:paraId="411A435F"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14:paraId="7802DF16" w14:textId="77777777" w:rsidR="008610E6" w:rsidRPr="008610E6" w:rsidRDefault="008610E6" w:rsidP="008610E6">
      <w:pPr>
        <w:rPr>
          <w:rFonts w:ascii="Calibri Light" w:hAnsi="Calibri Light" w:cs="Calibri Light"/>
          <w:sz w:val="20"/>
          <w:szCs w:val="20"/>
        </w:rPr>
      </w:pPr>
    </w:p>
    <w:p w14:paraId="2135538B"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Output:</w:t>
      </w:r>
    </w:p>
    <w:p w14:paraId="15D2BB6A" w14:textId="77777777" w:rsidR="008610E6" w:rsidRPr="008610E6" w:rsidRDefault="008610E6" w:rsidP="008610E6">
      <w:pPr>
        <w:pStyle w:val="ListParagraph"/>
        <w:numPr>
          <w:ilvl w:val="0"/>
          <w:numId w:val="115"/>
        </w:numPr>
        <w:rPr>
          <w:rFonts w:ascii="Calibri Light" w:hAnsi="Calibri Light" w:cs="Calibri Light"/>
          <w:sz w:val="20"/>
          <w:szCs w:val="20"/>
        </w:rPr>
      </w:pPr>
      <w:r w:rsidRPr="008610E6">
        <w:rPr>
          <w:rFonts w:ascii="Calibri Light" w:hAnsi="Calibri Light" w:cs="Calibri Light"/>
          <w:sz w:val="20"/>
          <w:szCs w:val="20"/>
        </w:rPr>
        <w:t>Filtered dataset extracted from the RDA Curated Layer that will be used to calculate ES-Based FI Stress Impact</w:t>
      </w:r>
    </w:p>
    <w:p w14:paraId="506C82A9" w14:textId="77777777" w:rsidR="008610E6" w:rsidRPr="008610E6" w:rsidRDefault="008610E6" w:rsidP="008610E6">
      <w:pPr>
        <w:jc w:val="center"/>
        <w:rPr>
          <w:rFonts w:ascii="Calibri Light" w:hAnsi="Calibri Light" w:cs="Calibri Light"/>
          <w:b/>
          <w:bCs/>
          <w:sz w:val="20"/>
          <w:szCs w:val="20"/>
        </w:rPr>
      </w:pPr>
      <w:r w:rsidRPr="008610E6">
        <w:rPr>
          <w:rFonts w:ascii="Calibri Light" w:hAnsi="Calibri Light" w:cs="Calibri Light"/>
          <w:b/>
          <w:bCs/>
          <w:sz w:val="20"/>
          <w:szCs w:val="20"/>
        </w:rPr>
        <w:t>Calculate ES-Based FI Stress Impact</w:t>
      </w:r>
    </w:p>
    <w:p w14:paraId="6DDD6D3A"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14:paraId="62B4301F"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14:paraId="35A6FE63" w14:textId="77777777" w:rsidR="008610E6" w:rsidRPr="008610E6" w:rsidRDefault="008610E6" w:rsidP="008610E6">
      <w:pPr>
        <w:pStyle w:val="ListParagraph"/>
        <w:numPr>
          <w:ilvl w:val="0"/>
          <w:numId w:val="115"/>
        </w:numPr>
        <w:spacing w:after="0" w:line="300" w:lineRule="atLeast"/>
        <w:rPr>
          <w:rFonts w:ascii="Calibri Light" w:eastAsia="Times New Roman" w:hAnsi="Calibri Light" w:cs="Calibri Light"/>
          <w:sz w:val="20"/>
          <w:szCs w:val="20"/>
        </w:rPr>
      </w:pPr>
      <w:r w:rsidRPr="008610E6">
        <w:rPr>
          <w:rFonts w:ascii="Calibri Light" w:eastAsia="Times New Roman" w:hAnsi="Calibri Light" w:cs="Calibri Light"/>
          <w:sz w:val="20"/>
          <w:szCs w:val="20"/>
        </w:rPr>
        <w:t xml:space="preserve">Output from FI Sensitivities </w:t>
      </w:r>
    </w:p>
    <w:p w14:paraId="6279EFBC" w14:textId="77777777" w:rsidR="008610E6" w:rsidRPr="008610E6" w:rsidRDefault="008610E6" w:rsidP="008610E6">
      <w:pPr>
        <w:pStyle w:val="ListParagraph"/>
        <w:numPr>
          <w:ilvl w:val="0"/>
          <w:numId w:val="115"/>
        </w:numPr>
        <w:spacing w:after="0" w:line="300" w:lineRule="atLeast"/>
        <w:rPr>
          <w:rFonts w:ascii="Calibri Light" w:eastAsia="Times New Roman" w:hAnsi="Calibri Light" w:cs="Calibri Light"/>
          <w:sz w:val="20"/>
          <w:szCs w:val="20"/>
        </w:rPr>
      </w:pPr>
      <w:r w:rsidRPr="008610E6">
        <w:rPr>
          <w:rFonts w:ascii="Calibri Light" w:eastAsia="Times New Roman" w:hAnsi="Calibri Light" w:cs="Calibri Light"/>
          <w:sz w:val="20"/>
          <w:szCs w:val="20"/>
        </w:rPr>
        <w:t>Contains scenario</w:t>
      </w:r>
      <w:r w:rsidRPr="008610E6">
        <w:rPr>
          <w:rFonts w:ascii="Calibri Light" w:eastAsia="Times New Roman" w:hAnsi="Calibri Light" w:cs="Calibri Light"/>
          <w:sz w:val="20"/>
          <w:szCs w:val="20"/>
        </w:rPr>
        <w:noBreakHyphen/>
        <w:t>level IFRS earnings and balance sheet values</w:t>
      </w:r>
    </w:p>
    <w:p w14:paraId="7AEEDBFB" w14:textId="77777777" w:rsidR="008610E6" w:rsidRPr="008610E6" w:rsidRDefault="008610E6" w:rsidP="008610E6">
      <w:pPr>
        <w:jc w:val="both"/>
        <w:rPr>
          <w:rFonts w:ascii="Calibri Light" w:hAnsi="Calibri Light" w:cs="Calibri Light"/>
          <w:b/>
          <w:bCs/>
          <w:sz w:val="20"/>
          <w:szCs w:val="20"/>
        </w:rPr>
      </w:pPr>
    </w:p>
    <w:p w14:paraId="387A2079"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14:paraId="403C9833"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14:paraId="6FA7B8FC"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Contains shock factors applicable for </w:t>
      </w:r>
      <w:r w:rsidRPr="008610E6">
        <w:rPr>
          <w:rFonts w:ascii="Calibri Light" w:hAnsi="Calibri Light" w:cs="Calibri Light"/>
          <w:sz w:val="20"/>
          <w:szCs w:val="20"/>
        </w:rPr>
        <w:t>ES-Based FI Stress Impact calculations</w:t>
      </w:r>
    </w:p>
    <w:p w14:paraId="1070A14C"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14:paraId="4BE89CED" w14:textId="77777777" w:rsidR="008610E6" w:rsidRPr="008610E6" w:rsidRDefault="008610E6" w:rsidP="008610E6">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14:paraId="35D91268" w14:textId="77777777" w:rsidR="008610E6" w:rsidRDefault="008610E6" w:rsidP="008610E6">
      <w:pPr>
        <w:pStyle w:val="ListParagraph"/>
        <w:numPr>
          <w:ilvl w:val="1"/>
          <w:numId w:val="118"/>
        </w:numPr>
        <w:rPr>
          <w:ins w:id="500" w:author="Han Zhang" w:date="2026-05-14T16:34:00Z" w16du:dateUtc="2026-05-14T20:34:00Z"/>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14:paraId="5AD89F63" w14:textId="2DF8D319" w:rsidR="00583062" w:rsidRPr="008610E6" w:rsidRDefault="00583062" w:rsidP="008610E6">
      <w:pPr>
        <w:pStyle w:val="ListParagraph"/>
        <w:numPr>
          <w:ilvl w:val="1"/>
          <w:numId w:val="118"/>
        </w:numPr>
        <w:rPr>
          <w:rFonts w:ascii="Calibri Light" w:hAnsi="Calibri Light" w:cs="Calibri Light"/>
          <w:color w:val="000000" w:themeColor="text1"/>
          <w:sz w:val="20"/>
          <w:szCs w:val="20"/>
        </w:rPr>
      </w:pPr>
      <w:ins w:id="501" w:author="Han Zhang" w:date="2026-05-14T16:34:00Z" w16du:dateUtc="2026-05-14T20:34:00Z">
        <w:r>
          <w:rPr>
            <w:rFonts w:ascii="Calibri Light" w:hAnsi="Calibri Light" w:cs="Calibri Light"/>
            <w:color w:val="000000" w:themeColor="text1"/>
            <w:sz w:val="20"/>
            <w:szCs w:val="20"/>
          </w:rPr>
          <w:t>Currency</w:t>
        </w:r>
      </w:ins>
    </w:p>
    <w:p w14:paraId="63A3DF3E" w14:textId="77777777" w:rsidR="008610E6" w:rsidRPr="008610E6" w:rsidRDefault="008610E6" w:rsidP="008610E6">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3. ES-Based FI Stress Impact Computation</w:t>
      </w:r>
    </w:p>
    <w:p w14:paraId="20B847F5" w14:textId="77777777" w:rsidR="008610E6" w:rsidRPr="008610E6" w:rsidRDefault="008610E6" w:rsidP="008610E6">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Computation is performed at the same granularity as the input dataset: </w:t>
      </w:r>
    </w:p>
    <w:p w14:paraId="58AD5433" w14:textId="23E1E23F" w:rsidR="008610E6" w:rsidRPr="008610E6" w:rsidDel="00D86A7F" w:rsidRDefault="008610E6" w:rsidP="008610E6">
      <w:pPr>
        <w:pStyle w:val="ListParagraph"/>
        <w:numPr>
          <w:ilvl w:val="0"/>
          <w:numId w:val="119"/>
        </w:numPr>
        <w:rPr>
          <w:del w:id="502" w:author="Han Zhang" w:date="2026-05-14T17:06:00Z" w16du:dateUtc="2026-05-14T21:06:00Z"/>
          <w:rFonts w:ascii="Calibri Light" w:hAnsi="Calibri Light" w:cs="Calibri Light"/>
          <w:color w:val="000000" w:themeColor="text1"/>
          <w:sz w:val="20"/>
          <w:szCs w:val="20"/>
        </w:rPr>
      </w:pPr>
      <w:del w:id="503" w:author="Han Zhang" w:date="2026-05-14T17:06:00Z" w16du:dateUtc="2026-05-14T21:06:00Z">
        <w:r w:rsidRPr="008610E6" w:rsidDel="00D86A7F">
          <w:rPr>
            <w:rFonts w:ascii="Calibri Light" w:hAnsi="Calibri Light" w:cs="Calibri Light"/>
            <w:color w:val="000000" w:themeColor="text1"/>
            <w:sz w:val="20"/>
            <w:szCs w:val="20"/>
          </w:rPr>
          <w:delText>Country</w:delText>
        </w:r>
      </w:del>
    </w:p>
    <w:p w14:paraId="0C840C56"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LLP</w:t>
      </w:r>
    </w:p>
    <w:p w14:paraId="40D9F09F"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lastRenderedPageBreak/>
        <w:t>IFRS Component</w:t>
      </w:r>
    </w:p>
    <w:p w14:paraId="03F0D224"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14:paraId="48BA6267" w14:textId="6114DF0F" w:rsidR="008610E6" w:rsidRPr="008610E6" w:rsidDel="00D86A7F" w:rsidRDefault="008610E6" w:rsidP="008610E6">
      <w:pPr>
        <w:pStyle w:val="ListParagraph"/>
        <w:numPr>
          <w:ilvl w:val="0"/>
          <w:numId w:val="119"/>
        </w:numPr>
        <w:rPr>
          <w:del w:id="504" w:author="Han Zhang" w:date="2026-05-14T17:06:00Z" w16du:dateUtc="2026-05-14T21:06:00Z"/>
          <w:rFonts w:ascii="Calibri Light" w:hAnsi="Calibri Light" w:cs="Calibri Light"/>
          <w:color w:val="000000" w:themeColor="text1"/>
          <w:sz w:val="20"/>
          <w:szCs w:val="20"/>
        </w:rPr>
      </w:pPr>
      <w:del w:id="505" w:author="Han Zhang" w:date="2026-05-14T17:06:00Z" w16du:dateUtc="2026-05-14T21:06:00Z">
        <w:r w:rsidRPr="008610E6" w:rsidDel="00D86A7F">
          <w:rPr>
            <w:rFonts w:ascii="Calibri Light" w:hAnsi="Calibri Light" w:cs="Calibri Light"/>
            <w:color w:val="000000" w:themeColor="text1"/>
            <w:sz w:val="20"/>
            <w:szCs w:val="20"/>
          </w:rPr>
          <w:delText>Currency</w:delText>
        </w:r>
      </w:del>
    </w:p>
    <w:p w14:paraId="315DF385" w14:textId="289CBAC9" w:rsidR="008610E6" w:rsidRPr="008610E6" w:rsidRDefault="00937EB6" w:rsidP="008610E6">
      <w:pPr>
        <w:pStyle w:val="ListParagraph"/>
        <w:numPr>
          <w:ilvl w:val="0"/>
          <w:numId w:val="119"/>
        </w:numPr>
        <w:rPr>
          <w:rFonts w:ascii="Calibri Light" w:hAnsi="Calibri Light" w:cs="Calibri Light"/>
          <w:color w:val="000000" w:themeColor="text1"/>
          <w:sz w:val="20"/>
          <w:szCs w:val="20"/>
        </w:rPr>
      </w:pPr>
      <w:ins w:id="506" w:author="Pao Macalincag" w:date="2026-05-20T02:44:00Z" w16du:dateUtc="2026-05-19T18:44:00Z">
        <w:r>
          <w:rPr>
            <w:rFonts w:ascii="Calibri Light" w:hAnsi="Calibri Light" w:cs="Calibri Light"/>
            <w:color w:val="000000" w:themeColor="text1"/>
            <w:sz w:val="20"/>
            <w:szCs w:val="20"/>
          </w:rPr>
          <w:t xml:space="preserve">GAM </w:t>
        </w:r>
      </w:ins>
      <w:ins w:id="507" w:author="Pao Macalincag" w:date="2026-05-20T02:45:00Z" w16du:dateUtc="2026-05-19T18:45:00Z">
        <w:r>
          <w:rPr>
            <w:rFonts w:ascii="Calibri Light" w:hAnsi="Calibri Light" w:cs="Calibri Light"/>
            <w:color w:val="000000" w:themeColor="text1"/>
            <w:sz w:val="20"/>
            <w:szCs w:val="20"/>
          </w:rPr>
          <w:t>Sensitivity</w:t>
        </w:r>
      </w:ins>
      <w:ins w:id="508" w:author="Pao Macalincag" w:date="2026-05-20T02:44:00Z" w16du:dateUtc="2026-05-19T18:44:00Z">
        <w:r>
          <w:rPr>
            <w:rFonts w:ascii="Calibri Light" w:hAnsi="Calibri Light" w:cs="Calibri Light"/>
            <w:color w:val="000000" w:themeColor="text1"/>
            <w:sz w:val="20"/>
            <w:szCs w:val="20"/>
          </w:rPr>
          <w:t xml:space="preserve"> </w:t>
        </w:r>
      </w:ins>
      <w:commentRangeStart w:id="509"/>
      <w:r w:rsidR="008610E6" w:rsidRPr="008610E6">
        <w:rPr>
          <w:rFonts w:ascii="Calibri Light" w:hAnsi="Calibri Light" w:cs="Calibri Light"/>
          <w:color w:val="000000" w:themeColor="text1"/>
          <w:sz w:val="20"/>
          <w:szCs w:val="20"/>
        </w:rPr>
        <w:t>Scenario</w:t>
      </w:r>
      <w:commentRangeEnd w:id="509"/>
      <w:r w:rsidR="009C7082">
        <w:rPr>
          <w:rStyle w:val="CommentReference"/>
          <w:rFonts w:ascii="Calibri Light" w:hAnsi="Calibri Light" w:cs="Calibri Light"/>
          <w:color w:val="000000" w:themeColor="text1"/>
          <w:sz w:val="20"/>
          <w:szCs w:val="20"/>
        </w:rPr>
        <w:commentReference w:id="509"/>
      </w:r>
      <w:ins w:id="510" w:author="Pao Macalincag" w:date="2026-05-20T02:45:00Z" w16du:dateUtc="2026-05-19T18:45:00Z">
        <w:r>
          <w:rPr>
            <w:rFonts w:ascii="Calibri Light" w:hAnsi="Calibri Light" w:cs="Calibri Light"/>
            <w:color w:val="000000" w:themeColor="text1"/>
            <w:sz w:val="20"/>
            <w:szCs w:val="20"/>
          </w:rPr>
          <w:t xml:space="preserve"> Name</w:t>
        </w:r>
      </w:ins>
    </w:p>
    <w:p w14:paraId="7C53F095"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4. Scenario Name Update</w:t>
      </w:r>
    </w:p>
    <w:p w14:paraId="3B4177F8" w14:textId="77777777" w:rsidR="008610E6" w:rsidRPr="008610E6" w:rsidRDefault="008610E6" w:rsidP="008610E6">
      <w:pPr>
        <w:pStyle w:val="ListParagraph"/>
        <w:numPr>
          <w:ilvl w:val="0"/>
          <w:numId w:val="120"/>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The system should update the Scenario_Name field to reflect the derived sensitivity name.</w:t>
      </w:r>
    </w:p>
    <w:p w14:paraId="59A4380A" w14:textId="77777777" w:rsidR="008610E6" w:rsidRPr="008610E6" w:rsidRDefault="008610E6" w:rsidP="008610E6">
      <w:pPr>
        <w:pStyle w:val="ListParagraph"/>
        <w:numPr>
          <w:ilvl w:val="0"/>
          <w:numId w:val="120"/>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Each base or shocked scenario shall be re-labeled using a standardized derived sensitivity naming convention.</w:t>
      </w:r>
    </w:p>
    <w:p w14:paraId="0C06B466" w14:textId="77777777" w:rsidR="008610E6" w:rsidRPr="008610E6" w:rsidRDefault="008610E6" w:rsidP="008610E6">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14:paraId="78435B95" w14:textId="77777777" w:rsidR="008610E6" w:rsidRPr="008610E6" w:rsidRDefault="008610E6" w:rsidP="008610E6">
      <w:pPr>
        <w:pStyle w:val="ListParagraph"/>
        <w:numPr>
          <w:ilvl w:val="0"/>
          <w:numId w:val="121"/>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sz w:val="20"/>
          <w:szCs w:val="20"/>
        </w:rPr>
        <w:t>ES-Based FI Stress Impact</w:t>
      </w:r>
    </w:p>
    <w:p w14:paraId="4B1D5B9D" w14:textId="1F980192" w:rsidR="008610E6" w:rsidRDefault="008610E6" w:rsidP="008610E6">
      <w:pPr>
        <w:pStyle w:val="ListParagraph"/>
        <w:numPr>
          <w:ilvl w:val="0"/>
          <w:numId w:val="121"/>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Update each scenario name with corresponding derived sensitivity name</w:t>
      </w:r>
      <w:r w:rsidR="00223B22">
        <w:rPr>
          <w:rFonts w:ascii="Calibri Light" w:hAnsi="Calibri Light" w:cs="Calibri Light"/>
          <w:color w:val="000000" w:themeColor="text1"/>
          <w:sz w:val="20"/>
          <w:szCs w:val="20"/>
        </w:rPr>
        <w:t>.</w:t>
      </w:r>
    </w:p>
    <w:p w14:paraId="639805C2" w14:textId="6C9CDFF0" w:rsidR="00223B22" w:rsidRPr="00CC3915" w:rsidRDefault="00223B22" w:rsidP="008610E6">
      <w:pPr>
        <w:pStyle w:val="ListParagraph"/>
        <w:numPr>
          <w:ilvl w:val="0"/>
          <w:numId w:val="121"/>
        </w:numPr>
        <w:rPr>
          <w:rFonts w:ascii="Calibri Light" w:hAnsi="Calibri Light" w:cs="Calibri Light"/>
          <w:b/>
          <w:bCs/>
          <w:color w:val="000000" w:themeColor="text1"/>
          <w:sz w:val="20"/>
          <w:szCs w:val="20"/>
        </w:rPr>
      </w:pPr>
      <w:hyperlink r:id="rId24" w:history="1">
        <w:r w:rsidRPr="00CC3915">
          <w:rPr>
            <w:rStyle w:val="Hyperlink"/>
            <w:rFonts w:ascii="Calibri Light" w:hAnsi="Calibri Light" w:cs="Calibri Light"/>
            <w:b/>
            <w:bCs/>
            <w:sz w:val="20"/>
            <w:szCs w:val="20"/>
          </w:rPr>
          <w:t xml:space="preserve">Refer </w:t>
        </w:r>
        <w:r w:rsidR="00CC3915" w:rsidRPr="00CC3915">
          <w:rPr>
            <w:rStyle w:val="Hyperlink"/>
            <w:rFonts w:ascii="Calibri Light" w:hAnsi="Calibri Light" w:cs="Calibri Light"/>
            <w:b/>
            <w:bCs/>
            <w:sz w:val="20"/>
            <w:szCs w:val="20"/>
          </w:rPr>
          <w:t>to the calculation logic file for the formula.</w:t>
        </w:r>
      </w:hyperlink>
    </w:p>
    <w:p w14:paraId="405072DF" w14:textId="77777777" w:rsidR="008610E6" w:rsidRPr="008610E6" w:rsidRDefault="008610E6" w:rsidP="008610E6">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Calculate the derived sensitivity for each sensitivity type:</w:t>
      </w:r>
    </w:p>
    <w:tbl>
      <w:tblPr>
        <w:tblStyle w:val="TableGrid"/>
        <w:tblW w:w="0" w:type="auto"/>
        <w:tblLook w:val="04A0" w:firstRow="1" w:lastRow="0" w:firstColumn="1" w:lastColumn="0" w:noHBand="0" w:noVBand="1"/>
      </w:tblPr>
      <w:tblGrid>
        <w:gridCol w:w="4675"/>
        <w:gridCol w:w="4675"/>
      </w:tblGrid>
      <w:tr w:rsidR="008610E6" w:rsidRPr="008610E6" w14:paraId="28B2F316" w14:textId="77777777" w:rsidTr="00E220EB">
        <w:tc>
          <w:tcPr>
            <w:tcW w:w="4675" w:type="dxa"/>
          </w:tcPr>
          <w:p w14:paraId="6953B0DF" w14:textId="77777777" w:rsidR="008610E6" w:rsidRPr="008610E6" w:rsidRDefault="008610E6" w:rsidP="00E220EB">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Scenario_Name</w:t>
            </w:r>
          </w:p>
        </w:tc>
        <w:tc>
          <w:tcPr>
            <w:tcW w:w="4675" w:type="dxa"/>
          </w:tcPr>
          <w:p w14:paraId="4AB54F60" w14:textId="77777777" w:rsidR="008610E6" w:rsidRPr="008610E6" w:rsidRDefault="008610E6" w:rsidP="00E220EB">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Derived Sensitivity Name</w:t>
            </w:r>
          </w:p>
        </w:tc>
      </w:tr>
      <w:tr w:rsidR="008610E6" w:rsidRPr="008610E6" w14:paraId="2931FB73" w14:textId="77777777" w:rsidTr="00E220EB">
        <w:tc>
          <w:tcPr>
            <w:tcW w:w="4675" w:type="dxa"/>
          </w:tcPr>
          <w:p w14:paraId="74246B54"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CS +50bps</w:t>
            </w:r>
          </w:p>
        </w:tc>
        <w:tc>
          <w:tcPr>
            <w:tcW w:w="4675" w:type="dxa"/>
          </w:tcPr>
          <w:p w14:paraId="34367BA3"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CS +50bps</w:t>
            </w:r>
          </w:p>
        </w:tc>
      </w:tr>
      <w:tr w:rsidR="008610E6" w:rsidRPr="008610E6" w14:paraId="0F62888D" w14:textId="77777777" w:rsidTr="00E220EB">
        <w:tc>
          <w:tcPr>
            <w:tcW w:w="4675" w:type="dxa"/>
          </w:tcPr>
          <w:p w14:paraId="7D883F71"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CS -50bps</w:t>
            </w:r>
          </w:p>
        </w:tc>
        <w:tc>
          <w:tcPr>
            <w:tcW w:w="4675" w:type="dxa"/>
          </w:tcPr>
          <w:p w14:paraId="6EF6DBFE"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CS -50bps</w:t>
            </w:r>
          </w:p>
        </w:tc>
      </w:tr>
      <w:tr w:rsidR="008610E6" w:rsidRPr="008610E6" w14:paraId="564E34D3" w14:textId="77777777" w:rsidTr="00E220EB">
        <w:tc>
          <w:tcPr>
            <w:tcW w:w="4675" w:type="dxa"/>
          </w:tcPr>
          <w:p w14:paraId="521D44A4"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SS +20bps</w:t>
            </w:r>
          </w:p>
        </w:tc>
        <w:tc>
          <w:tcPr>
            <w:tcW w:w="4675" w:type="dxa"/>
          </w:tcPr>
          <w:p w14:paraId="47DF22FE"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SS +20bps</w:t>
            </w:r>
          </w:p>
        </w:tc>
      </w:tr>
      <w:tr w:rsidR="008610E6" w:rsidRPr="008610E6" w14:paraId="0A024ECE" w14:textId="77777777" w:rsidTr="00E220EB">
        <w:tc>
          <w:tcPr>
            <w:tcW w:w="4675" w:type="dxa"/>
          </w:tcPr>
          <w:p w14:paraId="114D7898"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SS -20bps</w:t>
            </w:r>
          </w:p>
        </w:tc>
        <w:tc>
          <w:tcPr>
            <w:tcW w:w="4675" w:type="dxa"/>
          </w:tcPr>
          <w:p w14:paraId="64180EF2"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SS -20bps</w:t>
            </w:r>
          </w:p>
        </w:tc>
      </w:tr>
      <w:tr w:rsidR="008610E6" w:rsidRPr="008610E6" w14:paraId="1B571F92" w14:textId="77777777" w:rsidTr="00E220EB">
        <w:tc>
          <w:tcPr>
            <w:tcW w:w="4675" w:type="dxa"/>
          </w:tcPr>
          <w:p w14:paraId="1595F61A"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2yr</w:t>
            </w:r>
          </w:p>
        </w:tc>
        <w:tc>
          <w:tcPr>
            <w:tcW w:w="4675" w:type="dxa"/>
          </w:tcPr>
          <w:p w14:paraId="350EFEF0"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2yr Only</w:t>
            </w:r>
          </w:p>
        </w:tc>
      </w:tr>
      <w:tr w:rsidR="008610E6" w:rsidRPr="008610E6" w14:paraId="2F9EDDEE" w14:textId="77777777" w:rsidTr="00E220EB">
        <w:tc>
          <w:tcPr>
            <w:tcW w:w="4675" w:type="dxa"/>
          </w:tcPr>
          <w:p w14:paraId="7862EA78"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5yr</w:t>
            </w:r>
          </w:p>
        </w:tc>
        <w:tc>
          <w:tcPr>
            <w:tcW w:w="4675" w:type="dxa"/>
          </w:tcPr>
          <w:p w14:paraId="05C9F3E9"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5yr Only</w:t>
            </w:r>
          </w:p>
        </w:tc>
      </w:tr>
      <w:tr w:rsidR="008610E6" w:rsidRPr="008610E6" w14:paraId="7736D9D0" w14:textId="77777777" w:rsidTr="00E220EB">
        <w:tc>
          <w:tcPr>
            <w:tcW w:w="4675" w:type="dxa"/>
          </w:tcPr>
          <w:p w14:paraId="7CB4B458"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7yr</w:t>
            </w:r>
          </w:p>
        </w:tc>
        <w:tc>
          <w:tcPr>
            <w:tcW w:w="4675" w:type="dxa"/>
          </w:tcPr>
          <w:p w14:paraId="3B779FB6"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7yr Only</w:t>
            </w:r>
          </w:p>
        </w:tc>
      </w:tr>
      <w:tr w:rsidR="008610E6" w:rsidRPr="008610E6" w14:paraId="051FD9A7" w14:textId="77777777" w:rsidTr="00E220EB">
        <w:tc>
          <w:tcPr>
            <w:tcW w:w="4675" w:type="dxa"/>
          </w:tcPr>
          <w:p w14:paraId="0E4EF275"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10yr</w:t>
            </w:r>
          </w:p>
        </w:tc>
        <w:tc>
          <w:tcPr>
            <w:tcW w:w="4675" w:type="dxa"/>
          </w:tcPr>
          <w:p w14:paraId="05B82995"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10yr Only</w:t>
            </w:r>
          </w:p>
        </w:tc>
      </w:tr>
      <w:tr w:rsidR="008610E6" w:rsidRPr="008610E6" w14:paraId="65FBAF53" w14:textId="77777777" w:rsidTr="00E220EB">
        <w:tc>
          <w:tcPr>
            <w:tcW w:w="4675" w:type="dxa"/>
          </w:tcPr>
          <w:p w14:paraId="31ED88B3"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20yr</w:t>
            </w:r>
          </w:p>
        </w:tc>
        <w:tc>
          <w:tcPr>
            <w:tcW w:w="4675" w:type="dxa"/>
          </w:tcPr>
          <w:p w14:paraId="00A21B3D"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20yr Only</w:t>
            </w:r>
          </w:p>
        </w:tc>
      </w:tr>
      <w:tr w:rsidR="008610E6" w:rsidRPr="008610E6" w14:paraId="6AEBF884" w14:textId="77777777" w:rsidTr="00E220EB">
        <w:tc>
          <w:tcPr>
            <w:tcW w:w="4675" w:type="dxa"/>
          </w:tcPr>
          <w:p w14:paraId="0381FDE4"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w:t>
            </w:r>
          </w:p>
        </w:tc>
        <w:tc>
          <w:tcPr>
            <w:tcW w:w="4675" w:type="dxa"/>
          </w:tcPr>
          <w:p w14:paraId="2CF5C0A3"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30yr Only</w:t>
            </w:r>
          </w:p>
        </w:tc>
      </w:tr>
      <w:tr w:rsidR="008610E6" w:rsidRPr="008610E6" w14:paraId="4B01879D" w14:textId="77777777" w:rsidTr="00E220EB">
        <w:tc>
          <w:tcPr>
            <w:tcW w:w="4675" w:type="dxa"/>
          </w:tcPr>
          <w:p w14:paraId="79A9CED8"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2yr</w:t>
            </w:r>
          </w:p>
        </w:tc>
        <w:tc>
          <w:tcPr>
            <w:tcW w:w="4675" w:type="dxa"/>
          </w:tcPr>
          <w:p w14:paraId="02712E15"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2yr Only</w:t>
            </w:r>
          </w:p>
        </w:tc>
      </w:tr>
      <w:tr w:rsidR="008610E6" w:rsidRPr="008610E6" w14:paraId="75E64325" w14:textId="77777777" w:rsidTr="00E220EB">
        <w:tc>
          <w:tcPr>
            <w:tcW w:w="4675" w:type="dxa"/>
          </w:tcPr>
          <w:p w14:paraId="14BC5D6B"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5yr</w:t>
            </w:r>
          </w:p>
        </w:tc>
        <w:tc>
          <w:tcPr>
            <w:tcW w:w="4675" w:type="dxa"/>
          </w:tcPr>
          <w:p w14:paraId="19589203"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5yr Only</w:t>
            </w:r>
          </w:p>
        </w:tc>
      </w:tr>
      <w:tr w:rsidR="008610E6" w:rsidRPr="008610E6" w14:paraId="7F13E875" w14:textId="77777777" w:rsidTr="00E220EB">
        <w:tc>
          <w:tcPr>
            <w:tcW w:w="4675" w:type="dxa"/>
          </w:tcPr>
          <w:p w14:paraId="1DAADC47"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7yr</w:t>
            </w:r>
          </w:p>
        </w:tc>
        <w:tc>
          <w:tcPr>
            <w:tcW w:w="4675" w:type="dxa"/>
          </w:tcPr>
          <w:p w14:paraId="3ED150C2"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7yr Only</w:t>
            </w:r>
          </w:p>
        </w:tc>
      </w:tr>
      <w:tr w:rsidR="008610E6" w:rsidRPr="008610E6" w14:paraId="47774B52" w14:textId="77777777" w:rsidTr="00E220EB">
        <w:tc>
          <w:tcPr>
            <w:tcW w:w="4675" w:type="dxa"/>
          </w:tcPr>
          <w:p w14:paraId="39C9C35F"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10yr</w:t>
            </w:r>
          </w:p>
        </w:tc>
        <w:tc>
          <w:tcPr>
            <w:tcW w:w="4675" w:type="dxa"/>
          </w:tcPr>
          <w:p w14:paraId="0C58D886"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10yr Only</w:t>
            </w:r>
          </w:p>
        </w:tc>
      </w:tr>
      <w:tr w:rsidR="008610E6" w:rsidRPr="008610E6" w14:paraId="12036A99" w14:textId="77777777" w:rsidTr="00E220EB">
        <w:tc>
          <w:tcPr>
            <w:tcW w:w="4675" w:type="dxa"/>
          </w:tcPr>
          <w:p w14:paraId="46915CEF"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RF+50, all tenors up to 20yr</w:t>
            </w:r>
          </w:p>
        </w:tc>
        <w:tc>
          <w:tcPr>
            <w:tcW w:w="4675" w:type="dxa"/>
          </w:tcPr>
          <w:p w14:paraId="51A715FD"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20yr Only</w:t>
            </w:r>
          </w:p>
        </w:tc>
      </w:tr>
      <w:tr w:rsidR="008610E6" w:rsidRPr="008610E6" w14:paraId="6274A32A" w14:textId="77777777" w:rsidTr="00E220EB">
        <w:tc>
          <w:tcPr>
            <w:tcW w:w="4675" w:type="dxa"/>
          </w:tcPr>
          <w:p w14:paraId="281D2156"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lastRenderedPageBreak/>
              <w:t>RF +50bps</w:t>
            </w:r>
          </w:p>
        </w:tc>
        <w:tc>
          <w:tcPr>
            <w:tcW w:w="4675" w:type="dxa"/>
          </w:tcPr>
          <w:p w14:paraId="0094AB1A"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+50bps 30yr Only</w:t>
            </w:r>
          </w:p>
        </w:tc>
      </w:tr>
      <w:tr w:rsidR="008610E6" w:rsidRPr="008610E6" w14:paraId="09CE3743" w14:textId="77777777" w:rsidTr="00E220EB">
        <w:tc>
          <w:tcPr>
            <w:tcW w:w="4675" w:type="dxa"/>
          </w:tcPr>
          <w:p w14:paraId="2FA46E3B"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Partial RF-100, all tenors up to 2yr</w:t>
            </w:r>
          </w:p>
        </w:tc>
        <w:tc>
          <w:tcPr>
            <w:tcW w:w="4675" w:type="dxa"/>
          </w:tcPr>
          <w:p w14:paraId="5225A8EC"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2yr Only</w:t>
            </w:r>
          </w:p>
        </w:tc>
      </w:tr>
      <w:tr w:rsidR="008610E6" w:rsidRPr="008610E6" w14:paraId="04F18AF8" w14:textId="77777777" w:rsidTr="00E220EB">
        <w:tc>
          <w:tcPr>
            <w:tcW w:w="4675" w:type="dxa"/>
          </w:tcPr>
          <w:p w14:paraId="472AAA6E"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5yr</w:t>
            </w:r>
          </w:p>
        </w:tc>
        <w:tc>
          <w:tcPr>
            <w:tcW w:w="4675" w:type="dxa"/>
          </w:tcPr>
          <w:p w14:paraId="4AD9146E"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5yr Only</w:t>
            </w:r>
          </w:p>
        </w:tc>
      </w:tr>
      <w:tr w:rsidR="008610E6" w:rsidRPr="008610E6" w14:paraId="01FE5C76" w14:textId="77777777" w:rsidTr="00E220EB">
        <w:tc>
          <w:tcPr>
            <w:tcW w:w="4675" w:type="dxa"/>
          </w:tcPr>
          <w:p w14:paraId="416CF8C0"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7yr</w:t>
            </w:r>
          </w:p>
        </w:tc>
        <w:tc>
          <w:tcPr>
            <w:tcW w:w="4675" w:type="dxa"/>
          </w:tcPr>
          <w:p w14:paraId="0C8FC17C"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7yr Only</w:t>
            </w:r>
          </w:p>
        </w:tc>
      </w:tr>
      <w:tr w:rsidR="008610E6" w:rsidRPr="008610E6" w14:paraId="05D615B1" w14:textId="77777777" w:rsidTr="00E220EB">
        <w:tc>
          <w:tcPr>
            <w:tcW w:w="4675" w:type="dxa"/>
          </w:tcPr>
          <w:p w14:paraId="162DC701"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10yr</w:t>
            </w:r>
          </w:p>
        </w:tc>
        <w:tc>
          <w:tcPr>
            <w:tcW w:w="4675" w:type="dxa"/>
          </w:tcPr>
          <w:p w14:paraId="75382450"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10yr Only</w:t>
            </w:r>
          </w:p>
        </w:tc>
      </w:tr>
      <w:tr w:rsidR="008610E6" w:rsidRPr="008610E6" w14:paraId="3B0801AD" w14:textId="77777777" w:rsidTr="00E220EB">
        <w:tc>
          <w:tcPr>
            <w:tcW w:w="4675" w:type="dxa"/>
          </w:tcPr>
          <w:p w14:paraId="010AC7E6"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20yr</w:t>
            </w:r>
          </w:p>
        </w:tc>
        <w:tc>
          <w:tcPr>
            <w:tcW w:w="4675" w:type="dxa"/>
          </w:tcPr>
          <w:p w14:paraId="15A3768F"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20yr Only</w:t>
            </w:r>
          </w:p>
        </w:tc>
      </w:tr>
      <w:tr w:rsidR="008610E6" w:rsidRPr="008610E6" w14:paraId="61E1D517" w14:textId="77777777" w:rsidTr="00E220EB">
        <w:tc>
          <w:tcPr>
            <w:tcW w:w="4675" w:type="dxa"/>
          </w:tcPr>
          <w:p w14:paraId="3D3511E4"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RF -100bps</w:t>
            </w:r>
          </w:p>
        </w:tc>
        <w:tc>
          <w:tcPr>
            <w:tcW w:w="4675" w:type="dxa"/>
          </w:tcPr>
          <w:p w14:paraId="37FC374A"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30yr Only</w:t>
            </w:r>
          </w:p>
        </w:tc>
      </w:tr>
      <w:tr w:rsidR="008610E6" w:rsidRPr="008610E6" w14:paraId="5133C0FA" w14:textId="77777777" w:rsidTr="00E220EB">
        <w:tc>
          <w:tcPr>
            <w:tcW w:w="4675" w:type="dxa"/>
          </w:tcPr>
          <w:p w14:paraId="2FB8D0F0"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2yr</w:t>
            </w:r>
          </w:p>
        </w:tc>
        <w:tc>
          <w:tcPr>
            <w:tcW w:w="4675" w:type="dxa"/>
          </w:tcPr>
          <w:p w14:paraId="60344B25"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2yr Only</w:t>
            </w:r>
          </w:p>
        </w:tc>
      </w:tr>
      <w:tr w:rsidR="008610E6" w:rsidRPr="008610E6" w14:paraId="7B0BAEAA" w14:textId="77777777" w:rsidTr="00E220EB">
        <w:tc>
          <w:tcPr>
            <w:tcW w:w="4675" w:type="dxa"/>
          </w:tcPr>
          <w:p w14:paraId="497F1E4C"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5yr</w:t>
            </w:r>
          </w:p>
        </w:tc>
        <w:tc>
          <w:tcPr>
            <w:tcW w:w="4675" w:type="dxa"/>
          </w:tcPr>
          <w:p w14:paraId="2CBA1D88"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5yr Only</w:t>
            </w:r>
          </w:p>
        </w:tc>
      </w:tr>
      <w:tr w:rsidR="008610E6" w:rsidRPr="008610E6" w14:paraId="6CD1CE2C" w14:textId="77777777" w:rsidTr="00E220EB">
        <w:tc>
          <w:tcPr>
            <w:tcW w:w="4675" w:type="dxa"/>
          </w:tcPr>
          <w:p w14:paraId="0A389BCF"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7yr</w:t>
            </w:r>
          </w:p>
        </w:tc>
        <w:tc>
          <w:tcPr>
            <w:tcW w:w="4675" w:type="dxa"/>
          </w:tcPr>
          <w:p w14:paraId="38BE04FA"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7yr Only</w:t>
            </w:r>
          </w:p>
        </w:tc>
      </w:tr>
      <w:tr w:rsidR="008610E6" w:rsidRPr="008610E6" w14:paraId="7E13C485" w14:textId="77777777" w:rsidTr="00E220EB">
        <w:tc>
          <w:tcPr>
            <w:tcW w:w="4675" w:type="dxa"/>
          </w:tcPr>
          <w:p w14:paraId="47DF68A4"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10yr</w:t>
            </w:r>
          </w:p>
        </w:tc>
        <w:tc>
          <w:tcPr>
            <w:tcW w:w="4675" w:type="dxa"/>
          </w:tcPr>
          <w:p w14:paraId="60BE42C1"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10yr Only</w:t>
            </w:r>
          </w:p>
        </w:tc>
      </w:tr>
      <w:tr w:rsidR="008610E6" w:rsidRPr="008610E6" w14:paraId="29D4979B" w14:textId="77777777" w:rsidTr="00E220EB">
        <w:tc>
          <w:tcPr>
            <w:tcW w:w="4675" w:type="dxa"/>
          </w:tcPr>
          <w:p w14:paraId="57671D6C"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Partial RF+100, all tenors up to 20yr</w:t>
            </w:r>
          </w:p>
        </w:tc>
        <w:tc>
          <w:tcPr>
            <w:tcW w:w="4675" w:type="dxa"/>
          </w:tcPr>
          <w:p w14:paraId="29E0A2DC"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20yr Only</w:t>
            </w:r>
          </w:p>
        </w:tc>
      </w:tr>
      <w:tr w:rsidR="008610E6" w:rsidRPr="008610E6" w14:paraId="0C0DA7DE" w14:textId="77777777" w:rsidTr="00E220EB">
        <w:tc>
          <w:tcPr>
            <w:tcW w:w="4675" w:type="dxa"/>
          </w:tcPr>
          <w:p w14:paraId="5BC8EC4D" w14:textId="77777777" w:rsidR="008610E6" w:rsidRPr="008610E6" w:rsidRDefault="008610E6" w:rsidP="00E220EB">
            <w:pPr>
              <w:rPr>
                <w:rFonts w:ascii="Calibri Light" w:hAnsi="Calibri Light" w:cs="Calibri Light"/>
                <w:color w:val="000000"/>
                <w:sz w:val="20"/>
                <w:szCs w:val="20"/>
              </w:rPr>
            </w:pPr>
            <w:r w:rsidRPr="008610E6">
              <w:rPr>
                <w:rFonts w:ascii="Calibri Light" w:hAnsi="Calibri Light" w:cs="Calibri Light"/>
                <w:sz w:val="20"/>
                <w:szCs w:val="20"/>
              </w:rPr>
              <w:t>RF +100bps</w:t>
            </w:r>
          </w:p>
        </w:tc>
        <w:tc>
          <w:tcPr>
            <w:tcW w:w="4675" w:type="dxa"/>
          </w:tcPr>
          <w:p w14:paraId="461E1B64"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sz w:val="20"/>
                <w:szCs w:val="20"/>
              </w:rPr>
              <w:t>RF +100bps 30yr Only</w:t>
            </w:r>
          </w:p>
        </w:tc>
      </w:tr>
      <w:tr w:rsidR="008610E6" w:rsidRPr="008610E6" w14:paraId="58A754BE" w14:textId="77777777" w:rsidTr="00E220EB">
        <w:trPr>
          <w:trHeight w:val="70"/>
        </w:trPr>
        <w:tc>
          <w:tcPr>
            <w:tcW w:w="4675" w:type="dxa"/>
          </w:tcPr>
          <w:p w14:paraId="02EDAFA4" w14:textId="77777777" w:rsidR="008610E6" w:rsidRPr="008610E6" w:rsidRDefault="008610E6" w:rsidP="00E220EB">
            <w:pPr>
              <w:spacing w:after="0" w:line="240" w:lineRule="auto"/>
              <w:rPr>
                <w:rFonts w:ascii="Calibri Light" w:eastAsia="Times New Roman" w:hAnsi="Calibri Light" w:cs="Calibri Light"/>
                <w:color w:val="000000"/>
                <w:sz w:val="20"/>
                <w:szCs w:val="20"/>
              </w:rPr>
            </w:pPr>
          </w:p>
        </w:tc>
        <w:tc>
          <w:tcPr>
            <w:tcW w:w="4675" w:type="dxa"/>
          </w:tcPr>
          <w:p w14:paraId="7377DEB2" w14:textId="77777777" w:rsidR="008610E6" w:rsidRPr="008610E6" w:rsidRDefault="008610E6" w:rsidP="00E220EB">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FI Total (Calculated Value) refer to the calculation logic file</w:t>
            </w:r>
          </w:p>
        </w:tc>
      </w:tr>
    </w:tbl>
    <w:p w14:paraId="266AD42B" w14:textId="77777777" w:rsidR="008610E6" w:rsidRPr="008610E6" w:rsidRDefault="008610E6" w:rsidP="008610E6">
      <w:pPr>
        <w:rPr>
          <w:rFonts w:ascii="Calibri Light" w:hAnsi="Calibri Light" w:cs="Calibri Light"/>
          <w:b/>
          <w:bCs/>
          <w:color w:val="000000" w:themeColor="text1"/>
          <w:sz w:val="20"/>
          <w:szCs w:val="20"/>
        </w:rPr>
      </w:pPr>
    </w:p>
    <w:p w14:paraId="6B5A329C"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color w:val="000000" w:themeColor="text1"/>
          <w:sz w:val="20"/>
          <w:szCs w:val="20"/>
        </w:rPr>
        <w:t xml:space="preserve">Output of </w:t>
      </w:r>
      <w:r w:rsidRPr="008610E6">
        <w:rPr>
          <w:rFonts w:ascii="Calibri Light" w:hAnsi="Calibri Light" w:cs="Calibri Light"/>
          <w:b/>
          <w:bCs/>
          <w:sz w:val="20"/>
          <w:szCs w:val="20"/>
        </w:rPr>
        <w:t>ES-Based FI Stress Impact</w:t>
      </w:r>
      <w:r w:rsidRPr="008610E6">
        <w:rPr>
          <w:rFonts w:ascii="Calibri Light" w:hAnsi="Calibri Light" w:cs="Calibri Light"/>
          <w:b/>
          <w:bCs/>
          <w:color w:val="000000" w:themeColor="text1"/>
          <w:sz w:val="20"/>
          <w:szCs w:val="20"/>
        </w:rPr>
        <w:t>:</w:t>
      </w:r>
    </w:p>
    <w:p w14:paraId="0B8BCEB2" w14:textId="1CADCD71" w:rsidR="008610E6" w:rsidRPr="00D17F02" w:rsidRDefault="008610E6" w:rsidP="00D17F02">
      <w:pPr>
        <w:pStyle w:val="ListParagraph"/>
        <w:numPr>
          <w:ilvl w:val="0"/>
          <w:numId w:val="122"/>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Save the derived sensitivity dataset to the Curated Layer</w:t>
      </w:r>
    </w:p>
    <w:p w14:paraId="0D853ACA" w14:textId="77777777" w:rsidR="008610E6" w:rsidRPr="008610E6" w:rsidRDefault="008610E6" w:rsidP="008610E6">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Prepare PE Sensitivities</w:t>
      </w:r>
    </w:p>
    <w:p w14:paraId="4B2D0CBB"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Data Extraction</w:t>
      </w:r>
    </w:p>
    <w:p w14:paraId="1A4E485D"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14:paraId="483AD6E0"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14:paraId="145226F8"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irr_ear_forecast_gam_curation</w:t>
      </w:r>
    </w:p>
    <w:p w14:paraId="2EADB889"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14:paraId="598D1B56"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14:paraId="155E9B98"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008610E6" w:rsidRPr="008610E6" w14:paraId="3A7A39FC" w14:textId="77777777" w:rsidTr="00E220EB">
        <w:tc>
          <w:tcPr>
            <w:tcW w:w="4675" w:type="dxa"/>
          </w:tcPr>
          <w:p w14:paraId="6983D887"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14:paraId="0216A9BC"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008610E6" w:rsidRPr="008610E6" w14:paraId="20029E91" w14:textId="77777777" w:rsidTr="00E220EB">
        <w:tc>
          <w:tcPr>
            <w:tcW w:w="4675" w:type="dxa"/>
          </w:tcPr>
          <w:p w14:paraId="7E0F4439"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lastRenderedPageBreak/>
              <w:t>Tax_Indicator_Name</w:t>
            </w:r>
          </w:p>
        </w:tc>
        <w:tc>
          <w:tcPr>
            <w:tcW w:w="4675" w:type="dxa"/>
          </w:tcPr>
          <w:p w14:paraId="2AB94115"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'Post-Tax', 'Post-MI'</w:t>
            </w:r>
          </w:p>
        </w:tc>
      </w:tr>
      <w:tr w:rsidR="008610E6" w:rsidRPr="008610E6" w14:paraId="73B8CF9E" w14:textId="77777777" w:rsidTr="00E220EB">
        <w:tc>
          <w:tcPr>
            <w:tcW w:w="4675" w:type="dxa"/>
          </w:tcPr>
          <w:p w14:paraId="1F89F5A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14:paraId="0AA19409"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'Assets, &amp; Liabilities summary'</w:t>
            </w:r>
          </w:p>
        </w:tc>
      </w:tr>
      <w:tr w:rsidR="008610E6" w:rsidRPr="008610E6" w14:paraId="4BD5B429" w14:textId="77777777" w:rsidTr="00E220EB">
        <w:tc>
          <w:tcPr>
            <w:tcW w:w="4675" w:type="dxa"/>
          </w:tcPr>
          <w:p w14:paraId="1401E300"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IFRS_Earnings_Component_Name</w:t>
            </w:r>
          </w:p>
        </w:tc>
        <w:tc>
          <w:tcPr>
            <w:tcW w:w="4675" w:type="dxa"/>
          </w:tcPr>
          <w:p w14:paraId="276E418E"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'P&amp;L', 'OCI', 'Impacts absorbed by CSM'</w:t>
            </w:r>
          </w:p>
        </w:tc>
      </w:tr>
      <w:tr w:rsidR="008610E6" w:rsidRPr="008610E6" w14:paraId="1A1F2FF4" w14:textId="77777777" w:rsidTr="00E220EB">
        <w:tc>
          <w:tcPr>
            <w:tcW w:w="4675" w:type="dxa"/>
          </w:tcPr>
          <w:p w14:paraId="606D5EF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 Name</w:t>
            </w:r>
          </w:p>
        </w:tc>
        <w:tc>
          <w:tcPr>
            <w:tcW w:w="4675" w:type="dxa"/>
          </w:tcPr>
          <w:p w14:paraId="5EE1DE6F"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PE -80%, PE -40%, PE -30%, PE -20%, PE -10%, PE +10%, PE +20%, PE +30%</w:t>
            </w:r>
          </w:p>
        </w:tc>
      </w:tr>
    </w:tbl>
    <w:p w14:paraId="397F5F22" w14:textId="77777777" w:rsidR="008610E6" w:rsidRPr="008610E6" w:rsidRDefault="008610E6" w:rsidP="008610E6">
      <w:pPr>
        <w:rPr>
          <w:rFonts w:ascii="Calibri Light" w:hAnsi="Calibri Light" w:cs="Calibri Light"/>
          <w:sz w:val="20"/>
          <w:szCs w:val="20"/>
        </w:rPr>
      </w:pPr>
    </w:p>
    <w:p w14:paraId="66717DBB" w14:textId="77777777" w:rsidR="008610E6" w:rsidRPr="008610E6" w:rsidRDefault="008610E6" w:rsidP="008610E6">
      <w:pPr>
        <w:rPr>
          <w:rFonts w:ascii="Calibri Light" w:hAnsi="Calibri Light" w:cs="Calibri Light"/>
          <w:b/>
          <w:bCs/>
          <w:sz w:val="20"/>
          <w:szCs w:val="20"/>
        </w:rPr>
      </w:pPr>
      <w:commentRangeStart w:id="511"/>
      <w:r w:rsidRPr="008610E6">
        <w:rPr>
          <w:rFonts w:ascii="Calibri Light" w:hAnsi="Calibri Light" w:cs="Calibri Light"/>
          <w:b/>
          <w:bCs/>
          <w:sz w:val="20"/>
          <w:szCs w:val="20"/>
        </w:rPr>
        <w:t>Inclusive Diments (No Filtering Applied)</w:t>
      </w:r>
      <w:commentRangeEnd w:id="511"/>
      <w:r w:rsidR="008E5DEB" w:rsidRPr="008610E6">
        <w:rPr>
          <w:rStyle w:val="CommentReference"/>
          <w:rFonts w:ascii="Calibri Light" w:hAnsi="Calibri Light" w:cs="Calibri Light"/>
          <w:b/>
          <w:bCs/>
          <w:sz w:val="20"/>
          <w:szCs w:val="20"/>
        </w:rPr>
        <w:commentReference w:id="511"/>
      </w:r>
    </w:p>
    <w:p w14:paraId="2AF15BBB" w14:textId="77777777" w:rsidR="008610E6" w:rsidRPr="008610E6" w:rsidRDefault="008610E6" w:rsidP="008610E6">
      <w:pPr>
        <w:rPr>
          <w:rFonts w:ascii="Calibri Light" w:hAnsi="Calibri Light" w:cs="Calibri Light"/>
          <w:sz w:val="20"/>
          <w:szCs w:val="20"/>
        </w:rPr>
      </w:pPr>
      <w:r w:rsidRPr="008610E6">
        <w:rPr>
          <w:rFonts w:ascii="Calibri Light" w:hAnsi="Calibri Light" w:cs="Calibri Light"/>
          <w:sz w:val="20"/>
          <w:szCs w:val="20"/>
        </w:rPr>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008610E6" w:rsidRPr="008610E6" w14:paraId="335B9AC5" w14:textId="77777777" w:rsidTr="00E220EB">
        <w:tc>
          <w:tcPr>
            <w:tcW w:w="4675" w:type="dxa"/>
          </w:tcPr>
          <w:p w14:paraId="0858E4E3"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14:paraId="555184AC"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008610E6" w:rsidRPr="008610E6" w14:paraId="22E3EAA9" w14:textId="77777777" w:rsidTr="00E220EB">
        <w:tc>
          <w:tcPr>
            <w:tcW w:w="4675" w:type="dxa"/>
          </w:tcPr>
          <w:p w14:paraId="5C4D3AB3"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14:paraId="19D1DBA4"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008610E6" w:rsidRPr="008610E6" w14:paraId="245F81A3" w14:textId="77777777" w:rsidTr="00E220EB">
        <w:tc>
          <w:tcPr>
            <w:tcW w:w="4675" w:type="dxa"/>
          </w:tcPr>
          <w:p w14:paraId="1CAE2532"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14:paraId="5FD5B3C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008610E6" w:rsidRPr="008610E6" w14:paraId="468EBA2A" w14:textId="77777777" w:rsidTr="00E220EB">
        <w:tc>
          <w:tcPr>
            <w:tcW w:w="4675" w:type="dxa"/>
          </w:tcPr>
          <w:p w14:paraId="7EFD0C99"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Category</w:t>
            </w:r>
          </w:p>
        </w:tc>
        <w:tc>
          <w:tcPr>
            <w:tcW w:w="4675" w:type="dxa"/>
          </w:tcPr>
          <w:p w14:paraId="4CD9473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categories associated with records that meet the above criteria (To confirm which column does this come from)</w:t>
            </w:r>
          </w:p>
        </w:tc>
      </w:tr>
      <w:tr w:rsidR="008610E6" w:rsidRPr="008610E6" w14:paraId="61F92087" w14:textId="77777777" w:rsidTr="00E220EB">
        <w:tc>
          <w:tcPr>
            <w:tcW w:w="4675" w:type="dxa"/>
          </w:tcPr>
          <w:p w14:paraId="6C88B047"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Currency</w:t>
            </w:r>
          </w:p>
        </w:tc>
        <w:tc>
          <w:tcPr>
            <w:tcW w:w="4675" w:type="dxa"/>
          </w:tcPr>
          <w:p w14:paraId="52DF778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currencies associated with records that meet the above criteria</w:t>
            </w:r>
          </w:p>
        </w:tc>
      </w:tr>
      <w:tr w:rsidR="008610E6" w:rsidRPr="008610E6" w14:paraId="51545ADD" w14:textId="77777777" w:rsidTr="00E220EB">
        <w:tc>
          <w:tcPr>
            <w:tcW w:w="4675" w:type="dxa"/>
          </w:tcPr>
          <w:p w14:paraId="2D61B482"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14:paraId="1856B46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14:paraId="2C2EC300" w14:textId="77777777" w:rsidR="008610E6" w:rsidRPr="008610E6" w:rsidRDefault="008610E6" w:rsidP="008610E6">
      <w:pPr>
        <w:rPr>
          <w:rFonts w:ascii="Calibri Light" w:hAnsi="Calibri Light" w:cs="Calibri Light"/>
          <w:sz w:val="20"/>
          <w:szCs w:val="20"/>
        </w:rPr>
      </w:pPr>
    </w:p>
    <w:p w14:paraId="18FBB45D"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Output:</w:t>
      </w:r>
    </w:p>
    <w:p w14:paraId="2757918C" w14:textId="476E266E" w:rsidR="008610E6" w:rsidRPr="00D17F02" w:rsidRDefault="008610E6" w:rsidP="00D17F02">
      <w:pPr>
        <w:pStyle w:val="ListParagraph"/>
        <w:numPr>
          <w:ilvl w:val="0"/>
          <w:numId w:val="115"/>
        </w:numPr>
        <w:rPr>
          <w:rFonts w:ascii="Calibri Light" w:hAnsi="Calibri Light" w:cs="Calibri Light"/>
          <w:sz w:val="20"/>
          <w:szCs w:val="20"/>
        </w:rPr>
      </w:pPr>
      <w:r w:rsidRPr="008610E6">
        <w:rPr>
          <w:rFonts w:ascii="Calibri Light" w:hAnsi="Calibri Light" w:cs="Calibri Light"/>
          <w:sz w:val="20"/>
          <w:szCs w:val="20"/>
        </w:rPr>
        <w:t>Filtered dataset extracted from the RDA Curated Layer that will be used to calculate ES-Based PE Stress Impact</w:t>
      </w:r>
    </w:p>
    <w:p w14:paraId="65776154" w14:textId="77777777" w:rsidR="008610E6" w:rsidRPr="008610E6" w:rsidRDefault="008610E6" w:rsidP="008610E6">
      <w:pPr>
        <w:jc w:val="center"/>
        <w:rPr>
          <w:rFonts w:ascii="Calibri Light" w:hAnsi="Calibri Light" w:cs="Calibri Light"/>
          <w:b/>
          <w:bCs/>
          <w:sz w:val="20"/>
          <w:szCs w:val="20"/>
        </w:rPr>
      </w:pPr>
      <w:r w:rsidRPr="008610E6">
        <w:rPr>
          <w:rFonts w:ascii="Calibri Light" w:hAnsi="Calibri Light" w:cs="Calibri Light"/>
          <w:b/>
          <w:bCs/>
          <w:sz w:val="20"/>
          <w:szCs w:val="20"/>
        </w:rPr>
        <w:t>Calculate ES-Based PE Stress Impact</w:t>
      </w:r>
    </w:p>
    <w:p w14:paraId="2FDDB992"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14:paraId="6824D8A6"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14:paraId="68984480" w14:textId="77777777" w:rsidR="008610E6" w:rsidRPr="008610E6" w:rsidRDefault="008610E6" w:rsidP="008610E6">
      <w:pPr>
        <w:pStyle w:val="ListParagraph"/>
        <w:numPr>
          <w:ilvl w:val="0"/>
          <w:numId w:val="115"/>
        </w:numPr>
        <w:spacing w:after="0" w:line="300" w:lineRule="atLeast"/>
        <w:rPr>
          <w:rFonts w:ascii="Calibri Light" w:eastAsia="Times New Roman" w:hAnsi="Calibri Light" w:cs="Calibri Light"/>
          <w:sz w:val="20"/>
          <w:szCs w:val="20"/>
        </w:rPr>
      </w:pPr>
      <w:r w:rsidRPr="008610E6">
        <w:rPr>
          <w:rFonts w:ascii="Calibri Light" w:eastAsia="Times New Roman" w:hAnsi="Calibri Light" w:cs="Calibri Light"/>
          <w:sz w:val="20"/>
          <w:szCs w:val="20"/>
        </w:rPr>
        <w:t xml:space="preserve">Output from PE Sensitivities </w:t>
      </w:r>
    </w:p>
    <w:p w14:paraId="3488C76E" w14:textId="77777777" w:rsidR="008610E6" w:rsidRPr="008610E6" w:rsidRDefault="008610E6" w:rsidP="008610E6">
      <w:pPr>
        <w:pStyle w:val="ListParagraph"/>
        <w:numPr>
          <w:ilvl w:val="0"/>
          <w:numId w:val="115"/>
        </w:numPr>
        <w:spacing w:after="0" w:line="300" w:lineRule="atLeast"/>
        <w:rPr>
          <w:rFonts w:ascii="Calibri Light" w:eastAsia="Times New Roman" w:hAnsi="Calibri Light" w:cs="Calibri Light"/>
          <w:sz w:val="20"/>
          <w:szCs w:val="20"/>
        </w:rPr>
      </w:pPr>
      <w:r w:rsidRPr="008610E6">
        <w:rPr>
          <w:rFonts w:ascii="Calibri Light" w:eastAsia="Times New Roman" w:hAnsi="Calibri Light" w:cs="Calibri Light"/>
          <w:sz w:val="20"/>
          <w:szCs w:val="20"/>
        </w:rPr>
        <w:t>Contains scenario</w:t>
      </w:r>
      <w:r w:rsidRPr="008610E6">
        <w:rPr>
          <w:rFonts w:ascii="Calibri Light" w:eastAsia="Times New Roman" w:hAnsi="Calibri Light" w:cs="Calibri Light"/>
          <w:sz w:val="20"/>
          <w:szCs w:val="20"/>
        </w:rPr>
        <w:noBreakHyphen/>
        <w:t>level IFRS earnings and balance sheet values</w:t>
      </w:r>
    </w:p>
    <w:p w14:paraId="7E579422" w14:textId="77777777" w:rsidR="008610E6" w:rsidRPr="008610E6" w:rsidRDefault="008610E6" w:rsidP="008610E6">
      <w:pPr>
        <w:jc w:val="both"/>
        <w:rPr>
          <w:rFonts w:ascii="Calibri Light" w:hAnsi="Calibri Light" w:cs="Calibri Light"/>
          <w:b/>
          <w:bCs/>
          <w:sz w:val="20"/>
          <w:szCs w:val="20"/>
        </w:rPr>
      </w:pPr>
    </w:p>
    <w:p w14:paraId="00DAE001"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14:paraId="67D03F62"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14:paraId="3B1C7536"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lastRenderedPageBreak/>
        <w:t xml:space="preserve">Contains shock factors applicable for </w:t>
      </w:r>
      <w:r w:rsidRPr="008610E6">
        <w:rPr>
          <w:rFonts w:ascii="Calibri Light" w:hAnsi="Calibri Light" w:cs="Calibri Light"/>
          <w:sz w:val="20"/>
          <w:szCs w:val="20"/>
        </w:rPr>
        <w:t>ES-Based PE Stress Impact calculations</w:t>
      </w:r>
    </w:p>
    <w:p w14:paraId="4DC9590E"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14:paraId="406A5004" w14:textId="77777777" w:rsidR="008610E6" w:rsidRPr="008610E6" w:rsidRDefault="008610E6" w:rsidP="008610E6">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14:paraId="498C92CD" w14:textId="77777777" w:rsidR="008610E6" w:rsidRDefault="008610E6" w:rsidP="008610E6">
      <w:pPr>
        <w:pStyle w:val="ListParagraph"/>
        <w:numPr>
          <w:ilvl w:val="1"/>
          <w:numId w:val="118"/>
        </w:numPr>
        <w:rPr>
          <w:ins w:id="512" w:author="Han Zhang" w:date="2026-05-14T16:56:00Z" w16du:dateUtc="2026-05-14T20:56:00Z"/>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14:paraId="160D2FD9" w14:textId="49A80F0F" w:rsidR="00D86A7F" w:rsidRPr="008610E6" w:rsidRDefault="00D86A7F" w:rsidP="008610E6">
      <w:pPr>
        <w:pStyle w:val="ListParagraph"/>
        <w:numPr>
          <w:ilvl w:val="1"/>
          <w:numId w:val="118"/>
        </w:numPr>
        <w:rPr>
          <w:rFonts w:ascii="Calibri Light" w:hAnsi="Calibri Light" w:cs="Calibri Light"/>
          <w:color w:val="000000" w:themeColor="text1"/>
          <w:sz w:val="20"/>
          <w:szCs w:val="20"/>
        </w:rPr>
      </w:pPr>
      <w:ins w:id="513" w:author="Han Zhang" w:date="2026-05-14T16:57:00Z" w16du:dateUtc="2026-05-14T20:57:00Z">
        <w:r>
          <w:rPr>
            <w:rFonts w:ascii="Calibri Light" w:hAnsi="Calibri Light" w:cs="Calibri Light"/>
            <w:color w:val="000000" w:themeColor="text1"/>
            <w:sz w:val="20"/>
            <w:szCs w:val="20"/>
          </w:rPr>
          <w:t>ES Segment (i.e., LLP)</w:t>
        </w:r>
      </w:ins>
    </w:p>
    <w:p w14:paraId="30E8AB26" w14:textId="77777777" w:rsidR="008610E6" w:rsidRPr="008610E6" w:rsidRDefault="008610E6" w:rsidP="008610E6">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3. ES-Based PE Stress Impact Computation</w:t>
      </w:r>
    </w:p>
    <w:p w14:paraId="68FAA120" w14:textId="77777777" w:rsidR="008610E6" w:rsidRPr="008610E6" w:rsidRDefault="008610E6" w:rsidP="008610E6">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Computation is performed at the same granularity as the input dataset: </w:t>
      </w:r>
    </w:p>
    <w:p w14:paraId="72043E09" w14:textId="54CBF7F9" w:rsidR="008610E6" w:rsidRPr="008610E6" w:rsidDel="00D86A7F" w:rsidRDefault="008610E6" w:rsidP="008610E6">
      <w:pPr>
        <w:pStyle w:val="ListParagraph"/>
        <w:numPr>
          <w:ilvl w:val="0"/>
          <w:numId w:val="119"/>
        </w:numPr>
        <w:rPr>
          <w:del w:id="514" w:author="Han Zhang" w:date="2026-05-14T17:06:00Z" w16du:dateUtc="2026-05-14T21:06:00Z"/>
          <w:rFonts w:ascii="Calibri Light" w:hAnsi="Calibri Light" w:cs="Calibri Light"/>
          <w:color w:val="000000" w:themeColor="text1"/>
          <w:sz w:val="20"/>
          <w:szCs w:val="20"/>
        </w:rPr>
      </w:pPr>
      <w:del w:id="515" w:author="Han Zhang" w:date="2026-05-14T17:06:00Z" w16du:dateUtc="2026-05-14T21:06:00Z">
        <w:r w:rsidRPr="008610E6" w:rsidDel="00D86A7F">
          <w:rPr>
            <w:rFonts w:ascii="Calibri Light" w:hAnsi="Calibri Light" w:cs="Calibri Light"/>
            <w:color w:val="000000" w:themeColor="text1"/>
            <w:sz w:val="20"/>
            <w:szCs w:val="20"/>
          </w:rPr>
          <w:delText>Country</w:delText>
        </w:r>
      </w:del>
    </w:p>
    <w:p w14:paraId="27CCD150"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LLP</w:t>
      </w:r>
    </w:p>
    <w:p w14:paraId="7786AF38"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IFRS Component</w:t>
      </w:r>
    </w:p>
    <w:p w14:paraId="04FCEA4A"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14:paraId="75B4BE92" w14:textId="75DC4B25" w:rsidR="008610E6" w:rsidRPr="008610E6" w:rsidDel="00D86A7F" w:rsidRDefault="008610E6" w:rsidP="008610E6">
      <w:pPr>
        <w:pStyle w:val="ListParagraph"/>
        <w:numPr>
          <w:ilvl w:val="0"/>
          <w:numId w:val="119"/>
        </w:numPr>
        <w:rPr>
          <w:del w:id="516" w:author="Han Zhang" w:date="2026-05-14T17:06:00Z" w16du:dateUtc="2026-05-14T21:06:00Z"/>
          <w:rFonts w:ascii="Calibri Light" w:hAnsi="Calibri Light" w:cs="Calibri Light"/>
          <w:color w:val="000000" w:themeColor="text1"/>
          <w:sz w:val="20"/>
          <w:szCs w:val="20"/>
        </w:rPr>
      </w:pPr>
      <w:commentRangeStart w:id="517"/>
      <w:del w:id="518" w:author="Han Zhang" w:date="2026-05-14T17:06:00Z" w16du:dateUtc="2026-05-14T21:06:00Z">
        <w:r w:rsidRPr="008610E6" w:rsidDel="00D86A7F">
          <w:rPr>
            <w:rFonts w:ascii="Calibri Light" w:hAnsi="Calibri Light" w:cs="Calibri Light"/>
            <w:color w:val="000000" w:themeColor="text1"/>
            <w:sz w:val="20"/>
            <w:szCs w:val="20"/>
          </w:rPr>
          <w:delText>Category</w:delText>
        </w:r>
      </w:del>
    </w:p>
    <w:p w14:paraId="31FFCEE4" w14:textId="51058E47" w:rsidR="008610E6" w:rsidRPr="008610E6" w:rsidDel="00D86A7F" w:rsidRDefault="008610E6" w:rsidP="008610E6">
      <w:pPr>
        <w:pStyle w:val="ListParagraph"/>
        <w:numPr>
          <w:ilvl w:val="0"/>
          <w:numId w:val="119"/>
        </w:numPr>
        <w:rPr>
          <w:del w:id="519" w:author="Han Zhang" w:date="2026-05-14T17:06:00Z" w16du:dateUtc="2026-05-14T21:06:00Z"/>
          <w:rFonts w:ascii="Calibri Light" w:hAnsi="Calibri Light" w:cs="Calibri Light"/>
          <w:color w:val="000000" w:themeColor="text1"/>
          <w:sz w:val="20"/>
          <w:szCs w:val="20"/>
        </w:rPr>
      </w:pPr>
      <w:del w:id="520" w:author="Han Zhang" w:date="2026-05-14T17:06:00Z" w16du:dateUtc="2026-05-14T21:06:00Z">
        <w:r w:rsidRPr="008610E6" w:rsidDel="00D86A7F">
          <w:rPr>
            <w:rFonts w:ascii="Calibri Light" w:hAnsi="Calibri Light" w:cs="Calibri Light"/>
            <w:color w:val="000000" w:themeColor="text1"/>
            <w:sz w:val="20"/>
            <w:szCs w:val="20"/>
          </w:rPr>
          <w:delText>Currency</w:delText>
        </w:r>
      </w:del>
      <w:commentRangeEnd w:id="517"/>
      <w:r w:rsidR="00432FCE" w:rsidRPr="008610E6">
        <w:rPr>
          <w:rStyle w:val="CommentReference"/>
          <w:rFonts w:ascii="Calibri Light" w:hAnsi="Calibri Light" w:cs="Calibri Light"/>
          <w:color w:val="000000" w:themeColor="text1"/>
          <w:sz w:val="20"/>
          <w:szCs w:val="20"/>
        </w:rPr>
        <w:commentReference w:id="517"/>
      </w:r>
    </w:p>
    <w:p w14:paraId="3DB0D160" w14:textId="0CEA9E25" w:rsidR="008610E6" w:rsidRPr="008610E6" w:rsidRDefault="00937EB6" w:rsidP="008610E6">
      <w:pPr>
        <w:pStyle w:val="ListParagraph"/>
        <w:numPr>
          <w:ilvl w:val="0"/>
          <w:numId w:val="119"/>
        </w:numPr>
        <w:rPr>
          <w:rFonts w:ascii="Calibri Light" w:hAnsi="Calibri Light" w:cs="Calibri Light"/>
          <w:color w:val="000000" w:themeColor="text1"/>
          <w:sz w:val="20"/>
          <w:szCs w:val="20"/>
        </w:rPr>
      </w:pPr>
      <w:ins w:id="521" w:author="Pao Macalincag" w:date="2026-05-20T02:46:00Z" w16du:dateUtc="2026-05-19T18:46:00Z">
        <w:r>
          <w:rPr>
            <w:rFonts w:ascii="Calibri Light" w:hAnsi="Calibri Light" w:cs="Calibri Light"/>
            <w:color w:val="000000" w:themeColor="text1"/>
            <w:sz w:val="20"/>
            <w:szCs w:val="20"/>
          </w:rPr>
          <w:t xml:space="preserve">GAM Sensitivity </w:t>
        </w:r>
      </w:ins>
      <w:r w:rsidR="008610E6" w:rsidRPr="008610E6">
        <w:rPr>
          <w:rFonts w:ascii="Calibri Light" w:hAnsi="Calibri Light" w:cs="Calibri Light"/>
          <w:color w:val="000000" w:themeColor="text1"/>
          <w:sz w:val="20"/>
          <w:szCs w:val="20"/>
        </w:rPr>
        <w:t>Scenario</w:t>
      </w:r>
      <w:ins w:id="522" w:author="Pao Macalincag" w:date="2026-05-20T02:46:00Z" w16du:dateUtc="2026-05-19T18:46:00Z">
        <w:r>
          <w:rPr>
            <w:rFonts w:ascii="Calibri Light" w:hAnsi="Calibri Light" w:cs="Calibri Light"/>
            <w:color w:val="000000" w:themeColor="text1"/>
            <w:sz w:val="20"/>
            <w:szCs w:val="20"/>
          </w:rPr>
          <w:t xml:space="preserve"> Name</w:t>
        </w:r>
      </w:ins>
    </w:p>
    <w:p w14:paraId="435D33D4"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4. Add additional Column (Sensitivity Size)</w:t>
      </w:r>
    </w:p>
    <w:p w14:paraId="699A31B1" w14:textId="77777777" w:rsidR="008610E6" w:rsidRPr="008610E6" w:rsidRDefault="008610E6" w:rsidP="008610E6">
      <w:pPr>
        <w:pStyle w:val="ListParagraph"/>
        <w:numPr>
          <w:ilvl w:val="0"/>
          <w:numId w:val="123"/>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The sensitivity size will be extracted directly from the scenario name. Specifically, the numerical value indicated in the scenario name (e.g., </w:t>
      </w:r>
      <w:r w:rsidRPr="008610E6">
        <w:rPr>
          <w:rFonts w:ascii="Calibri Light" w:hAnsi="Calibri Light" w:cs="Calibri Light"/>
          <w:b/>
          <w:bCs/>
          <w:color w:val="000000" w:themeColor="text1"/>
          <w:sz w:val="20"/>
          <w:szCs w:val="20"/>
        </w:rPr>
        <w:t>“PE -80%”</w:t>
      </w:r>
      <w:r w:rsidRPr="008610E6">
        <w:rPr>
          <w:rFonts w:ascii="Calibri Light" w:hAnsi="Calibri Light" w:cs="Calibri Light"/>
          <w:color w:val="000000" w:themeColor="text1"/>
          <w:sz w:val="20"/>
          <w:szCs w:val="20"/>
        </w:rPr>
        <w:t>) will be used as the sensitivity size (</w:t>
      </w:r>
      <w:r w:rsidRPr="008610E6">
        <w:rPr>
          <w:rFonts w:ascii="Calibri Light" w:hAnsi="Calibri Light" w:cs="Calibri Light"/>
          <w:b/>
          <w:bCs/>
          <w:color w:val="000000" w:themeColor="text1"/>
          <w:sz w:val="20"/>
          <w:szCs w:val="20"/>
        </w:rPr>
        <w:t>-80%</w:t>
      </w:r>
      <w:r w:rsidRPr="008610E6">
        <w:rPr>
          <w:rFonts w:ascii="Calibri Light" w:hAnsi="Calibri Light" w:cs="Calibri Light"/>
          <w:color w:val="000000" w:themeColor="text1"/>
          <w:sz w:val="20"/>
          <w:szCs w:val="20"/>
        </w:rPr>
        <w:t>)</w:t>
      </w:r>
    </w:p>
    <w:p w14:paraId="5B713FCC" w14:textId="77777777" w:rsidR="008610E6" w:rsidRPr="008610E6" w:rsidRDefault="008610E6" w:rsidP="008610E6">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14:paraId="22A94F8D" w14:textId="77777777" w:rsidR="008610E6" w:rsidRPr="008610E6" w:rsidRDefault="008610E6" w:rsidP="008610E6">
      <w:pPr>
        <w:pStyle w:val="ListParagraph"/>
        <w:numPr>
          <w:ilvl w:val="0"/>
          <w:numId w:val="123"/>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sz w:val="20"/>
          <w:szCs w:val="20"/>
        </w:rPr>
        <w:t>ES-Based PE Stress Impact</w:t>
      </w:r>
    </w:p>
    <w:p w14:paraId="248D3FCB" w14:textId="0294C00A" w:rsidR="008610E6" w:rsidRPr="00D17F02" w:rsidRDefault="008610E6" w:rsidP="00D17F02">
      <w:pPr>
        <w:pStyle w:val="ListParagraph"/>
        <w:numPr>
          <w:ilvl w:val="0"/>
          <w:numId w:val="123"/>
        </w:numPr>
        <w:jc w:val="both"/>
        <w:rPr>
          <w:rFonts w:ascii="Calibri Light" w:hAnsi="Calibri Light" w:cs="Calibri Light"/>
          <w:color w:val="000000" w:themeColor="text1"/>
          <w:sz w:val="20"/>
          <w:szCs w:val="20"/>
        </w:rPr>
      </w:pPr>
      <w:hyperlink r:id="rId25" w:history="1">
        <w:r w:rsidRPr="00223B22">
          <w:rPr>
            <w:rStyle w:val="Hyperlink"/>
            <w:rFonts w:ascii="Calibri Light" w:hAnsi="Calibri Light" w:cs="Calibri Light"/>
            <w:b/>
            <w:bCs/>
            <w:sz w:val="20"/>
            <w:szCs w:val="20"/>
          </w:rPr>
          <w:t>Refer to the Calculation Logic file for the formula. (ES-PE1&amp;2)</w:t>
        </w:r>
      </w:hyperlink>
    </w:p>
    <w:p w14:paraId="59D51FF8" w14:textId="77777777" w:rsidR="008610E6" w:rsidRPr="008610E6" w:rsidRDefault="008610E6" w:rsidP="008610E6">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Prepare ALDA Sensitivities</w:t>
      </w:r>
    </w:p>
    <w:p w14:paraId="60384309"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Data Extraction</w:t>
      </w:r>
    </w:p>
    <w:p w14:paraId="69709738"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14:paraId="1F662F37"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14:paraId="2E2E0BBA"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irr_ear_forecast_gam_curation</w:t>
      </w:r>
    </w:p>
    <w:p w14:paraId="3784A1A2"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14:paraId="76398D21"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14:paraId="18E81D8E"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008610E6" w:rsidRPr="008610E6" w14:paraId="2FDCC08C" w14:textId="77777777" w:rsidTr="00E220EB">
        <w:tc>
          <w:tcPr>
            <w:tcW w:w="4675" w:type="dxa"/>
          </w:tcPr>
          <w:p w14:paraId="1BC2A016"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14:paraId="14843B1F"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008610E6" w:rsidRPr="008610E6" w14:paraId="01B1B6D5" w14:textId="77777777" w:rsidTr="00E220EB">
        <w:tc>
          <w:tcPr>
            <w:tcW w:w="4675" w:type="dxa"/>
          </w:tcPr>
          <w:p w14:paraId="42D37BBF"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Tax_Indicator_Name</w:t>
            </w:r>
          </w:p>
        </w:tc>
        <w:tc>
          <w:tcPr>
            <w:tcW w:w="4675" w:type="dxa"/>
          </w:tcPr>
          <w:p w14:paraId="463F33C4"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'Post-Tax', 'Post-MI'</w:t>
            </w:r>
          </w:p>
        </w:tc>
      </w:tr>
      <w:tr w:rsidR="008610E6" w:rsidRPr="008610E6" w14:paraId="741521E0" w14:textId="77777777" w:rsidTr="00E220EB">
        <w:tc>
          <w:tcPr>
            <w:tcW w:w="4675" w:type="dxa"/>
          </w:tcPr>
          <w:p w14:paraId="19BFA794"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14:paraId="688C93F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'Assets, &amp; Liabilities summary'</w:t>
            </w:r>
          </w:p>
        </w:tc>
      </w:tr>
      <w:tr w:rsidR="008610E6" w:rsidRPr="008610E6" w14:paraId="1D7D7472" w14:textId="77777777" w:rsidTr="00E220EB">
        <w:tc>
          <w:tcPr>
            <w:tcW w:w="4675" w:type="dxa"/>
          </w:tcPr>
          <w:p w14:paraId="69C1829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lastRenderedPageBreak/>
              <w:t>IFRS_Earnings_Component_Name</w:t>
            </w:r>
          </w:p>
        </w:tc>
        <w:tc>
          <w:tcPr>
            <w:tcW w:w="4675" w:type="dxa"/>
          </w:tcPr>
          <w:p w14:paraId="3FBBAA34"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'P&amp;L', 'OCI', 'Impacts absorbed by CSM'</w:t>
            </w:r>
          </w:p>
        </w:tc>
      </w:tr>
      <w:tr w:rsidR="008610E6" w:rsidRPr="008610E6" w14:paraId="2D90AA5C" w14:textId="77777777" w:rsidTr="00E220EB">
        <w:tc>
          <w:tcPr>
            <w:tcW w:w="4675" w:type="dxa"/>
          </w:tcPr>
          <w:p w14:paraId="70E8EDF0"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 Name</w:t>
            </w:r>
          </w:p>
        </w:tc>
        <w:tc>
          <w:tcPr>
            <w:tcW w:w="4675" w:type="dxa"/>
          </w:tcPr>
          <w:p w14:paraId="32FCF6B1"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ALDA +10%, ALDA -10%, ALDA -30%, ALDA -50%</w:t>
            </w:r>
          </w:p>
        </w:tc>
      </w:tr>
    </w:tbl>
    <w:p w14:paraId="51193801" w14:textId="77777777" w:rsidR="008610E6" w:rsidRPr="008610E6" w:rsidRDefault="008610E6" w:rsidP="008610E6">
      <w:pPr>
        <w:rPr>
          <w:rFonts w:ascii="Calibri Light" w:hAnsi="Calibri Light" w:cs="Calibri Light"/>
          <w:sz w:val="20"/>
          <w:szCs w:val="20"/>
        </w:rPr>
      </w:pPr>
    </w:p>
    <w:p w14:paraId="4F865CC6"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Inclusive Diments (No Filtering Applied)</w:t>
      </w:r>
    </w:p>
    <w:p w14:paraId="70A1ECAC" w14:textId="77777777" w:rsidR="008610E6" w:rsidRPr="008610E6" w:rsidRDefault="008610E6" w:rsidP="008610E6">
      <w:pPr>
        <w:rPr>
          <w:rFonts w:ascii="Calibri Light" w:hAnsi="Calibri Light" w:cs="Calibri Light"/>
          <w:sz w:val="20"/>
          <w:szCs w:val="20"/>
        </w:rPr>
      </w:pPr>
      <w:r w:rsidRPr="008610E6">
        <w:rPr>
          <w:rFonts w:ascii="Calibri Light" w:hAnsi="Calibri Light" w:cs="Calibri Light"/>
          <w:sz w:val="20"/>
          <w:szCs w:val="20"/>
        </w:rPr>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008610E6" w:rsidRPr="008610E6" w14:paraId="2F584E67" w14:textId="77777777" w:rsidTr="00E220EB">
        <w:tc>
          <w:tcPr>
            <w:tcW w:w="4675" w:type="dxa"/>
          </w:tcPr>
          <w:p w14:paraId="0F016D09"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14:paraId="44C0B122"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008610E6" w:rsidRPr="008610E6" w14:paraId="332B58B8" w14:textId="77777777" w:rsidTr="00E220EB">
        <w:tc>
          <w:tcPr>
            <w:tcW w:w="4675" w:type="dxa"/>
          </w:tcPr>
          <w:p w14:paraId="69C49238"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14:paraId="352A4F27"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008610E6" w:rsidRPr="008610E6" w14:paraId="78B26362" w14:textId="77777777" w:rsidTr="00E220EB">
        <w:tc>
          <w:tcPr>
            <w:tcW w:w="4675" w:type="dxa"/>
          </w:tcPr>
          <w:p w14:paraId="20F7649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14:paraId="4DDB7F60"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008610E6" w:rsidRPr="008610E6" w14:paraId="25E34C0F" w14:textId="77777777" w:rsidTr="00E220EB">
        <w:tc>
          <w:tcPr>
            <w:tcW w:w="4675" w:type="dxa"/>
          </w:tcPr>
          <w:p w14:paraId="6E9B9AD0"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Category</w:t>
            </w:r>
          </w:p>
        </w:tc>
        <w:tc>
          <w:tcPr>
            <w:tcW w:w="4675" w:type="dxa"/>
          </w:tcPr>
          <w:p w14:paraId="628F134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categories associated with records that meet the above criteria (To confirm which column does this come from)</w:t>
            </w:r>
          </w:p>
        </w:tc>
      </w:tr>
      <w:tr w:rsidR="008610E6" w:rsidRPr="008610E6" w14:paraId="09FC0043" w14:textId="77777777" w:rsidTr="00E220EB">
        <w:tc>
          <w:tcPr>
            <w:tcW w:w="4675" w:type="dxa"/>
          </w:tcPr>
          <w:p w14:paraId="1BE996F2"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Currency</w:t>
            </w:r>
          </w:p>
        </w:tc>
        <w:tc>
          <w:tcPr>
            <w:tcW w:w="4675" w:type="dxa"/>
          </w:tcPr>
          <w:p w14:paraId="6B507DEE"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currencies associated with records that meet the above criteria</w:t>
            </w:r>
          </w:p>
        </w:tc>
      </w:tr>
      <w:tr w:rsidR="008610E6" w:rsidRPr="008610E6" w14:paraId="4E5F4967" w14:textId="77777777" w:rsidTr="00E220EB">
        <w:tc>
          <w:tcPr>
            <w:tcW w:w="4675" w:type="dxa"/>
          </w:tcPr>
          <w:p w14:paraId="23A2B3ED"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14:paraId="33DD5DAB"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14:paraId="388FDDEB" w14:textId="77777777" w:rsidR="008610E6" w:rsidRPr="008610E6" w:rsidRDefault="008610E6" w:rsidP="008610E6">
      <w:pPr>
        <w:rPr>
          <w:rFonts w:ascii="Calibri Light" w:hAnsi="Calibri Light" w:cs="Calibri Light"/>
          <w:sz w:val="20"/>
          <w:szCs w:val="20"/>
        </w:rPr>
      </w:pPr>
    </w:p>
    <w:p w14:paraId="024150A0"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Output:</w:t>
      </w:r>
    </w:p>
    <w:p w14:paraId="1EBEABD8" w14:textId="77777777" w:rsidR="008610E6" w:rsidRPr="008610E6" w:rsidRDefault="008610E6" w:rsidP="008610E6">
      <w:pPr>
        <w:pStyle w:val="ListParagraph"/>
        <w:numPr>
          <w:ilvl w:val="0"/>
          <w:numId w:val="115"/>
        </w:numPr>
        <w:rPr>
          <w:rFonts w:ascii="Calibri Light" w:hAnsi="Calibri Light" w:cs="Calibri Light"/>
          <w:sz w:val="20"/>
          <w:szCs w:val="20"/>
        </w:rPr>
      </w:pPr>
      <w:r w:rsidRPr="008610E6">
        <w:rPr>
          <w:rFonts w:ascii="Calibri Light" w:hAnsi="Calibri Light" w:cs="Calibri Light"/>
          <w:sz w:val="20"/>
          <w:szCs w:val="20"/>
        </w:rPr>
        <w:t>Filtered dataset extracted from the RDA Curated Layer that will be used to calculate ES-Based ALDA Stress Impact</w:t>
      </w:r>
    </w:p>
    <w:p w14:paraId="13D34D46" w14:textId="77777777" w:rsidR="008610E6" w:rsidRPr="008610E6" w:rsidRDefault="008610E6" w:rsidP="008610E6">
      <w:pPr>
        <w:jc w:val="center"/>
        <w:rPr>
          <w:rFonts w:ascii="Calibri Light" w:hAnsi="Calibri Light" w:cs="Calibri Light"/>
          <w:b/>
          <w:bCs/>
          <w:sz w:val="20"/>
          <w:szCs w:val="20"/>
        </w:rPr>
      </w:pPr>
      <w:r w:rsidRPr="008610E6">
        <w:rPr>
          <w:rFonts w:ascii="Calibri Light" w:hAnsi="Calibri Light" w:cs="Calibri Light"/>
          <w:b/>
          <w:bCs/>
          <w:sz w:val="20"/>
          <w:szCs w:val="20"/>
        </w:rPr>
        <w:t>Calculate ES-Based ALDA Stress Impact</w:t>
      </w:r>
    </w:p>
    <w:p w14:paraId="2C482BB5"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14:paraId="67C177D9"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14:paraId="041FA969" w14:textId="0CC877FC" w:rsidR="008610E6" w:rsidRPr="008610E6" w:rsidRDefault="008610E6" w:rsidP="008610E6">
      <w:pPr>
        <w:pStyle w:val="ListParagraph"/>
        <w:numPr>
          <w:ilvl w:val="0"/>
          <w:numId w:val="115"/>
        </w:numPr>
        <w:spacing w:after="0" w:line="300" w:lineRule="atLeast"/>
        <w:rPr>
          <w:rFonts w:ascii="Calibri Light" w:eastAsia="Times New Roman" w:hAnsi="Calibri Light" w:cs="Calibri Light"/>
          <w:sz w:val="20"/>
          <w:szCs w:val="20"/>
        </w:rPr>
      </w:pPr>
      <w:r w:rsidRPr="008610E6">
        <w:rPr>
          <w:rFonts w:ascii="Calibri Light" w:eastAsia="Times New Roman" w:hAnsi="Calibri Light" w:cs="Calibri Light"/>
          <w:sz w:val="20"/>
          <w:szCs w:val="20"/>
        </w:rPr>
        <w:t xml:space="preserve">Output from </w:t>
      </w:r>
      <w:del w:id="523" w:author="Han Zhang" w:date="2026-05-14T17:01:00Z" w16du:dateUtc="2026-05-14T21:01:00Z">
        <w:r w:rsidRPr="008610E6" w:rsidDel="00D86A7F">
          <w:rPr>
            <w:rFonts w:ascii="Calibri Light" w:eastAsia="Times New Roman" w:hAnsi="Calibri Light" w:cs="Calibri Light"/>
            <w:sz w:val="20"/>
            <w:szCs w:val="20"/>
          </w:rPr>
          <w:delText xml:space="preserve">PE </w:delText>
        </w:r>
      </w:del>
      <w:ins w:id="524" w:author="Han Zhang" w:date="2026-05-14T17:01:00Z" w16du:dateUtc="2026-05-14T21:01:00Z">
        <w:r w:rsidR="00D86A7F">
          <w:rPr>
            <w:rFonts w:ascii="Calibri Light" w:eastAsia="Times New Roman" w:hAnsi="Calibri Light" w:cs="Calibri Light"/>
            <w:sz w:val="20"/>
            <w:szCs w:val="20"/>
          </w:rPr>
          <w:t>ALDA</w:t>
        </w:r>
        <w:r w:rsidR="00D86A7F" w:rsidRPr="008610E6">
          <w:rPr>
            <w:rFonts w:ascii="Calibri Light" w:eastAsia="Times New Roman" w:hAnsi="Calibri Light" w:cs="Calibri Light"/>
            <w:sz w:val="20"/>
            <w:szCs w:val="20"/>
          </w:rPr>
          <w:t xml:space="preserve"> </w:t>
        </w:r>
      </w:ins>
      <w:r w:rsidRPr="008610E6">
        <w:rPr>
          <w:rFonts w:ascii="Calibri Light" w:eastAsia="Times New Roman" w:hAnsi="Calibri Light" w:cs="Calibri Light"/>
          <w:sz w:val="20"/>
          <w:szCs w:val="20"/>
        </w:rPr>
        <w:t xml:space="preserve">Sensitivities </w:t>
      </w:r>
    </w:p>
    <w:p w14:paraId="4DB2D1FF" w14:textId="77777777" w:rsidR="008610E6" w:rsidRPr="008610E6" w:rsidRDefault="008610E6" w:rsidP="008610E6">
      <w:pPr>
        <w:pStyle w:val="ListParagraph"/>
        <w:numPr>
          <w:ilvl w:val="0"/>
          <w:numId w:val="115"/>
        </w:numPr>
        <w:spacing w:after="0" w:line="300" w:lineRule="atLeast"/>
        <w:rPr>
          <w:rFonts w:ascii="Calibri Light" w:eastAsia="Times New Roman" w:hAnsi="Calibri Light" w:cs="Calibri Light"/>
          <w:sz w:val="20"/>
          <w:szCs w:val="20"/>
        </w:rPr>
      </w:pPr>
      <w:r w:rsidRPr="008610E6">
        <w:rPr>
          <w:rFonts w:ascii="Calibri Light" w:eastAsia="Times New Roman" w:hAnsi="Calibri Light" w:cs="Calibri Light"/>
          <w:sz w:val="20"/>
          <w:szCs w:val="20"/>
        </w:rPr>
        <w:t>Contains scenario</w:t>
      </w:r>
      <w:r w:rsidRPr="008610E6">
        <w:rPr>
          <w:rFonts w:ascii="Calibri Light" w:eastAsia="Times New Roman" w:hAnsi="Calibri Light" w:cs="Calibri Light"/>
          <w:sz w:val="20"/>
          <w:szCs w:val="20"/>
        </w:rPr>
        <w:noBreakHyphen/>
        <w:t>level IFRS earnings and balance sheet values</w:t>
      </w:r>
    </w:p>
    <w:p w14:paraId="602F0DF5" w14:textId="77777777" w:rsidR="008610E6" w:rsidRPr="008610E6" w:rsidRDefault="008610E6" w:rsidP="008610E6">
      <w:pPr>
        <w:jc w:val="both"/>
        <w:rPr>
          <w:rFonts w:ascii="Calibri Light" w:hAnsi="Calibri Light" w:cs="Calibri Light"/>
          <w:b/>
          <w:bCs/>
          <w:sz w:val="20"/>
          <w:szCs w:val="20"/>
        </w:rPr>
      </w:pPr>
    </w:p>
    <w:p w14:paraId="0837668B"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14:paraId="5065A39C"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14:paraId="66426B97"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Contains shock factors applicable for </w:t>
      </w:r>
      <w:r w:rsidRPr="008610E6">
        <w:rPr>
          <w:rFonts w:ascii="Calibri Light" w:hAnsi="Calibri Light" w:cs="Calibri Light"/>
          <w:sz w:val="20"/>
          <w:szCs w:val="20"/>
        </w:rPr>
        <w:t>ES-Based ALDA Stress Impact calculations</w:t>
      </w:r>
    </w:p>
    <w:p w14:paraId="1D266A7B"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14:paraId="65CFB65D" w14:textId="77777777" w:rsidR="008610E6" w:rsidRPr="008610E6" w:rsidRDefault="008610E6" w:rsidP="008610E6">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14:paraId="6C940B23" w14:textId="77777777" w:rsidR="008610E6" w:rsidRDefault="008610E6" w:rsidP="008610E6">
      <w:pPr>
        <w:pStyle w:val="ListParagraph"/>
        <w:numPr>
          <w:ilvl w:val="1"/>
          <w:numId w:val="118"/>
        </w:numPr>
        <w:rPr>
          <w:ins w:id="525" w:author="Han Zhang" w:date="2026-05-14T17:01:00Z" w16du:dateUtc="2026-05-14T21:01:00Z"/>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14:paraId="30455543" w14:textId="1590136A" w:rsidR="00D86A7F" w:rsidRPr="008610E6" w:rsidRDefault="00D86A7F" w:rsidP="008610E6">
      <w:pPr>
        <w:pStyle w:val="ListParagraph"/>
        <w:numPr>
          <w:ilvl w:val="1"/>
          <w:numId w:val="118"/>
        </w:numPr>
        <w:rPr>
          <w:rFonts w:ascii="Calibri Light" w:hAnsi="Calibri Light" w:cs="Calibri Light"/>
          <w:color w:val="000000" w:themeColor="text1"/>
          <w:sz w:val="20"/>
          <w:szCs w:val="20"/>
        </w:rPr>
      </w:pPr>
      <w:ins w:id="526" w:author="Han Zhang" w:date="2026-05-14T17:01:00Z" w16du:dateUtc="2026-05-14T21:01:00Z">
        <w:r>
          <w:rPr>
            <w:rFonts w:ascii="Calibri Light" w:hAnsi="Calibri Light" w:cs="Calibri Light"/>
            <w:color w:val="000000" w:themeColor="text1"/>
            <w:sz w:val="20"/>
            <w:szCs w:val="20"/>
          </w:rPr>
          <w:t>ES Segment (i.e., LLP)</w:t>
        </w:r>
      </w:ins>
    </w:p>
    <w:p w14:paraId="067C3980" w14:textId="77777777" w:rsidR="008610E6" w:rsidRPr="008610E6" w:rsidRDefault="008610E6" w:rsidP="008610E6">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lastRenderedPageBreak/>
        <w:t>3. ES-Based ALDA Stress Impact Computation</w:t>
      </w:r>
    </w:p>
    <w:p w14:paraId="66B699AC" w14:textId="77777777" w:rsidR="008610E6" w:rsidRPr="008610E6" w:rsidRDefault="008610E6" w:rsidP="008610E6">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Computation is performed at the same granularity as the input dataset: </w:t>
      </w:r>
    </w:p>
    <w:p w14:paraId="063241D7" w14:textId="6096E6FC" w:rsidR="008610E6" w:rsidRPr="008610E6" w:rsidDel="00D86A7F" w:rsidRDefault="008610E6" w:rsidP="008610E6">
      <w:pPr>
        <w:pStyle w:val="ListParagraph"/>
        <w:numPr>
          <w:ilvl w:val="0"/>
          <w:numId w:val="119"/>
        </w:numPr>
        <w:rPr>
          <w:del w:id="527" w:author="Han Zhang" w:date="2026-05-14T17:07:00Z" w16du:dateUtc="2026-05-14T21:07:00Z"/>
          <w:rFonts w:ascii="Calibri Light" w:hAnsi="Calibri Light" w:cs="Calibri Light"/>
          <w:color w:val="000000" w:themeColor="text1"/>
          <w:sz w:val="20"/>
          <w:szCs w:val="20"/>
        </w:rPr>
      </w:pPr>
      <w:del w:id="528" w:author="Han Zhang" w:date="2026-05-14T17:07:00Z" w16du:dateUtc="2026-05-14T21:07:00Z">
        <w:r w:rsidRPr="008610E6" w:rsidDel="00D86A7F">
          <w:rPr>
            <w:rFonts w:ascii="Calibri Light" w:hAnsi="Calibri Light" w:cs="Calibri Light"/>
            <w:color w:val="000000" w:themeColor="text1"/>
            <w:sz w:val="20"/>
            <w:szCs w:val="20"/>
          </w:rPr>
          <w:delText>Country</w:delText>
        </w:r>
      </w:del>
    </w:p>
    <w:p w14:paraId="51148D3A"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LLP</w:t>
      </w:r>
    </w:p>
    <w:p w14:paraId="1C7AC5C9"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IFRS Component</w:t>
      </w:r>
    </w:p>
    <w:p w14:paraId="2D027016"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14:paraId="5192BB15" w14:textId="3F2624CF" w:rsidR="008610E6" w:rsidRPr="008610E6" w:rsidDel="00D86A7F" w:rsidRDefault="008610E6" w:rsidP="008610E6">
      <w:pPr>
        <w:pStyle w:val="ListParagraph"/>
        <w:numPr>
          <w:ilvl w:val="0"/>
          <w:numId w:val="119"/>
        </w:numPr>
        <w:rPr>
          <w:del w:id="529" w:author="Han Zhang" w:date="2026-05-14T17:07:00Z" w16du:dateUtc="2026-05-14T21:07:00Z"/>
          <w:rFonts w:ascii="Calibri Light" w:hAnsi="Calibri Light" w:cs="Calibri Light"/>
          <w:color w:val="000000" w:themeColor="text1"/>
          <w:sz w:val="20"/>
          <w:szCs w:val="20"/>
        </w:rPr>
      </w:pPr>
      <w:del w:id="530" w:author="Han Zhang" w:date="2026-05-14T17:07:00Z" w16du:dateUtc="2026-05-14T21:07:00Z">
        <w:r w:rsidRPr="008610E6" w:rsidDel="00D86A7F">
          <w:rPr>
            <w:rFonts w:ascii="Calibri Light" w:hAnsi="Calibri Light" w:cs="Calibri Light"/>
            <w:color w:val="000000" w:themeColor="text1"/>
            <w:sz w:val="20"/>
            <w:szCs w:val="20"/>
          </w:rPr>
          <w:delText>Category</w:delText>
        </w:r>
      </w:del>
    </w:p>
    <w:p w14:paraId="051FEC39" w14:textId="1798AD0E" w:rsidR="008610E6" w:rsidRPr="008610E6" w:rsidDel="00D86A7F" w:rsidRDefault="008610E6" w:rsidP="008610E6">
      <w:pPr>
        <w:pStyle w:val="ListParagraph"/>
        <w:numPr>
          <w:ilvl w:val="0"/>
          <w:numId w:val="119"/>
        </w:numPr>
        <w:rPr>
          <w:del w:id="531" w:author="Han Zhang" w:date="2026-05-14T17:07:00Z" w16du:dateUtc="2026-05-14T21:07:00Z"/>
          <w:rFonts w:ascii="Calibri Light" w:hAnsi="Calibri Light" w:cs="Calibri Light"/>
          <w:color w:val="000000" w:themeColor="text1"/>
          <w:sz w:val="20"/>
          <w:szCs w:val="20"/>
        </w:rPr>
      </w:pPr>
      <w:del w:id="532" w:author="Han Zhang" w:date="2026-05-14T17:07:00Z" w16du:dateUtc="2026-05-14T21:07:00Z">
        <w:r w:rsidRPr="008610E6" w:rsidDel="00D86A7F">
          <w:rPr>
            <w:rFonts w:ascii="Calibri Light" w:hAnsi="Calibri Light" w:cs="Calibri Light"/>
            <w:color w:val="000000" w:themeColor="text1"/>
            <w:sz w:val="20"/>
            <w:szCs w:val="20"/>
          </w:rPr>
          <w:delText>Currency</w:delText>
        </w:r>
      </w:del>
    </w:p>
    <w:p w14:paraId="34B60725" w14:textId="6CDD73C0" w:rsidR="008610E6" w:rsidRPr="008610E6" w:rsidRDefault="00937EB6" w:rsidP="008610E6">
      <w:pPr>
        <w:pStyle w:val="ListParagraph"/>
        <w:numPr>
          <w:ilvl w:val="0"/>
          <w:numId w:val="119"/>
        </w:numPr>
        <w:rPr>
          <w:rFonts w:ascii="Calibri Light" w:hAnsi="Calibri Light" w:cs="Calibri Light"/>
          <w:color w:val="000000" w:themeColor="text1"/>
          <w:sz w:val="20"/>
          <w:szCs w:val="20"/>
        </w:rPr>
      </w:pPr>
      <w:ins w:id="533" w:author="Pao Macalincag" w:date="2026-05-20T02:47:00Z" w16du:dateUtc="2026-05-19T18:47:00Z">
        <w:r>
          <w:rPr>
            <w:rFonts w:ascii="Calibri Light" w:hAnsi="Calibri Light" w:cs="Calibri Light"/>
            <w:color w:val="000000" w:themeColor="text1"/>
            <w:sz w:val="20"/>
            <w:szCs w:val="20"/>
          </w:rPr>
          <w:t xml:space="preserve">GAM Sensitivity </w:t>
        </w:r>
      </w:ins>
      <w:r w:rsidR="008610E6" w:rsidRPr="008610E6">
        <w:rPr>
          <w:rFonts w:ascii="Calibri Light" w:hAnsi="Calibri Light" w:cs="Calibri Light"/>
          <w:color w:val="000000" w:themeColor="text1"/>
          <w:sz w:val="20"/>
          <w:szCs w:val="20"/>
        </w:rPr>
        <w:t>Scenario</w:t>
      </w:r>
      <w:ins w:id="534" w:author="Pao Macalincag" w:date="2026-05-20T02:47:00Z" w16du:dateUtc="2026-05-19T18:47:00Z">
        <w:r>
          <w:rPr>
            <w:rFonts w:ascii="Calibri Light" w:hAnsi="Calibri Light" w:cs="Calibri Light"/>
            <w:color w:val="000000" w:themeColor="text1"/>
            <w:sz w:val="20"/>
            <w:szCs w:val="20"/>
          </w:rPr>
          <w:t xml:space="preserve"> Name</w:t>
        </w:r>
      </w:ins>
    </w:p>
    <w:p w14:paraId="463CF85F"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4. Add additional Column (Sensitivity Size)</w:t>
      </w:r>
    </w:p>
    <w:p w14:paraId="2C113DDD" w14:textId="77777777" w:rsidR="008610E6" w:rsidRPr="008610E6" w:rsidRDefault="008610E6" w:rsidP="008610E6">
      <w:pPr>
        <w:pStyle w:val="ListParagraph"/>
        <w:numPr>
          <w:ilvl w:val="0"/>
          <w:numId w:val="123"/>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The sensitivity size will be extracted directly from the scenario name. Specifically, the numerical value indicated in the scenario name (e.g., </w:t>
      </w:r>
      <w:r w:rsidRPr="008610E6">
        <w:rPr>
          <w:rFonts w:ascii="Calibri Light" w:hAnsi="Calibri Light" w:cs="Calibri Light"/>
          <w:b/>
          <w:bCs/>
          <w:color w:val="000000" w:themeColor="text1"/>
          <w:sz w:val="20"/>
          <w:szCs w:val="20"/>
        </w:rPr>
        <w:t>“ALDA -10%”</w:t>
      </w:r>
      <w:r w:rsidRPr="008610E6">
        <w:rPr>
          <w:rFonts w:ascii="Calibri Light" w:hAnsi="Calibri Light" w:cs="Calibri Light"/>
          <w:color w:val="000000" w:themeColor="text1"/>
          <w:sz w:val="20"/>
          <w:szCs w:val="20"/>
        </w:rPr>
        <w:t>) will be used as the sensitivity size (</w:t>
      </w:r>
      <w:r w:rsidRPr="008610E6">
        <w:rPr>
          <w:rFonts w:ascii="Calibri Light" w:hAnsi="Calibri Light" w:cs="Calibri Light"/>
          <w:b/>
          <w:bCs/>
          <w:color w:val="000000" w:themeColor="text1"/>
          <w:sz w:val="20"/>
          <w:szCs w:val="20"/>
        </w:rPr>
        <w:t>-10%</w:t>
      </w:r>
      <w:r w:rsidRPr="008610E6">
        <w:rPr>
          <w:rFonts w:ascii="Calibri Light" w:hAnsi="Calibri Light" w:cs="Calibri Light"/>
          <w:color w:val="000000" w:themeColor="text1"/>
          <w:sz w:val="20"/>
          <w:szCs w:val="20"/>
        </w:rPr>
        <w:t>)</w:t>
      </w:r>
    </w:p>
    <w:p w14:paraId="2C7F0999" w14:textId="77777777" w:rsidR="008610E6" w:rsidRPr="008610E6" w:rsidRDefault="008610E6" w:rsidP="008610E6">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14:paraId="20A002E8" w14:textId="77777777" w:rsidR="008610E6" w:rsidRPr="008610E6" w:rsidRDefault="008610E6" w:rsidP="008610E6">
      <w:pPr>
        <w:pStyle w:val="ListParagraph"/>
        <w:numPr>
          <w:ilvl w:val="0"/>
          <w:numId w:val="123"/>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sz w:val="20"/>
          <w:szCs w:val="20"/>
        </w:rPr>
        <w:t>ES-Based ALDA Stress Impact</w:t>
      </w:r>
    </w:p>
    <w:p w14:paraId="484F818E" w14:textId="6E65CFDC" w:rsidR="008610E6" w:rsidRPr="00D17F02" w:rsidRDefault="008610E6" w:rsidP="00D17F02">
      <w:pPr>
        <w:pStyle w:val="ListParagraph"/>
        <w:numPr>
          <w:ilvl w:val="0"/>
          <w:numId w:val="123"/>
        </w:numPr>
        <w:jc w:val="both"/>
        <w:rPr>
          <w:rFonts w:ascii="Calibri Light" w:hAnsi="Calibri Light" w:cs="Calibri Light"/>
          <w:color w:val="000000" w:themeColor="text1"/>
          <w:sz w:val="20"/>
          <w:szCs w:val="20"/>
        </w:rPr>
      </w:pPr>
      <w:hyperlink r:id="rId26" w:history="1">
        <w:r w:rsidRPr="00223B22">
          <w:rPr>
            <w:rStyle w:val="Hyperlink"/>
            <w:rFonts w:ascii="Calibri Light" w:hAnsi="Calibri Light" w:cs="Calibri Light"/>
            <w:b/>
            <w:bCs/>
            <w:sz w:val="20"/>
            <w:szCs w:val="20"/>
          </w:rPr>
          <w:t>Refer to the Calculation Logic file for the formula. (ES-ALDA1&amp;2)</w:t>
        </w:r>
      </w:hyperlink>
    </w:p>
    <w:p w14:paraId="2D2A0FF6" w14:textId="77777777" w:rsidR="008610E6" w:rsidRPr="008610E6" w:rsidRDefault="008610E6" w:rsidP="008610E6">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Prepare Baseline FX Impact</w:t>
      </w:r>
    </w:p>
    <w:p w14:paraId="41B30F02"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Data Extraction</w:t>
      </w:r>
    </w:p>
    <w:p w14:paraId="0D5393E0"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14:paraId="5A5CAB2D"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14:paraId="301FBD08"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irr_ear_forecast_gam_curation and irr_ear_forecast_segmentmapping_curation</w:t>
      </w:r>
    </w:p>
    <w:p w14:paraId="4CA3B405"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14:paraId="3F3E1509"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14:paraId="4BB9BF5A"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008610E6" w:rsidRPr="008610E6" w14:paraId="100577FC" w14:textId="77777777" w:rsidTr="00E220EB">
        <w:tc>
          <w:tcPr>
            <w:tcW w:w="4675" w:type="dxa"/>
          </w:tcPr>
          <w:p w14:paraId="2FEECBAB"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14:paraId="77082F24"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008610E6" w:rsidRPr="008610E6" w14:paraId="50ADFE16" w14:textId="77777777" w:rsidTr="00E220EB">
        <w:tc>
          <w:tcPr>
            <w:tcW w:w="4675" w:type="dxa"/>
          </w:tcPr>
          <w:p w14:paraId="3CD8B46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Tax_Indicator_Name</w:t>
            </w:r>
          </w:p>
        </w:tc>
        <w:tc>
          <w:tcPr>
            <w:tcW w:w="4675" w:type="dxa"/>
          </w:tcPr>
          <w:p w14:paraId="608E5DB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‘Pre-Tax, Pre-Minority Interest &amp; NULL</w:t>
            </w:r>
          </w:p>
        </w:tc>
      </w:tr>
      <w:tr w:rsidR="008610E6" w:rsidRPr="008610E6" w14:paraId="67918990" w14:textId="77777777" w:rsidTr="00E220EB">
        <w:tc>
          <w:tcPr>
            <w:tcW w:w="4675" w:type="dxa"/>
          </w:tcPr>
          <w:p w14:paraId="3DF96C35"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14:paraId="24B8FB68"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‘Gross of Reinsurance (GMM/PAA)’, ‘Gross of Reinsurance (VFA)’, ‘Reinsurance (GMM/PAA)’</w:t>
            </w:r>
          </w:p>
        </w:tc>
      </w:tr>
      <w:tr w:rsidR="008610E6" w:rsidRPr="008610E6" w14:paraId="323A83BB" w14:textId="77777777" w:rsidTr="00E220EB">
        <w:tc>
          <w:tcPr>
            <w:tcW w:w="4675" w:type="dxa"/>
          </w:tcPr>
          <w:p w14:paraId="55574FC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IFRS_Earnings_Component_Name</w:t>
            </w:r>
          </w:p>
        </w:tc>
        <w:tc>
          <w:tcPr>
            <w:tcW w:w="4675" w:type="dxa"/>
          </w:tcPr>
          <w:p w14:paraId="119C3F71"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Total Assets, BE, RA, CoG, CSM, LC, Underlying item, BE - S/H reserves, LReC</w:t>
            </w:r>
          </w:p>
        </w:tc>
      </w:tr>
    </w:tbl>
    <w:p w14:paraId="34C9DF33" w14:textId="77777777" w:rsidR="00D17F02" w:rsidRPr="008610E6" w:rsidRDefault="00D17F02" w:rsidP="008610E6">
      <w:pPr>
        <w:rPr>
          <w:rFonts w:ascii="Calibri Light" w:hAnsi="Calibri Light" w:cs="Calibri Light"/>
          <w:sz w:val="20"/>
          <w:szCs w:val="20"/>
        </w:rPr>
      </w:pPr>
    </w:p>
    <w:p w14:paraId="667B217E"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Inclusive Diments (No Filtering Applied)</w:t>
      </w:r>
    </w:p>
    <w:p w14:paraId="1CC0CA5F" w14:textId="77777777" w:rsidR="008610E6" w:rsidRPr="008610E6" w:rsidRDefault="008610E6" w:rsidP="008610E6">
      <w:pPr>
        <w:rPr>
          <w:rFonts w:ascii="Calibri Light" w:hAnsi="Calibri Light" w:cs="Calibri Light"/>
          <w:sz w:val="20"/>
          <w:szCs w:val="20"/>
        </w:rPr>
      </w:pPr>
      <w:r w:rsidRPr="008610E6">
        <w:rPr>
          <w:rFonts w:ascii="Calibri Light" w:hAnsi="Calibri Light" w:cs="Calibri Light"/>
          <w:sz w:val="20"/>
          <w:szCs w:val="20"/>
        </w:rPr>
        <w:lastRenderedPageBreak/>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008610E6" w:rsidRPr="008610E6" w14:paraId="0938BEBA" w14:textId="77777777" w:rsidTr="00E220EB">
        <w:tc>
          <w:tcPr>
            <w:tcW w:w="4675" w:type="dxa"/>
          </w:tcPr>
          <w:p w14:paraId="2B20720F"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14:paraId="16C4713C"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008610E6" w:rsidRPr="008610E6" w14:paraId="086B8430" w14:textId="77777777" w:rsidTr="00E220EB">
        <w:tc>
          <w:tcPr>
            <w:tcW w:w="4675" w:type="dxa"/>
          </w:tcPr>
          <w:p w14:paraId="60F99453"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14:paraId="61BC1B2D"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008610E6" w:rsidRPr="008610E6" w14:paraId="31D0FE02" w14:textId="77777777" w:rsidTr="00E220EB">
        <w:tc>
          <w:tcPr>
            <w:tcW w:w="4675" w:type="dxa"/>
          </w:tcPr>
          <w:p w14:paraId="1FBADC10"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14:paraId="5E99153F"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008610E6" w:rsidRPr="008610E6" w14:paraId="2E7597B6" w14:textId="77777777" w:rsidTr="00E220EB">
        <w:tc>
          <w:tcPr>
            <w:tcW w:w="4675" w:type="dxa"/>
          </w:tcPr>
          <w:p w14:paraId="39AD70B0"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Category</w:t>
            </w:r>
          </w:p>
        </w:tc>
        <w:tc>
          <w:tcPr>
            <w:tcW w:w="4675" w:type="dxa"/>
          </w:tcPr>
          <w:p w14:paraId="4DC8E13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categories associated with records that meet the above criteria (To confirm which column does this come from)</w:t>
            </w:r>
          </w:p>
        </w:tc>
      </w:tr>
      <w:tr w:rsidR="008610E6" w:rsidRPr="008610E6" w14:paraId="482A533F" w14:textId="77777777" w:rsidTr="00E220EB">
        <w:tc>
          <w:tcPr>
            <w:tcW w:w="4675" w:type="dxa"/>
          </w:tcPr>
          <w:p w14:paraId="7049DD95"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Currency</w:t>
            </w:r>
          </w:p>
        </w:tc>
        <w:tc>
          <w:tcPr>
            <w:tcW w:w="4675" w:type="dxa"/>
          </w:tcPr>
          <w:p w14:paraId="5CC68D5F"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currencies associated with records that meet the above criteria</w:t>
            </w:r>
          </w:p>
        </w:tc>
      </w:tr>
      <w:tr w:rsidR="008610E6" w:rsidRPr="008610E6" w14:paraId="17AD62E8" w14:textId="77777777" w:rsidTr="00E220EB">
        <w:tc>
          <w:tcPr>
            <w:tcW w:w="4675" w:type="dxa"/>
          </w:tcPr>
          <w:p w14:paraId="1AC87AA5"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Tax Rate</w:t>
            </w:r>
          </w:p>
        </w:tc>
        <w:tc>
          <w:tcPr>
            <w:tcW w:w="4675" w:type="dxa"/>
          </w:tcPr>
          <w:p w14:paraId="1815CEDB"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tax rate associated with records that meet the above criteria</w:t>
            </w:r>
          </w:p>
        </w:tc>
      </w:tr>
      <w:tr w:rsidR="008610E6" w:rsidRPr="008610E6" w14:paraId="0A66F038" w14:textId="77777777" w:rsidTr="00E220EB">
        <w:tc>
          <w:tcPr>
            <w:tcW w:w="4675" w:type="dxa"/>
          </w:tcPr>
          <w:p w14:paraId="71B80C5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Minority Interest</w:t>
            </w:r>
          </w:p>
        </w:tc>
        <w:tc>
          <w:tcPr>
            <w:tcW w:w="4675" w:type="dxa"/>
          </w:tcPr>
          <w:p w14:paraId="3CBF1A7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minority interest associated with records that meet the above criteria</w:t>
            </w:r>
          </w:p>
        </w:tc>
      </w:tr>
      <w:tr w:rsidR="008610E6" w:rsidRPr="008610E6" w14:paraId="4F80ACBF" w14:textId="77777777" w:rsidTr="00E220EB">
        <w:tc>
          <w:tcPr>
            <w:tcW w:w="4675" w:type="dxa"/>
          </w:tcPr>
          <w:p w14:paraId="2A1A5588"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14:paraId="4F501D4B"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14:paraId="167007D0" w14:textId="77777777" w:rsidR="008610E6" w:rsidRPr="008610E6" w:rsidRDefault="008610E6" w:rsidP="008610E6">
      <w:pPr>
        <w:rPr>
          <w:rFonts w:ascii="Calibri Light" w:hAnsi="Calibri Light" w:cs="Calibri Light"/>
          <w:sz w:val="20"/>
          <w:szCs w:val="20"/>
        </w:rPr>
      </w:pPr>
    </w:p>
    <w:p w14:paraId="62E863AB"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Output:</w:t>
      </w:r>
    </w:p>
    <w:p w14:paraId="08447E4D" w14:textId="77777777" w:rsidR="008610E6" w:rsidRPr="008610E6" w:rsidRDefault="008610E6" w:rsidP="008610E6">
      <w:pPr>
        <w:pStyle w:val="ListParagraph"/>
        <w:numPr>
          <w:ilvl w:val="0"/>
          <w:numId w:val="115"/>
        </w:numPr>
        <w:rPr>
          <w:rFonts w:ascii="Calibri Light" w:hAnsi="Calibri Light" w:cs="Calibri Light"/>
          <w:sz w:val="20"/>
          <w:szCs w:val="20"/>
        </w:rPr>
      </w:pPr>
      <w:r w:rsidRPr="008610E6">
        <w:rPr>
          <w:rFonts w:ascii="Calibri Light" w:hAnsi="Calibri Light" w:cs="Calibri Light"/>
          <w:sz w:val="20"/>
          <w:szCs w:val="20"/>
        </w:rPr>
        <w:t>Filtered dataset extracted from the RDA Curated Layer that will be used to calculate Baseline FX Impact</w:t>
      </w:r>
    </w:p>
    <w:p w14:paraId="46AE0805" w14:textId="77777777" w:rsidR="008610E6" w:rsidRPr="008610E6" w:rsidRDefault="008610E6" w:rsidP="008610E6">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Calculate Baseline FX Impact</w:t>
      </w:r>
    </w:p>
    <w:p w14:paraId="1D767C90"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14:paraId="6595647F"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14:paraId="2F3D4137" w14:textId="77777777" w:rsidR="008610E6" w:rsidRPr="008610E6" w:rsidRDefault="008610E6" w:rsidP="008610E6">
      <w:pPr>
        <w:pStyle w:val="ListParagraph"/>
        <w:numPr>
          <w:ilvl w:val="0"/>
          <w:numId w:val="115"/>
        </w:numPr>
        <w:spacing w:after="0" w:line="300" w:lineRule="atLeast"/>
        <w:rPr>
          <w:rFonts w:ascii="Calibri Light" w:eastAsia="Times New Roman" w:hAnsi="Calibri Light" w:cs="Calibri Light"/>
          <w:sz w:val="20"/>
          <w:szCs w:val="20"/>
        </w:rPr>
      </w:pPr>
      <w:r w:rsidRPr="008610E6">
        <w:rPr>
          <w:rFonts w:ascii="Calibri Light" w:eastAsia="Times New Roman" w:hAnsi="Calibri Light" w:cs="Calibri Light"/>
          <w:sz w:val="20"/>
          <w:szCs w:val="20"/>
        </w:rPr>
        <w:t xml:space="preserve">Output from Baseline FX Impact </w:t>
      </w:r>
    </w:p>
    <w:p w14:paraId="5BFBB618" w14:textId="77777777" w:rsidR="008610E6" w:rsidRPr="008610E6" w:rsidRDefault="008610E6" w:rsidP="008610E6">
      <w:pPr>
        <w:pStyle w:val="ListParagraph"/>
        <w:numPr>
          <w:ilvl w:val="0"/>
          <w:numId w:val="115"/>
        </w:numPr>
        <w:spacing w:after="0" w:line="300" w:lineRule="atLeast"/>
        <w:rPr>
          <w:rFonts w:ascii="Calibri Light" w:eastAsia="Times New Roman" w:hAnsi="Calibri Light" w:cs="Calibri Light"/>
          <w:sz w:val="20"/>
          <w:szCs w:val="20"/>
        </w:rPr>
      </w:pPr>
      <w:r w:rsidRPr="008610E6">
        <w:rPr>
          <w:rFonts w:ascii="Calibri Light" w:eastAsia="Times New Roman" w:hAnsi="Calibri Light" w:cs="Calibri Light"/>
          <w:sz w:val="20"/>
          <w:szCs w:val="20"/>
        </w:rPr>
        <w:t>Contains scenario</w:t>
      </w:r>
      <w:r w:rsidRPr="008610E6">
        <w:rPr>
          <w:rFonts w:ascii="Calibri Light" w:eastAsia="Times New Roman" w:hAnsi="Calibri Light" w:cs="Calibri Light"/>
          <w:sz w:val="20"/>
          <w:szCs w:val="20"/>
        </w:rPr>
        <w:noBreakHyphen/>
        <w:t>level IFRS earnings and balance sheet values</w:t>
      </w:r>
    </w:p>
    <w:p w14:paraId="62858BC3" w14:textId="77777777" w:rsidR="008610E6" w:rsidRPr="008610E6" w:rsidRDefault="008610E6" w:rsidP="008610E6">
      <w:pPr>
        <w:jc w:val="both"/>
        <w:rPr>
          <w:rFonts w:ascii="Calibri Light" w:hAnsi="Calibri Light" w:cs="Calibri Light"/>
          <w:b/>
          <w:bCs/>
          <w:sz w:val="20"/>
          <w:szCs w:val="20"/>
        </w:rPr>
      </w:pPr>
    </w:p>
    <w:p w14:paraId="384F97E6"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14:paraId="60832726"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14:paraId="2281B96B"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Contains shock factors applicable for </w:t>
      </w:r>
      <w:r w:rsidRPr="008610E6">
        <w:rPr>
          <w:rFonts w:ascii="Calibri Light" w:hAnsi="Calibri Light" w:cs="Calibri Light"/>
          <w:sz w:val="20"/>
          <w:szCs w:val="20"/>
        </w:rPr>
        <w:t>Baseline FX Impact</w:t>
      </w:r>
    </w:p>
    <w:p w14:paraId="65B304D4"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14:paraId="1FCD1362" w14:textId="77777777" w:rsidR="008610E6" w:rsidRPr="008610E6" w:rsidRDefault="008610E6" w:rsidP="008610E6">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14:paraId="196D4C54" w14:textId="77777777" w:rsidR="008610E6" w:rsidRDefault="008610E6" w:rsidP="008610E6">
      <w:pPr>
        <w:pStyle w:val="ListParagraph"/>
        <w:numPr>
          <w:ilvl w:val="1"/>
          <w:numId w:val="118"/>
        </w:numPr>
        <w:rPr>
          <w:ins w:id="535" w:author="Han Zhang" w:date="2026-05-14T17:10:00Z" w16du:dateUtc="2026-05-14T21:10:00Z"/>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14:paraId="37014A18" w14:textId="77CD892F" w:rsidR="00432FCE" w:rsidRPr="008610E6" w:rsidRDefault="00432FCE" w:rsidP="008610E6">
      <w:pPr>
        <w:pStyle w:val="ListParagraph"/>
        <w:numPr>
          <w:ilvl w:val="1"/>
          <w:numId w:val="118"/>
        </w:numPr>
        <w:rPr>
          <w:rFonts w:ascii="Calibri Light" w:hAnsi="Calibri Light" w:cs="Calibri Light"/>
          <w:color w:val="000000" w:themeColor="text1"/>
          <w:sz w:val="20"/>
          <w:szCs w:val="20"/>
        </w:rPr>
      </w:pPr>
      <w:ins w:id="536" w:author="Han Zhang" w:date="2026-05-14T17:10:00Z" w16du:dateUtc="2026-05-14T21:10:00Z">
        <w:r>
          <w:rPr>
            <w:rFonts w:ascii="Calibri Light" w:hAnsi="Calibri Light" w:cs="Calibri Light"/>
            <w:color w:val="000000" w:themeColor="text1"/>
            <w:sz w:val="20"/>
            <w:szCs w:val="20"/>
          </w:rPr>
          <w:t>Currency</w:t>
        </w:r>
      </w:ins>
    </w:p>
    <w:p w14:paraId="1115EF10" w14:textId="77777777" w:rsidR="008610E6" w:rsidRPr="008610E6" w:rsidRDefault="008610E6" w:rsidP="008610E6">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3. Baseline FX Impact Computation</w:t>
      </w:r>
    </w:p>
    <w:p w14:paraId="1180E34D" w14:textId="77777777" w:rsidR="008610E6" w:rsidRPr="008610E6" w:rsidRDefault="008610E6" w:rsidP="008610E6">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lastRenderedPageBreak/>
        <w:t xml:space="preserve">Computation is performed at the same granularity as the input dataset: </w:t>
      </w:r>
    </w:p>
    <w:p w14:paraId="189CB414" w14:textId="181F1F19" w:rsidR="008610E6" w:rsidRPr="008610E6" w:rsidDel="00432FCE" w:rsidRDefault="008610E6" w:rsidP="008610E6">
      <w:pPr>
        <w:pStyle w:val="ListParagraph"/>
        <w:numPr>
          <w:ilvl w:val="0"/>
          <w:numId w:val="119"/>
        </w:numPr>
        <w:rPr>
          <w:del w:id="537" w:author="Han Zhang" w:date="2026-05-14T17:11:00Z" w16du:dateUtc="2026-05-14T21:11:00Z"/>
          <w:rFonts w:ascii="Calibri Light" w:hAnsi="Calibri Light" w:cs="Calibri Light"/>
          <w:color w:val="000000" w:themeColor="text1"/>
          <w:sz w:val="20"/>
          <w:szCs w:val="20"/>
        </w:rPr>
      </w:pPr>
      <w:del w:id="538" w:author="Han Zhang" w:date="2026-05-14T17:11:00Z" w16du:dateUtc="2026-05-14T21:11:00Z">
        <w:r w:rsidRPr="008610E6" w:rsidDel="00432FCE">
          <w:rPr>
            <w:rFonts w:ascii="Calibri Light" w:hAnsi="Calibri Light" w:cs="Calibri Light"/>
            <w:color w:val="000000" w:themeColor="text1"/>
            <w:sz w:val="20"/>
            <w:szCs w:val="20"/>
          </w:rPr>
          <w:delText>Country</w:delText>
        </w:r>
      </w:del>
    </w:p>
    <w:p w14:paraId="4EB51218"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commentRangeStart w:id="539"/>
      <w:r w:rsidRPr="008610E6">
        <w:rPr>
          <w:rFonts w:ascii="Calibri Light" w:hAnsi="Calibri Light" w:cs="Calibri Light"/>
          <w:color w:val="000000" w:themeColor="text1"/>
          <w:sz w:val="20"/>
          <w:szCs w:val="20"/>
        </w:rPr>
        <w:t>LLP</w:t>
      </w:r>
      <w:commentRangeEnd w:id="539"/>
      <w:r w:rsidR="00432FCE" w:rsidRPr="008610E6">
        <w:rPr>
          <w:rStyle w:val="CommentReference"/>
          <w:rFonts w:ascii="Calibri Light" w:hAnsi="Calibri Light" w:cs="Calibri Light"/>
          <w:color w:val="000000" w:themeColor="text1"/>
          <w:sz w:val="20"/>
          <w:szCs w:val="20"/>
        </w:rPr>
        <w:commentReference w:id="539"/>
      </w:r>
    </w:p>
    <w:p w14:paraId="138410B7" w14:textId="6ACB622F" w:rsidR="008610E6" w:rsidRPr="008610E6" w:rsidDel="00432FCE" w:rsidRDefault="008610E6" w:rsidP="008610E6">
      <w:pPr>
        <w:pStyle w:val="ListParagraph"/>
        <w:numPr>
          <w:ilvl w:val="0"/>
          <w:numId w:val="119"/>
        </w:numPr>
        <w:rPr>
          <w:del w:id="540" w:author="Han Zhang" w:date="2026-05-14T17:11:00Z" w16du:dateUtc="2026-05-14T21:11:00Z"/>
          <w:rFonts w:ascii="Calibri Light" w:hAnsi="Calibri Light" w:cs="Calibri Light"/>
          <w:color w:val="000000" w:themeColor="text1"/>
          <w:sz w:val="20"/>
          <w:szCs w:val="20"/>
        </w:rPr>
      </w:pPr>
      <w:del w:id="541" w:author="Han Zhang" w:date="2026-05-14T17:11:00Z" w16du:dateUtc="2026-05-14T21:11:00Z">
        <w:r w:rsidRPr="008610E6" w:rsidDel="00432FCE">
          <w:rPr>
            <w:rFonts w:ascii="Calibri Light" w:hAnsi="Calibri Light" w:cs="Calibri Light"/>
            <w:color w:val="000000" w:themeColor="text1"/>
            <w:sz w:val="20"/>
            <w:szCs w:val="20"/>
          </w:rPr>
          <w:delText>IFRS Component</w:delText>
        </w:r>
      </w:del>
    </w:p>
    <w:p w14:paraId="4C8208D5" w14:textId="08E353CA"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14:paraId="3399B0BE" w14:textId="16AAA91B" w:rsidR="008610E6" w:rsidRPr="008610E6" w:rsidDel="00432FCE" w:rsidRDefault="008610E6" w:rsidP="008610E6">
      <w:pPr>
        <w:pStyle w:val="ListParagraph"/>
        <w:numPr>
          <w:ilvl w:val="0"/>
          <w:numId w:val="119"/>
        </w:numPr>
        <w:rPr>
          <w:del w:id="542" w:author="Han Zhang" w:date="2026-05-14T17:11:00Z" w16du:dateUtc="2026-05-14T21:11:00Z"/>
          <w:rFonts w:ascii="Calibri Light" w:hAnsi="Calibri Light" w:cs="Calibri Light"/>
          <w:color w:val="000000" w:themeColor="text1"/>
          <w:sz w:val="20"/>
          <w:szCs w:val="20"/>
        </w:rPr>
      </w:pPr>
      <w:del w:id="543" w:author="Han Zhang" w:date="2026-05-14T17:11:00Z" w16du:dateUtc="2026-05-14T21:11:00Z">
        <w:r w:rsidRPr="008610E6" w:rsidDel="00432FCE">
          <w:rPr>
            <w:rFonts w:ascii="Calibri Light" w:hAnsi="Calibri Light" w:cs="Calibri Light"/>
            <w:color w:val="000000" w:themeColor="text1"/>
            <w:sz w:val="20"/>
            <w:szCs w:val="20"/>
          </w:rPr>
          <w:delText>Category</w:delText>
        </w:r>
      </w:del>
    </w:p>
    <w:p w14:paraId="2A1E28F0" w14:textId="4ECC305F" w:rsidR="008610E6" w:rsidRPr="008610E6" w:rsidDel="00432FCE" w:rsidRDefault="008610E6" w:rsidP="008610E6">
      <w:pPr>
        <w:pStyle w:val="ListParagraph"/>
        <w:numPr>
          <w:ilvl w:val="0"/>
          <w:numId w:val="119"/>
        </w:numPr>
        <w:rPr>
          <w:del w:id="544" w:author="Han Zhang" w:date="2026-05-14T17:11:00Z" w16du:dateUtc="2026-05-14T21:11:00Z"/>
          <w:rFonts w:ascii="Calibri Light" w:hAnsi="Calibri Light" w:cs="Calibri Light"/>
          <w:color w:val="000000" w:themeColor="text1"/>
          <w:sz w:val="20"/>
          <w:szCs w:val="20"/>
        </w:rPr>
      </w:pPr>
      <w:del w:id="545" w:author="Han Zhang" w:date="2026-05-14T17:11:00Z" w16du:dateUtc="2026-05-14T21:11:00Z">
        <w:r w:rsidRPr="008610E6" w:rsidDel="00432FCE">
          <w:rPr>
            <w:rFonts w:ascii="Calibri Light" w:hAnsi="Calibri Light" w:cs="Calibri Light"/>
            <w:color w:val="000000" w:themeColor="text1"/>
            <w:sz w:val="20"/>
            <w:szCs w:val="20"/>
          </w:rPr>
          <w:delText>Currency</w:delText>
        </w:r>
      </w:del>
    </w:p>
    <w:p w14:paraId="621556B4" w14:textId="67DA1226" w:rsidR="008610E6" w:rsidRPr="008610E6" w:rsidDel="00432FCE" w:rsidRDefault="008610E6" w:rsidP="008610E6">
      <w:pPr>
        <w:pStyle w:val="ListParagraph"/>
        <w:numPr>
          <w:ilvl w:val="0"/>
          <w:numId w:val="119"/>
        </w:numPr>
        <w:rPr>
          <w:del w:id="546" w:author="Han Zhang" w:date="2026-05-14T17:11:00Z" w16du:dateUtc="2026-05-14T21:11:00Z"/>
          <w:rFonts w:ascii="Calibri Light" w:hAnsi="Calibri Light" w:cs="Calibri Light"/>
          <w:color w:val="000000" w:themeColor="text1"/>
          <w:sz w:val="20"/>
          <w:szCs w:val="20"/>
        </w:rPr>
      </w:pPr>
      <w:del w:id="547" w:author="Han Zhang" w:date="2026-05-14T17:11:00Z" w16du:dateUtc="2026-05-14T21:11:00Z">
        <w:r w:rsidRPr="008610E6" w:rsidDel="00432FCE">
          <w:rPr>
            <w:rFonts w:ascii="Calibri Light" w:hAnsi="Calibri Light" w:cs="Calibri Light"/>
            <w:color w:val="000000" w:themeColor="text1"/>
            <w:sz w:val="20"/>
            <w:szCs w:val="20"/>
          </w:rPr>
          <w:delText>Tax Rate</w:delText>
        </w:r>
      </w:del>
    </w:p>
    <w:p w14:paraId="67AC1739" w14:textId="2BE8EB61" w:rsidR="008610E6" w:rsidRPr="008610E6" w:rsidDel="00432FCE" w:rsidRDefault="008610E6" w:rsidP="008610E6">
      <w:pPr>
        <w:pStyle w:val="ListParagraph"/>
        <w:numPr>
          <w:ilvl w:val="0"/>
          <w:numId w:val="119"/>
        </w:numPr>
        <w:rPr>
          <w:del w:id="548" w:author="Han Zhang" w:date="2026-05-14T17:11:00Z" w16du:dateUtc="2026-05-14T21:11:00Z"/>
          <w:rFonts w:ascii="Calibri Light" w:hAnsi="Calibri Light" w:cs="Calibri Light"/>
          <w:color w:val="000000" w:themeColor="text1"/>
          <w:sz w:val="20"/>
          <w:szCs w:val="20"/>
        </w:rPr>
      </w:pPr>
      <w:del w:id="549" w:author="Han Zhang" w:date="2026-05-14T17:11:00Z" w16du:dateUtc="2026-05-14T21:11:00Z">
        <w:r w:rsidRPr="008610E6" w:rsidDel="00432FCE">
          <w:rPr>
            <w:rFonts w:ascii="Calibri Light" w:hAnsi="Calibri Light" w:cs="Calibri Light"/>
            <w:color w:val="000000" w:themeColor="text1"/>
            <w:sz w:val="20"/>
            <w:szCs w:val="20"/>
          </w:rPr>
          <w:delText>Minority Interest</w:delText>
        </w:r>
      </w:del>
    </w:p>
    <w:p w14:paraId="5003CBC2" w14:textId="7D4ED570" w:rsidR="008610E6" w:rsidRPr="008610E6" w:rsidDel="00937EB6" w:rsidRDefault="008610E6" w:rsidP="008610E6">
      <w:pPr>
        <w:pStyle w:val="ListParagraph"/>
        <w:numPr>
          <w:ilvl w:val="0"/>
          <w:numId w:val="119"/>
        </w:numPr>
        <w:rPr>
          <w:del w:id="550" w:author="Pao Macalincag" w:date="2026-05-20T02:49:00Z" w16du:dateUtc="2026-05-19T18:49:00Z"/>
          <w:rFonts w:ascii="Calibri Light" w:hAnsi="Calibri Light" w:cs="Calibri Light"/>
          <w:color w:val="000000" w:themeColor="text1"/>
          <w:sz w:val="20"/>
          <w:szCs w:val="20"/>
        </w:rPr>
      </w:pPr>
      <w:del w:id="551" w:author="Pao Macalincag" w:date="2026-05-20T02:49:00Z" w16du:dateUtc="2026-05-19T18:49:00Z">
        <w:r w:rsidRPr="008610E6" w:rsidDel="00937EB6">
          <w:rPr>
            <w:rFonts w:ascii="Calibri Light" w:hAnsi="Calibri Light" w:cs="Calibri Light"/>
            <w:color w:val="000000" w:themeColor="text1"/>
            <w:sz w:val="20"/>
            <w:szCs w:val="20"/>
          </w:rPr>
          <w:delText>Scenario</w:delText>
        </w:r>
      </w:del>
    </w:p>
    <w:p w14:paraId="3CACBA74"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4. Baseline Amount</w:t>
      </w:r>
    </w:p>
    <w:p w14:paraId="4979B9F9" w14:textId="77777777" w:rsidR="008610E6" w:rsidRPr="008610E6" w:rsidRDefault="008610E6" w:rsidP="008610E6">
      <w:pPr>
        <w:pStyle w:val="ListParagraph"/>
        <w:numPr>
          <w:ilvl w:val="0"/>
          <w:numId w:val="124"/>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The baseline asset is determined as the total assets under the pre-tax, pre-minority interest tax indicator.</w:t>
      </w:r>
    </w:p>
    <w:p w14:paraId="5DE06A62" w14:textId="77777777" w:rsidR="008610E6" w:rsidRPr="008610E6" w:rsidRDefault="008610E6" w:rsidP="008610E6">
      <w:pPr>
        <w:pStyle w:val="ListParagraph"/>
        <w:numPr>
          <w:ilvl w:val="0"/>
          <w:numId w:val="124"/>
        </w:numPr>
        <w:jc w:val="both"/>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The baseline liability is calculated as the sum of all balances classified under ‘Gross of Reinsurance (GMM/PAA)’, Gross of Reinsurance (VFA)’, and ‘Reinsurance (GMM/PAA)’ with a null balance sheet component name.</w:t>
      </w:r>
    </w:p>
    <w:p w14:paraId="055E2525" w14:textId="77777777" w:rsidR="008610E6" w:rsidRPr="008610E6" w:rsidRDefault="008610E6" w:rsidP="008610E6">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14:paraId="07C3B35E" w14:textId="77777777" w:rsidR="008610E6" w:rsidRPr="008610E6" w:rsidRDefault="008610E6" w:rsidP="008610E6">
      <w:pPr>
        <w:pStyle w:val="ListParagraph"/>
        <w:numPr>
          <w:ilvl w:val="0"/>
          <w:numId w:val="125"/>
        </w:numPr>
        <w:rPr>
          <w:rFonts w:ascii="Calibri Light" w:hAnsi="Calibri Light" w:cs="Calibri Light"/>
          <w:b/>
          <w:bCs/>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color w:val="000000" w:themeColor="text1"/>
          <w:sz w:val="20"/>
          <w:szCs w:val="20"/>
        </w:rPr>
        <w:t>Baseline FX Impact</w:t>
      </w:r>
    </w:p>
    <w:p w14:paraId="0F56325C" w14:textId="7B9B97C4" w:rsidR="008610E6" w:rsidRPr="00D17F02" w:rsidRDefault="008610E6" w:rsidP="00D17F02">
      <w:pPr>
        <w:pStyle w:val="ListParagraph"/>
        <w:numPr>
          <w:ilvl w:val="0"/>
          <w:numId w:val="123"/>
        </w:numPr>
        <w:jc w:val="both"/>
        <w:rPr>
          <w:rFonts w:ascii="Calibri Light" w:hAnsi="Calibri Light" w:cs="Calibri Light"/>
          <w:color w:val="000000" w:themeColor="text1"/>
          <w:sz w:val="20"/>
          <w:szCs w:val="20"/>
        </w:rPr>
      </w:pPr>
      <w:hyperlink r:id="rId27" w:history="1">
        <w:r w:rsidRPr="00223B22">
          <w:rPr>
            <w:rStyle w:val="Hyperlink"/>
            <w:rFonts w:ascii="Calibri Light" w:hAnsi="Calibri Light" w:cs="Calibri Light"/>
            <w:b/>
            <w:bCs/>
            <w:sz w:val="20"/>
            <w:szCs w:val="20"/>
          </w:rPr>
          <w:t>Refer to the Calculation Logic file for the formula. (ES-FX1&amp;2)</w:t>
        </w:r>
      </w:hyperlink>
    </w:p>
    <w:p w14:paraId="78D6AC97" w14:textId="77777777" w:rsidR="008610E6" w:rsidRPr="008610E6" w:rsidRDefault="008610E6" w:rsidP="008610E6">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Prepare Stress FX Impact</w:t>
      </w:r>
    </w:p>
    <w:p w14:paraId="5EA80D65"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t>Data Extraction</w:t>
      </w:r>
    </w:p>
    <w:p w14:paraId="7016D54C"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Source:</w:t>
      </w:r>
    </w:p>
    <w:p w14:paraId="3701BD3F"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Layer: RDA Curated Layer</w:t>
      </w:r>
    </w:p>
    <w:p w14:paraId="58C5DE72"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Source Table: ES-Based Stress Impact</w:t>
      </w:r>
    </w:p>
    <w:p w14:paraId="39F39CF9"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Data Selection Rules</w:t>
      </w:r>
    </w:p>
    <w:p w14:paraId="51D9C2F7" w14:textId="77777777" w:rsidR="008610E6" w:rsidRPr="008610E6" w:rsidRDefault="008610E6" w:rsidP="008610E6">
      <w:pPr>
        <w:pStyle w:val="ListParagraph"/>
        <w:numPr>
          <w:ilvl w:val="0"/>
          <w:numId w:val="115"/>
        </w:num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The data extraction must apply the following filters:</w:t>
      </w:r>
    </w:p>
    <w:p w14:paraId="2A1954A6" w14:textId="77777777" w:rsidR="008610E6" w:rsidRPr="008610E6" w:rsidRDefault="008610E6" w:rsidP="008610E6">
      <w:pP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Mandatory Filter:</w:t>
      </w:r>
    </w:p>
    <w:tbl>
      <w:tblPr>
        <w:tblStyle w:val="TableGrid"/>
        <w:tblW w:w="0" w:type="auto"/>
        <w:tblLook w:val="04A0" w:firstRow="1" w:lastRow="0" w:firstColumn="1" w:lastColumn="0" w:noHBand="0" w:noVBand="1"/>
      </w:tblPr>
      <w:tblGrid>
        <w:gridCol w:w="4675"/>
        <w:gridCol w:w="4675"/>
      </w:tblGrid>
      <w:tr w:rsidR="008610E6" w:rsidRPr="008610E6" w14:paraId="79CBC98A" w14:textId="77777777" w:rsidTr="00E220EB">
        <w:tc>
          <w:tcPr>
            <w:tcW w:w="4675" w:type="dxa"/>
          </w:tcPr>
          <w:p w14:paraId="28D132C2"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Column_Name</w:t>
            </w:r>
          </w:p>
        </w:tc>
        <w:tc>
          <w:tcPr>
            <w:tcW w:w="4675" w:type="dxa"/>
          </w:tcPr>
          <w:p w14:paraId="7C94F6C4"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Filter Condition</w:t>
            </w:r>
          </w:p>
        </w:tc>
      </w:tr>
      <w:tr w:rsidR="008610E6" w:rsidRPr="008610E6" w14:paraId="646D393D" w14:textId="77777777" w:rsidTr="00E220EB">
        <w:tc>
          <w:tcPr>
            <w:tcW w:w="4675" w:type="dxa"/>
          </w:tcPr>
          <w:p w14:paraId="19FFBB94"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Stress_Impact_Name</w:t>
            </w:r>
          </w:p>
        </w:tc>
        <w:tc>
          <w:tcPr>
            <w:tcW w:w="4675" w:type="dxa"/>
          </w:tcPr>
          <w:p w14:paraId="02CBEDC4"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‘FI-Total’, PE-Total’, ‘ALDA-Total’</w:t>
            </w:r>
          </w:p>
        </w:tc>
      </w:tr>
      <w:tr w:rsidR="008610E6" w:rsidRPr="008610E6" w14:paraId="17403300" w14:textId="77777777" w:rsidTr="00E220EB">
        <w:tc>
          <w:tcPr>
            <w:tcW w:w="4675" w:type="dxa"/>
          </w:tcPr>
          <w:p w14:paraId="4D39CC7A"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Balance_Sheet_Component_Name</w:t>
            </w:r>
          </w:p>
        </w:tc>
        <w:tc>
          <w:tcPr>
            <w:tcW w:w="4675" w:type="dxa"/>
          </w:tcPr>
          <w:p w14:paraId="3D6643B4"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'Net Impact', 'Assets, &amp; Liabilities summary'</w:t>
            </w:r>
          </w:p>
        </w:tc>
      </w:tr>
      <w:tr w:rsidR="008610E6" w:rsidRPr="008610E6" w14:paraId="7FEDCE79" w14:textId="77777777" w:rsidTr="00E220EB">
        <w:tc>
          <w:tcPr>
            <w:tcW w:w="4675" w:type="dxa"/>
          </w:tcPr>
          <w:p w14:paraId="14F13BFA"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IFRS_Earnings_Component_Name</w:t>
            </w:r>
          </w:p>
        </w:tc>
        <w:tc>
          <w:tcPr>
            <w:tcW w:w="4675" w:type="dxa"/>
          </w:tcPr>
          <w:p w14:paraId="0596A969"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'P&amp;L', 'OCI', 'Impacts absorbed by CSM'</w:t>
            </w:r>
          </w:p>
        </w:tc>
      </w:tr>
    </w:tbl>
    <w:p w14:paraId="6116F409" w14:textId="77777777" w:rsidR="008610E6" w:rsidRPr="008610E6" w:rsidRDefault="008610E6" w:rsidP="008610E6">
      <w:pPr>
        <w:rPr>
          <w:rFonts w:ascii="Calibri Light" w:hAnsi="Calibri Light" w:cs="Calibri Light"/>
          <w:sz w:val="20"/>
          <w:szCs w:val="20"/>
        </w:rPr>
      </w:pPr>
    </w:p>
    <w:p w14:paraId="489CF5AE" w14:textId="77777777" w:rsidR="008610E6" w:rsidRPr="008610E6" w:rsidRDefault="008610E6" w:rsidP="008610E6">
      <w:pPr>
        <w:rPr>
          <w:rFonts w:ascii="Calibri Light" w:hAnsi="Calibri Light" w:cs="Calibri Light"/>
          <w:sz w:val="20"/>
          <w:szCs w:val="20"/>
        </w:rPr>
      </w:pPr>
    </w:p>
    <w:p w14:paraId="4889EA14" w14:textId="77777777" w:rsidR="008610E6" w:rsidRPr="008610E6" w:rsidRDefault="008610E6" w:rsidP="008610E6">
      <w:pPr>
        <w:rPr>
          <w:rFonts w:ascii="Calibri Light" w:hAnsi="Calibri Light" w:cs="Calibri Light"/>
          <w:b/>
          <w:bCs/>
          <w:sz w:val="20"/>
          <w:szCs w:val="20"/>
        </w:rPr>
      </w:pPr>
      <w:r w:rsidRPr="008610E6">
        <w:rPr>
          <w:rFonts w:ascii="Calibri Light" w:hAnsi="Calibri Light" w:cs="Calibri Light"/>
          <w:b/>
          <w:bCs/>
          <w:sz w:val="20"/>
          <w:szCs w:val="20"/>
        </w:rPr>
        <w:lastRenderedPageBreak/>
        <w:t>Inclusive Diments (No Filtering Applied)</w:t>
      </w:r>
    </w:p>
    <w:p w14:paraId="6DE5E13F" w14:textId="77777777" w:rsidR="008610E6" w:rsidRPr="008610E6" w:rsidRDefault="008610E6" w:rsidP="008610E6">
      <w:pPr>
        <w:rPr>
          <w:rFonts w:ascii="Calibri Light" w:hAnsi="Calibri Light" w:cs="Calibri Light"/>
          <w:sz w:val="20"/>
          <w:szCs w:val="20"/>
        </w:rPr>
      </w:pPr>
      <w:r w:rsidRPr="008610E6">
        <w:rPr>
          <w:rFonts w:ascii="Calibri Light" w:hAnsi="Calibri Light" w:cs="Calibri Light"/>
          <w:sz w:val="20"/>
          <w:szCs w:val="20"/>
        </w:rPr>
        <w:t>The following dimensions must include all available values present in the source table</w:t>
      </w:r>
    </w:p>
    <w:tbl>
      <w:tblPr>
        <w:tblStyle w:val="TableGrid"/>
        <w:tblW w:w="0" w:type="auto"/>
        <w:tblLook w:val="04A0" w:firstRow="1" w:lastRow="0" w:firstColumn="1" w:lastColumn="0" w:noHBand="0" w:noVBand="1"/>
      </w:tblPr>
      <w:tblGrid>
        <w:gridCol w:w="4675"/>
        <w:gridCol w:w="4675"/>
      </w:tblGrid>
      <w:tr w:rsidR="008610E6" w:rsidRPr="008610E6" w14:paraId="788A4BC0" w14:textId="77777777" w:rsidTr="00E220EB">
        <w:tc>
          <w:tcPr>
            <w:tcW w:w="4675" w:type="dxa"/>
          </w:tcPr>
          <w:p w14:paraId="26FF21E1"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Column Name</w:t>
            </w:r>
          </w:p>
        </w:tc>
        <w:tc>
          <w:tcPr>
            <w:tcW w:w="4675" w:type="dxa"/>
          </w:tcPr>
          <w:p w14:paraId="24C36F1C" w14:textId="77777777" w:rsidR="008610E6" w:rsidRPr="008610E6" w:rsidRDefault="008610E6" w:rsidP="00E220EB">
            <w:pPr>
              <w:jc w:val="center"/>
              <w:rPr>
                <w:rFonts w:ascii="Calibri Light" w:hAnsi="Calibri Light" w:cs="Calibri Light"/>
                <w:b/>
                <w:bCs/>
                <w:color w:val="0D0D0D" w:themeColor="text1" w:themeTint="F2"/>
                <w:sz w:val="20"/>
                <w:szCs w:val="20"/>
              </w:rPr>
            </w:pPr>
            <w:r w:rsidRPr="008610E6">
              <w:rPr>
                <w:rFonts w:ascii="Calibri Light" w:hAnsi="Calibri Light" w:cs="Calibri Light"/>
                <w:b/>
                <w:bCs/>
                <w:color w:val="0D0D0D" w:themeColor="text1" w:themeTint="F2"/>
                <w:sz w:val="20"/>
                <w:szCs w:val="20"/>
              </w:rPr>
              <w:t>Behavior</w:t>
            </w:r>
          </w:p>
        </w:tc>
      </w:tr>
      <w:tr w:rsidR="008610E6" w:rsidRPr="008610E6" w14:paraId="6EFACA7E" w14:textId="77777777" w:rsidTr="00E220EB">
        <w:tc>
          <w:tcPr>
            <w:tcW w:w="4675" w:type="dxa"/>
          </w:tcPr>
          <w:p w14:paraId="6C8908FF"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Country</w:t>
            </w:r>
          </w:p>
        </w:tc>
        <w:tc>
          <w:tcPr>
            <w:tcW w:w="4675" w:type="dxa"/>
          </w:tcPr>
          <w:p w14:paraId="602B0F67"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countries</w:t>
            </w:r>
          </w:p>
        </w:tc>
      </w:tr>
      <w:tr w:rsidR="008610E6" w:rsidRPr="008610E6" w14:paraId="192FFF6B" w14:textId="77777777" w:rsidTr="00E220EB">
        <w:tc>
          <w:tcPr>
            <w:tcW w:w="4675" w:type="dxa"/>
          </w:tcPr>
          <w:p w14:paraId="26372914"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LLP</w:t>
            </w:r>
          </w:p>
        </w:tc>
        <w:tc>
          <w:tcPr>
            <w:tcW w:w="4675" w:type="dxa"/>
          </w:tcPr>
          <w:p w14:paraId="2D2FADEC"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LLPs</w:t>
            </w:r>
          </w:p>
        </w:tc>
      </w:tr>
      <w:tr w:rsidR="008610E6" w:rsidRPr="008610E6" w14:paraId="7AF5A809" w14:textId="77777777" w:rsidTr="00E220EB">
        <w:tc>
          <w:tcPr>
            <w:tcW w:w="4675" w:type="dxa"/>
          </w:tcPr>
          <w:p w14:paraId="616666B0"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Category</w:t>
            </w:r>
          </w:p>
        </w:tc>
        <w:tc>
          <w:tcPr>
            <w:tcW w:w="4675" w:type="dxa"/>
          </w:tcPr>
          <w:p w14:paraId="307E5E55"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categories associated with records that meet the above criteria (To confirm which column does this come from)</w:t>
            </w:r>
          </w:p>
        </w:tc>
      </w:tr>
      <w:tr w:rsidR="008610E6" w:rsidRPr="008610E6" w14:paraId="55D0F2F8" w14:textId="77777777" w:rsidTr="00E220EB">
        <w:tc>
          <w:tcPr>
            <w:tcW w:w="4675" w:type="dxa"/>
          </w:tcPr>
          <w:p w14:paraId="3D3C5436"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Currency</w:t>
            </w:r>
          </w:p>
        </w:tc>
        <w:tc>
          <w:tcPr>
            <w:tcW w:w="4675" w:type="dxa"/>
          </w:tcPr>
          <w:p w14:paraId="4E7767AB"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currencies associated with records that meet the above criteria</w:t>
            </w:r>
          </w:p>
        </w:tc>
      </w:tr>
      <w:tr w:rsidR="008610E6" w:rsidRPr="008610E6" w14:paraId="5DA27A52" w14:textId="77777777" w:rsidTr="00E220EB">
        <w:tc>
          <w:tcPr>
            <w:tcW w:w="4675" w:type="dxa"/>
          </w:tcPr>
          <w:p w14:paraId="4C060ADB"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Scenario_Amount</w:t>
            </w:r>
          </w:p>
        </w:tc>
        <w:tc>
          <w:tcPr>
            <w:tcW w:w="4675" w:type="dxa"/>
          </w:tcPr>
          <w:p w14:paraId="1EDB4994" w14:textId="77777777" w:rsidR="008610E6" w:rsidRPr="008610E6" w:rsidRDefault="008610E6" w:rsidP="00E220EB">
            <w:pPr>
              <w:rPr>
                <w:rFonts w:ascii="Calibri Light" w:hAnsi="Calibri Light" w:cs="Calibri Light"/>
                <w:color w:val="0D0D0D" w:themeColor="text1" w:themeTint="F2"/>
                <w:sz w:val="20"/>
                <w:szCs w:val="20"/>
              </w:rPr>
            </w:pPr>
            <w:r w:rsidRPr="008610E6">
              <w:rPr>
                <w:rFonts w:ascii="Calibri Light" w:hAnsi="Calibri Light" w:cs="Calibri Light"/>
                <w:color w:val="0D0D0D" w:themeColor="text1" w:themeTint="F2"/>
                <w:sz w:val="20"/>
                <w:szCs w:val="20"/>
              </w:rPr>
              <w:t>Include all amounts associated with records that meet the above criteria</w:t>
            </w:r>
          </w:p>
        </w:tc>
      </w:tr>
    </w:tbl>
    <w:p w14:paraId="3D3B8789" w14:textId="77777777" w:rsidR="008610E6" w:rsidRPr="008610E6" w:rsidRDefault="008610E6" w:rsidP="008610E6">
      <w:pPr>
        <w:jc w:val="center"/>
        <w:rPr>
          <w:rFonts w:ascii="Calibri Light" w:hAnsi="Calibri Light" w:cs="Calibri Light"/>
          <w:color w:val="000000" w:themeColor="text1"/>
          <w:sz w:val="20"/>
          <w:szCs w:val="20"/>
        </w:rPr>
      </w:pPr>
    </w:p>
    <w:p w14:paraId="2FCB7441" w14:textId="77777777" w:rsidR="008610E6" w:rsidRPr="008610E6" w:rsidRDefault="008610E6" w:rsidP="008610E6">
      <w:pPr>
        <w:jc w:val="cente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Calculate Stress FX Impact</w:t>
      </w:r>
    </w:p>
    <w:p w14:paraId="2B37A127"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Input Dataset</w:t>
      </w:r>
    </w:p>
    <w:p w14:paraId="102E3036"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1. Filtered Dataset</w:t>
      </w:r>
    </w:p>
    <w:p w14:paraId="56FC2F54" w14:textId="77777777" w:rsidR="008610E6" w:rsidRPr="008610E6" w:rsidRDefault="008610E6" w:rsidP="008610E6">
      <w:pPr>
        <w:pStyle w:val="ListParagraph"/>
        <w:numPr>
          <w:ilvl w:val="0"/>
          <w:numId w:val="115"/>
        </w:numPr>
        <w:spacing w:after="0" w:line="300" w:lineRule="atLeast"/>
        <w:rPr>
          <w:rFonts w:ascii="Calibri Light" w:eastAsia="Times New Roman" w:hAnsi="Calibri Light" w:cs="Calibri Light"/>
          <w:sz w:val="20"/>
          <w:szCs w:val="20"/>
        </w:rPr>
      </w:pPr>
      <w:r w:rsidRPr="008610E6">
        <w:rPr>
          <w:rFonts w:ascii="Calibri Light" w:eastAsia="Times New Roman" w:hAnsi="Calibri Light" w:cs="Calibri Light"/>
          <w:sz w:val="20"/>
          <w:szCs w:val="20"/>
        </w:rPr>
        <w:t xml:space="preserve">Output from Stress FX Impact </w:t>
      </w:r>
    </w:p>
    <w:p w14:paraId="23B08DB2" w14:textId="77777777" w:rsidR="008610E6" w:rsidRDefault="008610E6" w:rsidP="008610E6">
      <w:pPr>
        <w:pStyle w:val="ListParagraph"/>
        <w:numPr>
          <w:ilvl w:val="0"/>
          <w:numId w:val="115"/>
        </w:numPr>
        <w:spacing w:after="0" w:line="300" w:lineRule="atLeast"/>
        <w:rPr>
          <w:ins w:id="552" w:author="Han Zhang" w:date="2026-05-14T17:21:00Z" w16du:dateUtc="2026-05-14T21:21:00Z"/>
          <w:rFonts w:ascii="Calibri Light" w:eastAsia="Times New Roman" w:hAnsi="Calibri Light" w:cs="Calibri Light"/>
          <w:sz w:val="20"/>
          <w:szCs w:val="20"/>
        </w:rPr>
      </w:pPr>
      <w:r w:rsidRPr="008610E6">
        <w:rPr>
          <w:rFonts w:ascii="Calibri Light" w:eastAsia="Times New Roman" w:hAnsi="Calibri Light" w:cs="Calibri Light"/>
          <w:sz w:val="20"/>
          <w:szCs w:val="20"/>
        </w:rPr>
        <w:t>Contains scenario</w:t>
      </w:r>
      <w:r w:rsidRPr="008610E6">
        <w:rPr>
          <w:rFonts w:ascii="Calibri Light" w:eastAsia="Times New Roman" w:hAnsi="Calibri Light" w:cs="Calibri Light"/>
          <w:sz w:val="20"/>
          <w:szCs w:val="20"/>
        </w:rPr>
        <w:noBreakHyphen/>
        <w:t>level IFRS earnings and balance sheet values</w:t>
      </w:r>
    </w:p>
    <w:p w14:paraId="06AA1DE2" w14:textId="268742C3" w:rsidR="00BC62B9" w:rsidRPr="008610E6" w:rsidRDefault="00BC62B9" w:rsidP="008610E6">
      <w:pPr>
        <w:pStyle w:val="ListParagraph"/>
        <w:numPr>
          <w:ilvl w:val="0"/>
          <w:numId w:val="115"/>
        </w:numPr>
        <w:spacing w:after="0" w:line="300" w:lineRule="atLeast"/>
        <w:rPr>
          <w:rFonts w:ascii="Calibri Light" w:eastAsia="Times New Roman" w:hAnsi="Calibri Light" w:cs="Calibri Light"/>
          <w:sz w:val="20"/>
          <w:szCs w:val="20"/>
        </w:rPr>
      </w:pPr>
      <w:ins w:id="553" w:author="Han Zhang" w:date="2026-05-14T17:21:00Z" w16du:dateUtc="2026-05-14T21:21:00Z">
        <w:r>
          <w:rPr>
            <w:rFonts w:ascii="Calibri Light" w:eastAsia="Times New Roman" w:hAnsi="Calibri Light" w:cs="Calibri Light"/>
            <w:sz w:val="20"/>
            <w:szCs w:val="20"/>
          </w:rPr>
          <w:t>Currency</w:t>
        </w:r>
      </w:ins>
    </w:p>
    <w:p w14:paraId="4738B9E2" w14:textId="77777777" w:rsidR="008610E6" w:rsidRPr="008610E6" w:rsidRDefault="008610E6" w:rsidP="008610E6">
      <w:pPr>
        <w:jc w:val="both"/>
        <w:rPr>
          <w:rFonts w:ascii="Calibri Light" w:hAnsi="Calibri Light" w:cs="Calibri Light"/>
          <w:b/>
          <w:bCs/>
          <w:sz w:val="20"/>
          <w:szCs w:val="20"/>
        </w:rPr>
      </w:pPr>
    </w:p>
    <w:p w14:paraId="663FF33C"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2. Shock Factor Dataset</w:t>
      </w:r>
    </w:p>
    <w:p w14:paraId="3E63205C"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Data Source: Curation Layer</w:t>
      </w:r>
    </w:p>
    <w:p w14:paraId="7BDD41E9"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Contains shock factors applicable for </w:t>
      </w:r>
      <w:r w:rsidRPr="008610E6">
        <w:rPr>
          <w:rFonts w:ascii="Calibri Light" w:hAnsi="Calibri Light" w:cs="Calibri Light"/>
          <w:sz w:val="20"/>
          <w:szCs w:val="20"/>
        </w:rPr>
        <w:t>Stress FX Impact</w:t>
      </w:r>
    </w:p>
    <w:p w14:paraId="72367556" w14:textId="77777777" w:rsidR="008610E6" w:rsidRPr="008610E6" w:rsidRDefault="008610E6" w:rsidP="008610E6">
      <w:pPr>
        <w:pStyle w:val="ListParagraph"/>
        <w:numPr>
          <w:ilvl w:val="0"/>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Shock factors are parameterized by: </w:t>
      </w:r>
    </w:p>
    <w:p w14:paraId="2E406173" w14:textId="77777777" w:rsidR="008610E6" w:rsidRPr="008610E6" w:rsidRDefault="008610E6" w:rsidP="008610E6">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Sensitivity Type</w:t>
      </w:r>
    </w:p>
    <w:p w14:paraId="76E74055" w14:textId="77777777" w:rsidR="008610E6" w:rsidRPr="008610E6" w:rsidRDefault="008610E6" w:rsidP="008610E6">
      <w:pPr>
        <w:pStyle w:val="ListParagraph"/>
        <w:numPr>
          <w:ilvl w:val="1"/>
          <w:numId w:val="118"/>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Scenario Name / Risk Factor (as applicable)</w:t>
      </w:r>
    </w:p>
    <w:p w14:paraId="209BE8A1" w14:textId="5BE12A31" w:rsidR="008610E6" w:rsidRPr="008610E6" w:rsidRDefault="008610E6" w:rsidP="008610E6">
      <w:pPr>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 xml:space="preserve">3. </w:t>
      </w:r>
      <w:ins w:id="554" w:author="Pao Macalincag" w:date="2026-05-20T02:50:00Z" w16du:dateUtc="2026-05-19T18:50:00Z">
        <w:r w:rsidR="00937EB6" w:rsidRPr="008610E6">
          <w:rPr>
            <w:rFonts w:ascii="Calibri Light" w:hAnsi="Calibri Light" w:cs="Calibri Light"/>
            <w:b/>
            <w:bCs/>
            <w:color w:val="000000" w:themeColor="text1"/>
            <w:sz w:val="20"/>
            <w:szCs w:val="20"/>
          </w:rPr>
          <w:t>Stress FX Impact</w:t>
        </w:r>
        <w:r w:rsidR="00937EB6" w:rsidRPr="008610E6" w:rsidDel="00937EB6">
          <w:rPr>
            <w:rFonts w:ascii="Calibri Light" w:hAnsi="Calibri Light" w:cs="Calibri Light"/>
            <w:b/>
            <w:bCs/>
            <w:color w:val="000000" w:themeColor="text1"/>
            <w:sz w:val="20"/>
            <w:szCs w:val="20"/>
          </w:rPr>
          <w:t xml:space="preserve"> </w:t>
        </w:r>
      </w:ins>
      <w:del w:id="555" w:author="Pao Macalincag" w:date="2026-05-20T02:50:00Z" w16du:dateUtc="2026-05-19T18:50:00Z">
        <w:r w:rsidRPr="008610E6" w:rsidDel="00937EB6">
          <w:rPr>
            <w:rFonts w:ascii="Calibri Light" w:hAnsi="Calibri Light" w:cs="Calibri Light"/>
            <w:b/>
            <w:bCs/>
            <w:color w:val="000000" w:themeColor="text1"/>
            <w:sz w:val="20"/>
            <w:szCs w:val="20"/>
          </w:rPr>
          <w:delText xml:space="preserve">Baseline FX Impact </w:delText>
        </w:r>
      </w:del>
      <w:r w:rsidRPr="008610E6">
        <w:rPr>
          <w:rFonts w:ascii="Calibri Light" w:hAnsi="Calibri Light" w:cs="Calibri Light"/>
          <w:b/>
          <w:bCs/>
          <w:color w:val="000000" w:themeColor="text1"/>
          <w:sz w:val="20"/>
          <w:szCs w:val="20"/>
        </w:rPr>
        <w:t>Computation</w:t>
      </w:r>
    </w:p>
    <w:p w14:paraId="183823C2" w14:textId="77777777" w:rsidR="008610E6" w:rsidRPr="008610E6" w:rsidRDefault="008610E6" w:rsidP="008610E6">
      <w:p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 xml:space="preserve">Computation is performed at the same granularity as the input dataset: </w:t>
      </w:r>
    </w:p>
    <w:p w14:paraId="3CC096F4" w14:textId="5DD54575" w:rsidR="008610E6" w:rsidRPr="008610E6" w:rsidDel="00432FCE" w:rsidRDefault="008610E6" w:rsidP="008610E6">
      <w:pPr>
        <w:pStyle w:val="ListParagraph"/>
        <w:numPr>
          <w:ilvl w:val="0"/>
          <w:numId w:val="119"/>
        </w:numPr>
        <w:rPr>
          <w:del w:id="556" w:author="Han Zhang" w:date="2026-05-14T17:12:00Z" w16du:dateUtc="2026-05-14T21:12:00Z"/>
          <w:rFonts w:ascii="Calibri Light" w:hAnsi="Calibri Light" w:cs="Calibri Light"/>
          <w:color w:val="000000" w:themeColor="text1"/>
          <w:sz w:val="20"/>
          <w:szCs w:val="20"/>
        </w:rPr>
      </w:pPr>
      <w:del w:id="557" w:author="Han Zhang" w:date="2026-05-14T17:12:00Z" w16du:dateUtc="2026-05-14T21:12:00Z">
        <w:r w:rsidRPr="008610E6" w:rsidDel="00432FCE">
          <w:rPr>
            <w:rFonts w:ascii="Calibri Light" w:hAnsi="Calibri Light" w:cs="Calibri Light"/>
            <w:color w:val="000000" w:themeColor="text1"/>
            <w:sz w:val="20"/>
            <w:szCs w:val="20"/>
          </w:rPr>
          <w:delText>Country</w:delText>
        </w:r>
      </w:del>
    </w:p>
    <w:p w14:paraId="436BE170"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commentRangeStart w:id="558"/>
      <w:r w:rsidRPr="008610E6">
        <w:rPr>
          <w:rFonts w:ascii="Calibri Light" w:hAnsi="Calibri Light" w:cs="Calibri Light"/>
          <w:color w:val="000000" w:themeColor="text1"/>
          <w:sz w:val="20"/>
          <w:szCs w:val="20"/>
        </w:rPr>
        <w:t>LLP</w:t>
      </w:r>
      <w:commentRangeEnd w:id="558"/>
      <w:r w:rsidR="00432FCE" w:rsidRPr="008610E6">
        <w:rPr>
          <w:rStyle w:val="CommentReference"/>
          <w:rFonts w:ascii="Calibri Light" w:hAnsi="Calibri Light" w:cs="Calibri Light"/>
          <w:color w:val="000000" w:themeColor="text1"/>
          <w:sz w:val="20"/>
          <w:szCs w:val="20"/>
        </w:rPr>
        <w:commentReference w:id="558"/>
      </w:r>
    </w:p>
    <w:p w14:paraId="1CB45484" w14:textId="06553137" w:rsidR="008610E6" w:rsidRPr="008610E6" w:rsidDel="00432FCE" w:rsidRDefault="008610E6" w:rsidP="008610E6">
      <w:pPr>
        <w:pStyle w:val="ListParagraph"/>
        <w:numPr>
          <w:ilvl w:val="0"/>
          <w:numId w:val="119"/>
        </w:numPr>
        <w:rPr>
          <w:del w:id="559" w:author="Han Zhang" w:date="2026-05-14T17:13:00Z" w16du:dateUtc="2026-05-14T21:13:00Z"/>
          <w:rFonts w:ascii="Calibri Light" w:hAnsi="Calibri Light" w:cs="Calibri Light"/>
          <w:color w:val="000000" w:themeColor="text1"/>
          <w:sz w:val="20"/>
          <w:szCs w:val="20"/>
        </w:rPr>
      </w:pPr>
      <w:del w:id="560" w:author="Han Zhang" w:date="2026-05-14T17:13:00Z" w16du:dateUtc="2026-05-14T21:13:00Z">
        <w:r w:rsidRPr="008610E6" w:rsidDel="00432FCE">
          <w:rPr>
            <w:rFonts w:ascii="Calibri Light" w:hAnsi="Calibri Light" w:cs="Calibri Light"/>
            <w:color w:val="000000" w:themeColor="text1"/>
            <w:sz w:val="20"/>
            <w:szCs w:val="20"/>
          </w:rPr>
          <w:delText>IFRS Component</w:delText>
        </w:r>
      </w:del>
    </w:p>
    <w:p w14:paraId="4D1B02BA" w14:textId="77777777" w:rsidR="008610E6" w:rsidRPr="008610E6" w:rsidRDefault="008610E6" w:rsidP="008610E6">
      <w:pPr>
        <w:pStyle w:val="ListParagraph"/>
        <w:numPr>
          <w:ilvl w:val="0"/>
          <w:numId w:val="119"/>
        </w:numPr>
        <w:rPr>
          <w:rFonts w:ascii="Calibri Light" w:hAnsi="Calibri Light" w:cs="Calibri Light"/>
          <w:color w:val="000000" w:themeColor="text1"/>
          <w:sz w:val="20"/>
          <w:szCs w:val="20"/>
        </w:rPr>
      </w:pPr>
      <w:r w:rsidRPr="008610E6">
        <w:rPr>
          <w:rFonts w:ascii="Calibri Light" w:hAnsi="Calibri Light" w:cs="Calibri Light"/>
          <w:color w:val="000000" w:themeColor="text1"/>
          <w:sz w:val="20"/>
          <w:szCs w:val="20"/>
        </w:rPr>
        <w:t>Balance Sheet Component</w:t>
      </w:r>
    </w:p>
    <w:p w14:paraId="20446AF2" w14:textId="6C19A834" w:rsidR="008610E6" w:rsidRPr="008610E6" w:rsidDel="00432FCE" w:rsidRDefault="008610E6" w:rsidP="008610E6">
      <w:pPr>
        <w:pStyle w:val="ListParagraph"/>
        <w:numPr>
          <w:ilvl w:val="0"/>
          <w:numId w:val="119"/>
        </w:numPr>
        <w:rPr>
          <w:del w:id="561" w:author="Han Zhang" w:date="2026-05-14T17:13:00Z" w16du:dateUtc="2026-05-14T21:13:00Z"/>
          <w:rFonts w:ascii="Calibri Light" w:hAnsi="Calibri Light" w:cs="Calibri Light"/>
          <w:color w:val="000000" w:themeColor="text1"/>
          <w:sz w:val="20"/>
          <w:szCs w:val="20"/>
        </w:rPr>
      </w:pPr>
      <w:del w:id="562" w:author="Han Zhang" w:date="2026-05-14T17:13:00Z" w16du:dateUtc="2026-05-14T21:13:00Z">
        <w:r w:rsidRPr="008610E6" w:rsidDel="00432FCE">
          <w:rPr>
            <w:rFonts w:ascii="Calibri Light" w:hAnsi="Calibri Light" w:cs="Calibri Light"/>
            <w:color w:val="000000" w:themeColor="text1"/>
            <w:sz w:val="20"/>
            <w:szCs w:val="20"/>
          </w:rPr>
          <w:delText>Category</w:delText>
        </w:r>
      </w:del>
    </w:p>
    <w:p w14:paraId="7BC7836D" w14:textId="2DD694F5" w:rsidR="008610E6" w:rsidRPr="008610E6" w:rsidDel="00432FCE" w:rsidRDefault="008610E6" w:rsidP="008610E6">
      <w:pPr>
        <w:pStyle w:val="ListParagraph"/>
        <w:numPr>
          <w:ilvl w:val="0"/>
          <w:numId w:val="119"/>
        </w:numPr>
        <w:rPr>
          <w:del w:id="563" w:author="Han Zhang" w:date="2026-05-14T17:13:00Z" w16du:dateUtc="2026-05-14T21:13:00Z"/>
          <w:rFonts w:ascii="Calibri Light" w:hAnsi="Calibri Light" w:cs="Calibri Light"/>
          <w:color w:val="000000" w:themeColor="text1"/>
          <w:sz w:val="20"/>
          <w:szCs w:val="20"/>
        </w:rPr>
      </w:pPr>
      <w:del w:id="564" w:author="Han Zhang" w:date="2026-05-14T17:13:00Z" w16du:dateUtc="2026-05-14T21:13:00Z">
        <w:r w:rsidRPr="008610E6" w:rsidDel="00432FCE">
          <w:rPr>
            <w:rFonts w:ascii="Calibri Light" w:hAnsi="Calibri Light" w:cs="Calibri Light"/>
            <w:color w:val="000000" w:themeColor="text1"/>
            <w:sz w:val="20"/>
            <w:szCs w:val="20"/>
          </w:rPr>
          <w:lastRenderedPageBreak/>
          <w:delText>Currency</w:delText>
        </w:r>
      </w:del>
    </w:p>
    <w:p w14:paraId="3009F1AC" w14:textId="20E991F7" w:rsidR="008610E6" w:rsidRPr="008610E6" w:rsidRDefault="00937EB6" w:rsidP="008610E6">
      <w:pPr>
        <w:pStyle w:val="ListParagraph"/>
        <w:numPr>
          <w:ilvl w:val="0"/>
          <w:numId w:val="119"/>
        </w:numPr>
        <w:rPr>
          <w:rFonts w:ascii="Calibri Light" w:hAnsi="Calibri Light" w:cs="Calibri Light"/>
          <w:color w:val="000000" w:themeColor="text1"/>
          <w:sz w:val="20"/>
          <w:szCs w:val="20"/>
        </w:rPr>
      </w:pPr>
      <w:ins w:id="565" w:author="Pao Macalincag" w:date="2026-05-20T02:48:00Z" w16du:dateUtc="2026-05-19T18:48:00Z">
        <w:r>
          <w:rPr>
            <w:rFonts w:ascii="Calibri Light" w:hAnsi="Calibri Light" w:cs="Calibri Light"/>
            <w:color w:val="000000" w:themeColor="text1"/>
            <w:sz w:val="20"/>
            <w:szCs w:val="20"/>
          </w:rPr>
          <w:t xml:space="preserve">GAM Sensitivity </w:t>
        </w:r>
      </w:ins>
      <w:r w:rsidR="008610E6" w:rsidRPr="008610E6">
        <w:rPr>
          <w:rFonts w:ascii="Calibri Light" w:hAnsi="Calibri Light" w:cs="Calibri Light"/>
          <w:color w:val="000000" w:themeColor="text1"/>
          <w:sz w:val="20"/>
          <w:szCs w:val="20"/>
        </w:rPr>
        <w:t>Scenario</w:t>
      </w:r>
      <w:ins w:id="566" w:author="Pao Macalincag" w:date="2026-05-20T02:48:00Z" w16du:dateUtc="2026-05-19T18:48:00Z">
        <w:r>
          <w:rPr>
            <w:rFonts w:ascii="Calibri Light" w:hAnsi="Calibri Light" w:cs="Calibri Light"/>
            <w:color w:val="000000" w:themeColor="text1"/>
            <w:sz w:val="20"/>
            <w:szCs w:val="20"/>
          </w:rPr>
          <w:t xml:space="preserve"> Name</w:t>
        </w:r>
      </w:ins>
    </w:p>
    <w:p w14:paraId="08891DBE" w14:textId="77777777" w:rsidR="008610E6" w:rsidRPr="008610E6" w:rsidRDefault="008610E6" w:rsidP="008610E6">
      <w:pPr>
        <w:jc w:val="both"/>
        <w:rPr>
          <w:rFonts w:ascii="Calibri Light" w:hAnsi="Calibri Light" w:cs="Calibri Light"/>
          <w:b/>
          <w:bCs/>
          <w:sz w:val="20"/>
          <w:szCs w:val="20"/>
        </w:rPr>
      </w:pPr>
      <w:r w:rsidRPr="008610E6">
        <w:rPr>
          <w:rFonts w:ascii="Calibri Light" w:hAnsi="Calibri Light" w:cs="Calibri Light"/>
          <w:b/>
          <w:bCs/>
          <w:sz w:val="20"/>
          <w:szCs w:val="20"/>
        </w:rPr>
        <w:t>4. Total Amount</w:t>
      </w:r>
    </w:p>
    <w:p w14:paraId="0F46B5BA" w14:textId="3DA1402B" w:rsidR="008610E6" w:rsidRPr="008610E6" w:rsidDel="00BC62B9" w:rsidRDefault="00BC62B9" w:rsidP="008610E6">
      <w:pPr>
        <w:pStyle w:val="ListParagraph"/>
        <w:numPr>
          <w:ilvl w:val="0"/>
          <w:numId w:val="126"/>
        </w:numPr>
        <w:jc w:val="both"/>
        <w:rPr>
          <w:del w:id="567" w:author="Han Zhang" w:date="2026-05-14T17:23:00Z" w16du:dateUtc="2026-05-14T21:23:00Z"/>
          <w:rFonts w:ascii="Calibri Light" w:hAnsi="Calibri Light" w:cs="Calibri Light"/>
          <w:color w:val="000000" w:themeColor="text1"/>
          <w:sz w:val="20"/>
          <w:szCs w:val="20"/>
        </w:rPr>
      </w:pPr>
      <w:ins w:id="568" w:author="Han Zhang" w:date="2026-05-14T17:23:00Z">
        <w:r w:rsidRPr="00BC62B9">
          <w:rPr>
            <w:rFonts w:ascii="Calibri Light" w:hAnsi="Calibri Light" w:cs="Calibri Light"/>
            <w:color w:val="000000" w:themeColor="text1"/>
            <w:sz w:val="20"/>
            <w:szCs w:val="20"/>
          </w:rPr>
          <w:t xml:space="preserve">The total </w:t>
        </w:r>
      </w:ins>
      <w:ins w:id="569" w:author="Han Zhang" w:date="2026-05-14T17:25:00Z" w16du:dateUtc="2026-05-14T21:25:00Z">
        <w:r>
          <w:rPr>
            <w:rFonts w:ascii="Calibri Light" w:hAnsi="Calibri Light" w:cs="Calibri Light"/>
            <w:color w:val="000000" w:themeColor="text1"/>
            <w:sz w:val="20"/>
            <w:szCs w:val="20"/>
          </w:rPr>
          <w:t>S</w:t>
        </w:r>
      </w:ins>
      <w:ins w:id="570" w:author="Han Zhang" w:date="2026-05-14T17:24:00Z" w16du:dateUtc="2026-05-14T21:24:00Z">
        <w:r>
          <w:rPr>
            <w:rFonts w:ascii="Calibri Light" w:hAnsi="Calibri Light" w:cs="Calibri Light"/>
            <w:color w:val="000000" w:themeColor="text1"/>
            <w:sz w:val="20"/>
            <w:szCs w:val="20"/>
          </w:rPr>
          <w:t xml:space="preserve">tress </w:t>
        </w:r>
      </w:ins>
      <w:ins w:id="571" w:author="Han Zhang" w:date="2026-05-14T17:25:00Z" w16du:dateUtc="2026-05-14T21:25:00Z">
        <w:r>
          <w:rPr>
            <w:rFonts w:ascii="Calibri Light" w:hAnsi="Calibri Light" w:cs="Calibri Light"/>
            <w:color w:val="000000" w:themeColor="text1"/>
            <w:sz w:val="20"/>
            <w:szCs w:val="20"/>
          </w:rPr>
          <w:t xml:space="preserve">FX </w:t>
        </w:r>
      </w:ins>
      <w:ins w:id="572" w:author="Han Zhang" w:date="2026-05-14T17:23:00Z">
        <w:r w:rsidRPr="00BC62B9">
          <w:rPr>
            <w:rFonts w:ascii="Calibri Light" w:hAnsi="Calibri Light" w:cs="Calibri Light"/>
            <w:color w:val="000000" w:themeColor="text1"/>
            <w:sz w:val="20"/>
            <w:szCs w:val="20"/>
          </w:rPr>
          <w:t>Net Impact is the FX impact on the combined stress net impacts from FI, PE, and ALDA.</w:t>
        </w:r>
      </w:ins>
      <w:ins w:id="573" w:author="Han Zhang" w:date="2026-05-14T17:26:00Z" w16du:dateUtc="2026-05-14T21:26:00Z">
        <w:r>
          <w:rPr>
            <w:rFonts w:ascii="Calibri Light" w:hAnsi="Calibri Light" w:cs="Calibri Light"/>
            <w:color w:val="000000" w:themeColor="text1"/>
            <w:sz w:val="20"/>
            <w:szCs w:val="20"/>
          </w:rPr>
          <w:t xml:space="preserve"> </w:t>
        </w:r>
      </w:ins>
      <w:del w:id="574" w:author="Han Zhang" w:date="2026-05-14T17:23:00Z" w16du:dateUtc="2026-05-14T21:23:00Z">
        <w:r w:rsidR="008610E6" w:rsidRPr="008610E6" w:rsidDel="00BC62B9">
          <w:rPr>
            <w:rFonts w:ascii="Calibri Light" w:hAnsi="Calibri Light" w:cs="Calibri Light"/>
            <w:color w:val="000000" w:themeColor="text1"/>
            <w:sz w:val="20"/>
            <w:szCs w:val="20"/>
          </w:rPr>
          <w:delText>The total Net Impact is calculated as the sum of the net impacts across all stress scenarios.</w:delText>
        </w:r>
      </w:del>
    </w:p>
    <w:p w14:paraId="26B660C9" w14:textId="508F3B9C" w:rsidR="008610E6" w:rsidRPr="008610E6" w:rsidRDefault="00BC62B9" w:rsidP="008610E6">
      <w:pPr>
        <w:pStyle w:val="ListParagraph"/>
        <w:numPr>
          <w:ilvl w:val="0"/>
          <w:numId w:val="126"/>
        </w:numPr>
        <w:jc w:val="both"/>
        <w:rPr>
          <w:rFonts w:ascii="Calibri Light" w:hAnsi="Calibri Light" w:cs="Calibri Light"/>
          <w:color w:val="000000" w:themeColor="text1"/>
          <w:sz w:val="20"/>
          <w:szCs w:val="20"/>
        </w:rPr>
      </w:pPr>
      <w:ins w:id="575" w:author="Han Zhang" w:date="2026-05-14T17:23:00Z" w16du:dateUtc="2026-05-14T21:23:00Z">
        <w:r w:rsidRPr="00BC62B9">
          <w:rPr>
            <w:rFonts w:ascii="Calibri Light" w:hAnsi="Calibri Light" w:cs="Calibri Light"/>
            <w:color w:val="000000" w:themeColor="text1"/>
            <w:sz w:val="20"/>
            <w:szCs w:val="20"/>
          </w:rPr>
          <w:t xml:space="preserve">The total </w:t>
        </w:r>
      </w:ins>
      <w:ins w:id="576" w:author="Han Zhang" w:date="2026-05-14T17:25:00Z" w16du:dateUtc="2026-05-14T21:25:00Z">
        <w:r>
          <w:rPr>
            <w:rFonts w:ascii="Calibri Light" w:hAnsi="Calibri Light" w:cs="Calibri Light"/>
            <w:color w:val="000000" w:themeColor="text1"/>
            <w:sz w:val="20"/>
            <w:szCs w:val="20"/>
          </w:rPr>
          <w:t>S</w:t>
        </w:r>
      </w:ins>
      <w:ins w:id="577" w:author="Han Zhang" w:date="2026-05-14T17:24:00Z" w16du:dateUtc="2026-05-14T21:24:00Z">
        <w:r>
          <w:rPr>
            <w:rFonts w:ascii="Calibri Light" w:hAnsi="Calibri Light" w:cs="Calibri Light"/>
            <w:color w:val="000000" w:themeColor="text1"/>
            <w:sz w:val="20"/>
            <w:szCs w:val="20"/>
          </w:rPr>
          <w:t xml:space="preserve">tress FX </w:t>
        </w:r>
      </w:ins>
      <w:ins w:id="578" w:author="Han Zhang" w:date="2026-05-14T17:23:00Z" w16du:dateUtc="2026-05-14T21:23:00Z">
        <w:r>
          <w:rPr>
            <w:rFonts w:ascii="Calibri Light" w:hAnsi="Calibri Light" w:cs="Calibri Light"/>
            <w:color w:val="000000" w:themeColor="text1"/>
            <w:sz w:val="20"/>
            <w:szCs w:val="20"/>
          </w:rPr>
          <w:t>Asset</w:t>
        </w:r>
        <w:r w:rsidRPr="00BC62B9">
          <w:rPr>
            <w:rFonts w:ascii="Calibri Light" w:hAnsi="Calibri Light" w:cs="Calibri Light"/>
            <w:color w:val="000000" w:themeColor="text1"/>
            <w:sz w:val="20"/>
            <w:szCs w:val="20"/>
          </w:rPr>
          <w:t xml:space="preserve"> Impact is the FX impact on the combined stress </w:t>
        </w:r>
      </w:ins>
      <w:ins w:id="579" w:author="Han Zhang" w:date="2026-05-14T17:26:00Z" w16du:dateUtc="2026-05-14T21:26:00Z">
        <w:r>
          <w:rPr>
            <w:rFonts w:ascii="Calibri Light" w:hAnsi="Calibri Light" w:cs="Calibri Light"/>
            <w:color w:val="000000" w:themeColor="text1"/>
            <w:sz w:val="20"/>
            <w:szCs w:val="20"/>
          </w:rPr>
          <w:t>Asset</w:t>
        </w:r>
      </w:ins>
      <w:ins w:id="580" w:author="Han Zhang" w:date="2026-05-14T17:23:00Z" w16du:dateUtc="2026-05-14T21:23:00Z">
        <w:r w:rsidRPr="00BC62B9">
          <w:rPr>
            <w:rFonts w:ascii="Calibri Light" w:hAnsi="Calibri Light" w:cs="Calibri Light"/>
            <w:color w:val="000000" w:themeColor="text1"/>
            <w:sz w:val="20"/>
            <w:szCs w:val="20"/>
          </w:rPr>
          <w:t xml:space="preserve"> impacts from FI, PE, and ALDA</w:t>
        </w:r>
      </w:ins>
      <w:ins w:id="581" w:author="Han Zhang" w:date="2026-05-14T17:26:00Z" w16du:dateUtc="2026-05-14T21:26:00Z">
        <w:r>
          <w:rPr>
            <w:rFonts w:ascii="Calibri Light" w:hAnsi="Calibri Light" w:cs="Calibri Light"/>
            <w:color w:val="000000" w:themeColor="text1"/>
            <w:sz w:val="20"/>
            <w:szCs w:val="20"/>
          </w:rPr>
          <w:t xml:space="preserve">. </w:t>
        </w:r>
      </w:ins>
      <w:del w:id="582" w:author="Han Zhang" w:date="2026-05-14T17:23:00Z" w16du:dateUtc="2026-05-14T21:23:00Z">
        <w:r w:rsidR="008610E6" w:rsidRPr="008610E6" w:rsidDel="00BC62B9">
          <w:rPr>
            <w:rFonts w:ascii="Calibri Light" w:hAnsi="Calibri Light" w:cs="Calibri Light"/>
            <w:color w:val="000000" w:themeColor="text1"/>
            <w:sz w:val="20"/>
            <w:szCs w:val="20"/>
          </w:rPr>
          <w:delText>The total Asset Impact is calculated as the sum of the asset impacts across all stress scenarios</w:delText>
        </w:r>
      </w:del>
      <w:del w:id="583" w:author="Han Zhang" w:date="2026-05-14T17:26:00Z" w16du:dateUtc="2026-05-14T21:26:00Z">
        <w:r w:rsidR="008610E6" w:rsidRPr="008610E6" w:rsidDel="00BC62B9">
          <w:rPr>
            <w:rFonts w:ascii="Calibri Light" w:hAnsi="Calibri Light" w:cs="Calibri Light"/>
            <w:color w:val="000000" w:themeColor="text1"/>
            <w:sz w:val="20"/>
            <w:szCs w:val="20"/>
          </w:rPr>
          <w:delText>.</w:delText>
        </w:r>
      </w:del>
    </w:p>
    <w:p w14:paraId="3DABCC0C" w14:textId="39B9E47F" w:rsidR="008610E6" w:rsidRPr="008610E6" w:rsidRDefault="00BC62B9" w:rsidP="008610E6">
      <w:pPr>
        <w:pStyle w:val="ListParagraph"/>
        <w:numPr>
          <w:ilvl w:val="0"/>
          <w:numId w:val="126"/>
        </w:numPr>
        <w:jc w:val="both"/>
        <w:rPr>
          <w:rFonts w:ascii="Calibri Light" w:hAnsi="Calibri Light" w:cs="Calibri Light"/>
          <w:color w:val="000000" w:themeColor="text1"/>
          <w:sz w:val="20"/>
          <w:szCs w:val="20"/>
        </w:rPr>
      </w:pPr>
      <w:ins w:id="584" w:author="Han Zhang" w:date="2026-05-14T17:24:00Z" w16du:dateUtc="2026-05-14T21:24:00Z">
        <w:r w:rsidRPr="00BC62B9">
          <w:rPr>
            <w:rFonts w:ascii="Calibri Light" w:hAnsi="Calibri Light" w:cs="Calibri Light"/>
            <w:color w:val="000000" w:themeColor="text1"/>
            <w:sz w:val="20"/>
            <w:szCs w:val="20"/>
          </w:rPr>
          <w:t xml:space="preserve">The total </w:t>
        </w:r>
        <w:r>
          <w:rPr>
            <w:rFonts w:ascii="Calibri Light" w:hAnsi="Calibri Light" w:cs="Calibri Light"/>
            <w:color w:val="000000" w:themeColor="text1"/>
            <w:sz w:val="20"/>
            <w:szCs w:val="20"/>
          </w:rPr>
          <w:t>Stress FX Liability</w:t>
        </w:r>
        <w:r w:rsidRPr="00BC62B9">
          <w:rPr>
            <w:rFonts w:ascii="Calibri Light" w:hAnsi="Calibri Light" w:cs="Calibri Light"/>
            <w:color w:val="000000" w:themeColor="text1"/>
            <w:sz w:val="20"/>
            <w:szCs w:val="20"/>
          </w:rPr>
          <w:t xml:space="preserve"> Impact is the FX impact on the combined stress </w:t>
        </w:r>
      </w:ins>
      <w:ins w:id="585" w:author="Han Zhang" w:date="2026-05-14T17:26:00Z" w16du:dateUtc="2026-05-14T21:26:00Z">
        <w:r>
          <w:rPr>
            <w:rFonts w:ascii="Calibri Light" w:hAnsi="Calibri Light" w:cs="Calibri Light"/>
            <w:color w:val="000000" w:themeColor="text1"/>
            <w:sz w:val="20"/>
            <w:szCs w:val="20"/>
          </w:rPr>
          <w:t>Liability</w:t>
        </w:r>
      </w:ins>
      <w:ins w:id="586" w:author="Han Zhang" w:date="2026-05-14T17:24:00Z" w16du:dateUtc="2026-05-14T21:24:00Z">
        <w:r w:rsidRPr="00BC62B9">
          <w:rPr>
            <w:rFonts w:ascii="Calibri Light" w:hAnsi="Calibri Light" w:cs="Calibri Light"/>
            <w:color w:val="000000" w:themeColor="text1"/>
            <w:sz w:val="20"/>
            <w:szCs w:val="20"/>
          </w:rPr>
          <w:t xml:space="preserve"> impacts from FI, PE, and ALDA</w:t>
        </w:r>
      </w:ins>
      <w:ins w:id="587" w:author="Han Zhang" w:date="2026-05-14T17:26:00Z" w16du:dateUtc="2026-05-14T21:26:00Z">
        <w:r>
          <w:rPr>
            <w:rFonts w:ascii="Calibri Light" w:hAnsi="Calibri Light" w:cs="Calibri Light"/>
            <w:color w:val="000000" w:themeColor="text1"/>
            <w:sz w:val="20"/>
            <w:szCs w:val="20"/>
          </w:rPr>
          <w:t xml:space="preserve">. </w:t>
        </w:r>
      </w:ins>
      <w:del w:id="588" w:author="Han Zhang" w:date="2026-05-14T17:24:00Z" w16du:dateUtc="2026-05-14T21:24:00Z">
        <w:r w:rsidR="008610E6" w:rsidRPr="008610E6" w:rsidDel="00BC62B9">
          <w:rPr>
            <w:rFonts w:ascii="Calibri Light" w:hAnsi="Calibri Light" w:cs="Calibri Light"/>
            <w:color w:val="000000" w:themeColor="text1"/>
            <w:sz w:val="20"/>
            <w:szCs w:val="20"/>
          </w:rPr>
          <w:delText>The total Liability Impact is calculated as the sum of the liability impacts across all stress scenarios</w:delText>
        </w:r>
      </w:del>
      <w:del w:id="589" w:author="Han Zhang" w:date="2026-05-14T17:26:00Z" w16du:dateUtc="2026-05-14T21:26:00Z">
        <w:r w:rsidR="008610E6" w:rsidRPr="008610E6" w:rsidDel="00BC62B9">
          <w:rPr>
            <w:rFonts w:ascii="Calibri Light" w:hAnsi="Calibri Light" w:cs="Calibri Light"/>
            <w:color w:val="000000" w:themeColor="text1"/>
            <w:sz w:val="20"/>
            <w:szCs w:val="20"/>
          </w:rPr>
          <w:delText>.</w:delText>
        </w:r>
      </w:del>
    </w:p>
    <w:p w14:paraId="02BFB7B6" w14:textId="77777777" w:rsidR="008610E6" w:rsidRPr="008610E6" w:rsidRDefault="008610E6" w:rsidP="008610E6">
      <w:pPr>
        <w:jc w:val="both"/>
        <w:rPr>
          <w:rFonts w:ascii="Calibri Light" w:hAnsi="Calibri Light" w:cs="Calibri Light"/>
          <w:b/>
          <w:bCs/>
          <w:color w:val="000000" w:themeColor="text1"/>
          <w:sz w:val="20"/>
          <w:szCs w:val="20"/>
        </w:rPr>
      </w:pPr>
      <w:r w:rsidRPr="008610E6">
        <w:rPr>
          <w:rFonts w:ascii="Calibri Light" w:hAnsi="Calibri Light" w:cs="Calibri Light"/>
          <w:b/>
          <w:bCs/>
          <w:color w:val="000000" w:themeColor="text1"/>
          <w:sz w:val="20"/>
          <w:szCs w:val="20"/>
        </w:rPr>
        <w:t>Process Details:</w:t>
      </w:r>
    </w:p>
    <w:p w14:paraId="0FF7824F" w14:textId="77777777" w:rsidR="008610E6" w:rsidRPr="008610E6" w:rsidRDefault="008610E6" w:rsidP="008610E6">
      <w:pPr>
        <w:pStyle w:val="ListParagraph"/>
        <w:numPr>
          <w:ilvl w:val="0"/>
          <w:numId w:val="125"/>
        </w:numPr>
        <w:rPr>
          <w:rFonts w:ascii="Calibri Light" w:hAnsi="Calibri Light" w:cs="Calibri Light"/>
          <w:b/>
          <w:bCs/>
          <w:color w:val="000000" w:themeColor="text1"/>
          <w:sz w:val="20"/>
          <w:szCs w:val="20"/>
        </w:rPr>
      </w:pPr>
      <w:r w:rsidRPr="008610E6">
        <w:rPr>
          <w:rFonts w:ascii="Calibri Light" w:hAnsi="Calibri Light" w:cs="Calibri Light"/>
          <w:color w:val="000000" w:themeColor="text1"/>
          <w:sz w:val="20"/>
          <w:szCs w:val="20"/>
        </w:rPr>
        <w:t xml:space="preserve">Extract the shock factor from the curation layer to compute for the </w:t>
      </w:r>
      <w:r w:rsidRPr="008610E6">
        <w:rPr>
          <w:rFonts w:ascii="Calibri Light" w:hAnsi="Calibri Light" w:cs="Calibri Light"/>
          <w:b/>
          <w:bCs/>
          <w:color w:val="000000" w:themeColor="text1"/>
          <w:sz w:val="20"/>
          <w:szCs w:val="20"/>
        </w:rPr>
        <w:t>Stress FX Impact</w:t>
      </w:r>
    </w:p>
    <w:p w14:paraId="1A41EEC6" w14:textId="4F722BA1" w:rsidR="00141A96" w:rsidRPr="00D17F02" w:rsidRDefault="008610E6" w:rsidP="00E56B72">
      <w:pPr>
        <w:pStyle w:val="ListParagraph"/>
        <w:numPr>
          <w:ilvl w:val="0"/>
          <w:numId w:val="123"/>
        </w:numPr>
        <w:jc w:val="both"/>
        <w:rPr>
          <w:rFonts w:ascii="Calibri Light" w:hAnsi="Calibri Light" w:cs="Calibri Light"/>
          <w:color w:val="000000" w:themeColor="text1"/>
          <w:sz w:val="20"/>
          <w:szCs w:val="20"/>
        </w:rPr>
      </w:pPr>
      <w:hyperlink r:id="rId28" w:history="1">
        <w:r w:rsidRPr="00223B22">
          <w:rPr>
            <w:rStyle w:val="Hyperlink"/>
            <w:rFonts w:ascii="Calibri Light" w:hAnsi="Calibri Light" w:cs="Calibri Light"/>
            <w:b/>
            <w:bCs/>
            <w:sz w:val="20"/>
            <w:szCs w:val="20"/>
          </w:rPr>
          <w:t>Refer to the Calculation Logic file for the formula. (ES-FX1&amp;2)</w:t>
        </w:r>
      </w:hyperlink>
    </w:p>
    <w:p w14:paraId="67A86692" w14:textId="4B91EB39" w:rsidR="00C13CE2" w:rsidRPr="00C13CE2" w:rsidRDefault="00C13CE2" w:rsidP="00C13CE2">
      <w:pPr>
        <w:pStyle w:val="Heading2"/>
        <w:rPr>
          <w:rFonts w:ascii="Calibri Light" w:hAnsi="Calibri Light" w:cs="Calibri Light"/>
          <w:b/>
          <w:bCs/>
          <w:color w:val="auto"/>
          <w:sz w:val="22"/>
          <w:szCs w:val="22"/>
        </w:rPr>
      </w:pPr>
      <w:bookmarkStart w:id="590" w:name="_Toc558529391"/>
      <w:r w:rsidRPr="2EBDFC38">
        <w:rPr>
          <w:rFonts w:ascii="Calibri Light" w:hAnsi="Calibri Light" w:cs="Calibri Light"/>
          <w:b/>
          <w:bCs/>
          <w:color w:val="auto"/>
          <w:sz w:val="22"/>
          <w:szCs w:val="22"/>
        </w:rPr>
        <w:t>4.4 Business Requirement –Net Impact Summary</w:t>
      </w:r>
      <w:bookmarkEnd w:id="590"/>
    </w:p>
    <w:p w14:paraId="4273DF95" w14:textId="77777777" w:rsidR="00C13CE2" w:rsidRPr="00C13CE2" w:rsidRDefault="00C13CE2" w:rsidP="00C13CE2">
      <w:pPr>
        <w:pStyle w:val="Heading3"/>
        <w:rPr>
          <w:rFonts w:ascii="Calibri Light" w:hAnsi="Calibri Light" w:cs="Calibri Light"/>
          <w:b/>
          <w:bCs/>
          <w:color w:val="auto"/>
          <w:sz w:val="22"/>
          <w:szCs w:val="22"/>
        </w:rPr>
      </w:pPr>
      <w:bookmarkStart w:id="591" w:name="_Toc1358906285"/>
      <w:r w:rsidRPr="2EBDFC38">
        <w:rPr>
          <w:rFonts w:ascii="Calibri Light" w:hAnsi="Calibri Light" w:cs="Calibri Light"/>
          <w:b/>
          <w:bCs/>
          <w:color w:val="auto"/>
          <w:sz w:val="22"/>
          <w:szCs w:val="22"/>
        </w:rPr>
        <w:t>4.4.1 Objective</w:t>
      </w:r>
      <w:bookmarkEnd w:id="591"/>
    </w:p>
    <w:p w14:paraId="5549793F" w14:textId="77777777" w:rsidR="00541420" w:rsidRDefault="00541420" w:rsidP="00541420">
      <w:pPr>
        <w:pStyle w:val="NoSpacing"/>
        <w:rPr>
          <w:rFonts w:asciiTheme="majorHAnsi" w:hAnsiTheme="majorHAnsi" w:cstheme="majorHAnsi"/>
        </w:rPr>
      </w:pPr>
    </w:p>
    <w:p w14:paraId="7EBD5933" w14:textId="77777777" w:rsidR="00541420" w:rsidRDefault="00541420" w:rsidP="00541420">
      <w:pPr>
        <w:pStyle w:val="NoSpacing"/>
        <w:rPr>
          <w:rFonts w:asciiTheme="majorHAnsi" w:hAnsiTheme="majorHAnsi" w:cstheme="majorHAnsi"/>
        </w:rPr>
      </w:pPr>
    </w:p>
    <w:p w14:paraId="4113E846" w14:textId="77777777" w:rsidR="00541420" w:rsidRDefault="00541420" w:rsidP="00541420">
      <w:pPr>
        <w:pStyle w:val="NoSpacing"/>
        <w:rPr>
          <w:rFonts w:asciiTheme="majorHAnsi" w:hAnsiTheme="majorHAnsi" w:cstheme="majorHAnsi"/>
        </w:rPr>
      </w:pPr>
    </w:p>
    <w:p w14:paraId="33C28AE4" w14:textId="77777777" w:rsidR="00541420" w:rsidRDefault="00541420" w:rsidP="00541420">
      <w:pPr>
        <w:pStyle w:val="NoSpacing"/>
        <w:rPr>
          <w:rFonts w:asciiTheme="majorHAnsi" w:hAnsiTheme="majorHAnsi" w:cstheme="majorHAnsi"/>
        </w:rPr>
      </w:pPr>
    </w:p>
    <w:p w14:paraId="49570EEA" w14:textId="77777777" w:rsidR="00541420" w:rsidRDefault="00541420" w:rsidP="00541420">
      <w:pPr>
        <w:pStyle w:val="NoSpacing"/>
        <w:rPr>
          <w:rFonts w:asciiTheme="majorHAnsi" w:hAnsiTheme="majorHAnsi" w:cstheme="majorHAnsi"/>
        </w:rPr>
      </w:pPr>
    </w:p>
    <w:p w14:paraId="46FEAD44" w14:textId="6B3C217C" w:rsidR="2EBDFC38" w:rsidRDefault="2EBDFC38" w:rsidP="2EBDFC38">
      <w:pPr>
        <w:spacing w:after="0"/>
        <w:rPr>
          <w:rFonts w:asciiTheme="majorHAnsi" w:hAnsiTheme="majorHAnsi" w:cstheme="majorBidi"/>
        </w:rPr>
      </w:pPr>
    </w:p>
    <w:p w14:paraId="3FC26057" w14:textId="1855BD91" w:rsidR="2EBDFC38" w:rsidRDefault="2EBDFC38" w:rsidP="2EBDFC38">
      <w:pPr>
        <w:spacing w:after="0"/>
        <w:rPr>
          <w:rFonts w:asciiTheme="majorHAnsi" w:hAnsiTheme="majorHAnsi" w:cstheme="majorBidi"/>
        </w:rPr>
      </w:pPr>
    </w:p>
    <w:p w14:paraId="5123523D" w14:textId="3A6EC244" w:rsidR="2EBDFC38" w:rsidRDefault="2EBDFC38" w:rsidP="2EBDFC38">
      <w:pPr>
        <w:spacing w:after="0"/>
        <w:rPr>
          <w:rFonts w:asciiTheme="majorHAnsi" w:hAnsiTheme="majorHAnsi" w:cstheme="majorBidi"/>
        </w:rPr>
      </w:pPr>
    </w:p>
    <w:p w14:paraId="3706C498" w14:textId="25E05937" w:rsidR="2EBDFC38" w:rsidRDefault="2EBDFC38" w:rsidP="2EBDFC38">
      <w:pPr>
        <w:spacing w:after="0"/>
        <w:rPr>
          <w:rFonts w:asciiTheme="majorHAnsi" w:hAnsiTheme="majorHAnsi" w:cstheme="majorBidi"/>
        </w:rPr>
      </w:pPr>
    </w:p>
    <w:p w14:paraId="2F80EB8A" w14:textId="724B6E6E" w:rsidR="2EBDFC38" w:rsidRDefault="2EBDFC38" w:rsidP="2EBDFC38">
      <w:pPr>
        <w:spacing w:after="0"/>
        <w:rPr>
          <w:rFonts w:asciiTheme="majorHAnsi" w:hAnsiTheme="majorHAnsi" w:cstheme="majorBidi"/>
        </w:rPr>
      </w:pPr>
    </w:p>
    <w:p w14:paraId="6179EF46" w14:textId="3CD284E7" w:rsidR="2EBDFC38" w:rsidRDefault="2EBDFC38" w:rsidP="2EBDFC38">
      <w:pPr>
        <w:spacing w:after="0"/>
        <w:rPr>
          <w:rFonts w:asciiTheme="majorHAnsi" w:hAnsiTheme="majorHAnsi" w:cstheme="majorBidi"/>
        </w:rPr>
      </w:pPr>
    </w:p>
    <w:p w14:paraId="73A6C587" w14:textId="59F0B6F4" w:rsidR="2EBDFC38" w:rsidRDefault="2EBDFC38" w:rsidP="2EBDFC38">
      <w:pPr>
        <w:spacing w:after="0"/>
        <w:rPr>
          <w:rFonts w:asciiTheme="majorHAnsi" w:hAnsiTheme="majorHAnsi" w:cstheme="majorBidi"/>
        </w:rPr>
      </w:pPr>
    </w:p>
    <w:p w14:paraId="15E4BBA2" w14:textId="14359263" w:rsidR="2EBDFC38" w:rsidRDefault="2EBDFC38" w:rsidP="2EBDFC38">
      <w:pPr>
        <w:spacing w:after="0"/>
        <w:rPr>
          <w:rFonts w:asciiTheme="majorHAnsi" w:hAnsiTheme="majorHAnsi" w:cstheme="majorBidi"/>
        </w:rPr>
      </w:pPr>
    </w:p>
    <w:p w14:paraId="5E6278C7" w14:textId="16D24AA8" w:rsidR="2EBDFC38" w:rsidRDefault="2EBDFC38" w:rsidP="2EBDFC38">
      <w:pPr>
        <w:spacing w:after="0"/>
        <w:rPr>
          <w:rFonts w:asciiTheme="majorHAnsi" w:hAnsiTheme="majorHAnsi" w:cstheme="majorBidi"/>
        </w:rPr>
      </w:pPr>
    </w:p>
    <w:p w14:paraId="7DA3BE40" w14:textId="5E0C2132" w:rsidR="2EBDFC38" w:rsidRDefault="2EBDFC38" w:rsidP="2EBDFC38">
      <w:pPr>
        <w:spacing w:after="0"/>
        <w:rPr>
          <w:rFonts w:asciiTheme="majorHAnsi" w:hAnsiTheme="majorHAnsi" w:cstheme="majorBidi"/>
        </w:rPr>
      </w:pPr>
    </w:p>
    <w:p w14:paraId="2B97B242" w14:textId="1618658B" w:rsidR="2EBDFC38" w:rsidRDefault="2EBDFC38" w:rsidP="2EBDFC38">
      <w:pPr>
        <w:spacing w:after="0"/>
        <w:rPr>
          <w:rFonts w:asciiTheme="majorHAnsi" w:hAnsiTheme="majorHAnsi" w:cstheme="majorBidi"/>
        </w:rPr>
      </w:pPr>
    </w:p>
    <w:p w14:paraId="00CC5D5C" w14:textId="6B951D0B" w:rsidR="2EBDFC38" w:rsidRDefault="2EBDFC38" w:rsidP="2EBDFC38">
      <w:pPr>
        <w:spacing w:after="0"/>
        <w:rPr>
          <w:rFonts w:asciiTheme="majorHAnsi" w:hAnsiTheme="majorHAnsi" w:cstheme="majorBidi"/>
        </w:rPr>
      </w:pPr>
    </w:p>
    <w:p w14:paraId="63F7E39F" w14:textId="0CF4D349" w:rsidR="2EBDFC38" w:rsidRDefault="2EBDFC38" w:rsidP="2EBDFC38">
      <w:pPr>
        <w:spacing w:after="0"/>
        <w:rPr>
          <w:rFonts w:asciiTheme="majorHAnsi" w:hAnsiTheme="majorHAnsi" w:cstheme="majorBidi"/>
        </w:rPr>
      </w:pPr>
    </w:p>
    <w:p w14:paraId="26A690AB" w14:textId="39F37B50" w:rsidR="2EBDFC38" w:rsidRDefault="2EBDFC38" w:rsidP="2EBDFC38">
      <w:pPr>
        <w:spacing w:after="0"/>
        <w:rPr>
          <w:rFonts w:asciiTheme="majorHAnsi" w:hAnsiTheme="majorHAnsi" w:cstheme="majorBidi"/>
        </w:rPr>
      </w:pPr>
    </w:p>
    <w:p w14:paraId="60BCB517" w14:textId="402B73FB" w:rsidR="2EBDFC38" w:rsidRDefault="2EBDFC38" w:rsidP="2EBDFC38">
      <w:pPr>
        <w:spacing w:after="0"/>
        <w:rPr>
          <w:rFonts w:asciiTheme="majorHAnsi" w:hAnsiTheme="majorHAnsi" w:cstheme="majorBidi"/>
        </w:rPr>
      </w:pPr>
    </w:p>
    <w:p w14:paraId="131AA394" w14:textId="26DE0342" w:rsidR="2EBDFC38" w:rsidRDefault="2EBDFC38" w:rsidP="2EBDFC38">
      <w:pPr>
        <w:spacing w:after="0"/>
        <w:rPr>
          <w:rFonts w:asciiTheme="majorHAnsi" w:hAnsiTheme="majorHAnsi" w:cstheme="majorBidi"/>
        </w:rPr>
      </w:pPr>
    </w:p>
    <w:p w14:paraId="27336EF5" w14:textId="5B0761D9" w:rsidR="2EBDFC38" w:rsidRDefault="2EBDFC38" w:rsidP="2EBDFC38">
      <w:pPr>
        <w:spacing w:after="0"/>
        <w:rPr>
          <w:rFonts w:asciiTheme="majorHAnsi" w:hAnsiTheme="majorHAnsi" w:cstheme="majorBidi"/>
        </w:rPr>
      </w:pPr>
    </w:p>
    <w:p w14:paraId="73897132" w14:textId="3E86FF09" w:rsidR="2EBDFC38" w:rsidRDefault="2EBDFC38" w:rsidP="2EBDFC38">
      <w:pPr>
        <w:spacing w:after="0"/>
        <w:rPr>
          <w:rFonts w:asciiTheme="majorHAnsi" w:hAnsiTheme="majorHAnsi" w:cstheme="majorBidi"/>
        </w:rPr>
      </w:pPr>
    </w:p>
    <w:p w14:paraId="60D85EBA" w14:textId="2025AFBE" w:rsidR="2EBDFC38" w:rsidRDefault="2EBDFC38" w:rsidP="2EBDFC38">
      <w:pPr>
        <w:spacing w:after="0"/>
        <w:rPr>
          <w:rFonts w:asciiTheme="majorHAnsi" w:hAnsiTheme="majorHAnsi" w:cstheme="majorBidi"/>
        </w:rPr>
      </w:pPr>
    </w:p>
    <w:p w14:paraId="3BFE6640" w14:textId="2EA3EEBE" w:rsidR="2EBDFC38" w:rsidRDefault="2EBDFC38" w:rsidP="2EBDFC38">
      <w:pPr>
        <w:spacing w:after="0"/>
        <w:rPr>
          <w:rFonts w:asciiTheme="majorHAnsi" w:hAnsiTheme="majorHAnsi" w:cstheme="majorBidi"/>
        </w:rPr>
      </w:pPr>
    </w:p>
    <w:p w14:paraId="1D0BB5DD" w14:textId="43E0A613" w:rsidR="2EBDFC38" w:rsidRDefault="2EBDFC38" w:rsidP="2EBDFC38">
      <w:pPr>
        <w:spacing w:after="0"/>
        <w:rPr>
          <w:rFonts w:asciiTheme="majorHAnsi" w:hAnsiTheme="majorHAnsi" w:cstheme="majorBidi"/>
        </w:rPr>
      </w:pPr>
    </w:p>
    <w:p w14:paraId="44AAA507" w14:textId="6F91C063" w:rsidR="2EBDFC38" w:rsidRDefault="2EBDFC38" w:rsidP="2EBDFC38">
      <w:pPr>
        <w:spacing w:after="0"/>
        <w:rPr>
          <w:rFonts w:asciiTheme="majorHAnsi" w:hAnsiTheme="majorHAnsi" w:cstheme="majorBidi"/>
        </w:rPr>
      </w:pPr>
    </w:p>
    <w:p w14:paraId="2209079F" w14:textId="1FED4520" w:rsidR="2EBDFC38" w:rsidRDefault="2EBDFC38" w:rsidP="2EBDFC38">
      <w:pPr>
        <w:spacing w:after="0"/>
        <w:rPr>
          <w:rFonts w:asciiTheme="majorHAnsi" w:hAnsiTheme="majorHAnsi" w:cstheme="majorBidi"/>
        </w:rPr>
      </w:pPr>
    </w:p>
    <w:p w14:paraId="3C82E859" w14:textId="24760A2F" w:rsidR="2EBDFC38" w:rsidRDefault="2EBDFC38" w:rsidP="2EBDFC38">
      <w:pPr>
        <w:spacing w:after="0"/>
        <w:rPr>
          <w:rFonts w:asciiTheme="majorHAnsi" w:hAnsiTheme="majorHAnsi" w:cstheme="majorBidi"/>
        </w:rPr>
      </w:pPr>
    </w:p>
    <w:p w14:paraId="19243010" w14:textId="66AFA870" w:rsidR="2EBDFC38" w:rsidRDefault="2EBDFC38" w:rsidP="2EBDFC38">
      <w:pPr>
        <w:spacing w:after="0"/>
        <w:rPr>
          <w:rFonts w:asciiTheme="majorHAnsi" w:hAnsiTheme="majorHAnsi" w:cstheme="majorBidi"/>
        </w:rPr>
      </w:pPr>
    </w:p>
    <w:p w14:paraId="550B08A8" w14:textId="5BF6B5BA" w:rsidR="2EBDFC38" w:rsidRDefault="2EBDFC38" w:rsidP="2EBDFC38">
      <w:pPr>
        <w:spacing w:after="0"/>
        <w:rPr>
          <w:rFonts w:asciiTheme="majorHAnsi" w:hAnsiTheme="majorHAnsi" w:cstheme="majorBidi"/>
        </w:rPr>
      </w:pPr>
    </w:p>
    <w:p w14:paraId="11E4D00F" w14:textId="39B0DD6C" w:rsidR="00541420" w:rsidRPr="0029487B" w:rsidRDefault="00541420" w:rsidP="5F943F34">
      <w:pPr>
        <w:spacing w:after="0"/>
        <w:rPr>
          <w:rFonts w:asciiTheme="majorHAnsi" w:hAnsiTheme="majorHAnsi" w:cstheme="majorBidi"/>
          <w:b/>
          <w:bCs/>
          <w:sz w:val="20"/>
          <w:szCs w:val="20"/>
        </w:rPr>
      </w:pPr>
    </w:p>
    <w:p w14:paraId="120E8B78" w14:textId="6E3A8D92" w:rsidR="00541420" w:rsidRPr="00A567F7" w:rsidRDefault="00A567F7" w:rsidP="00A567F7">
      <w:pPr>
        <w:pStyle w:val="Heading1"/>
        <w:rPr>
          <w:rFonts w:ascii="Calibri Light" w:hAnsi="Calibri Light" w:cs="Calibri Light"/>
          <w:b/>
          <w:bCs/>
          <w:color w:val="auto"/>
          <w:sz w:val="22"/>
          <w:szCs w:val="22"/>
        </w:rPr>
      </w:pPr>
      <w:bookmarkStart w:id="592" w:name="_Toc341758887"/>
      <w:r w:rsidRPr="2EBDFC38">
        <w:rPr>
          <w:rFonts w:ascii="Calibri Light" w:hAnsi="Calibri Light" w:cs="Calibri Light"/>
          <w:b/>
          <w:bCs/>
          <w:color w:val="auto"/>
          <w:sz w:val="22"/>
          <w:szCs w:val="22"/>
        </w:rPr>
        <w:t>5.</w:t>
      </w:r>
      <w:r w:rsidR="00541420" w:rsidRPr="2EBDFC38">
        <w:rPr>
          <w:rFonts w:ascii="Calibri Light" w:hAnsi="Calibri Light" w:cs="Calibri Light"/>
          <w:b/>
          <w:bCs/>
          <w:color w:val="auto"/>
          <w:sz w:val="22"/>
          <w:szCs w:val="22"/>
        </w:rPr>
        <w:t xml:space="preserve"> Non-Functional Requirements.</w:t>
      </w:r>
      <w:bookmarkEnd w:id="592"/>
    </w:p>
    <w:p w14:paraId="2510797E" w14:textId="48EF17DF" w:rsidR="00541420" w:rsidRPr="00930068" w:rsidRDefault="00A567F7" w:rsidP="00541420">
      <w:pPr>
        <w:pStyle w:val="Heading3"/>
        <w:ind w:left="360" w:firstLine="720"/>
        <w:rPr>
          <w:color w:val="000000" w:themeColor="text1"/>
        </w:rPr>
      </w:pPr>
      <w:bookmarkStart w:id="593" w:name="_Toc1921338120"/>
      <w:r w:rsidRPr="2EBDFC38">
        <w:rPr>
          <w:color w:val="000000" w:themeColor="text1"/>
        </w:rPr>
        <w:t>5</w:t>
      </w:r>
      <w:r w:rsidR="00541420" w:rsidRPr="2EBDFC38">
        <w:rPr>
          <w:color w:val="000000" w:themeColor="text1"/>
        </w:rPr>
        <w:t>.2.1 Specifications for Project</w:t>
      </w:r>
      <w:bookmarkEnd w:id="593"/>
      <w:r w:rsidR="00541420" w:rsidRPr="2EBDFC38">
        <w:rPr>
          <w:color w:val="000000" w:themeColor="text1"/>
        </w:rPr>
        <w:t xml:space="preserve"> </w:t>
      </w:r>
    </w:p>
    <w:tbl>
      <w:tblPr>
        <w:tblW w:w="4577" w:type="pct"/>
        <w:jc w:val="center"/>
        <w:tblLook w:val="04A0" w:firstRow="1" w:lastRow="0" w:firstColumn="1" w:lastColumn="0" w:noHBand="0" w:noVBand="1"/>
      </w:tblPr>
      <w:tblGrid>
        <w:gridCol w:w="784"/>
        <w:gridCol w:w="3329"/>
        <w:gridCol w:w="4446"/>
      </w:tblGrid>
      <w:tr w:rsidR="00541420" w:rsidRPr="00261687" w14:paraId="69FCF2FF"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0411A959" w14:textId="77777777" w:rsidR="00541420" w:rsidRPr="00167DB6" w:rsidRDefault="00541420" w:rsidP="00064BFB">
            <w:pPr>
              <w:spacing w:after="0"/>
              <w:rPr>
                <w:rFonts w:ascii="Calibri" w:eastAsia="Times New Roman" w:hAnsi="Calibri" w:cs="Calibri"/>
                <w:b/>
                <w:bCs/>
                <w:color w:val="000000"/>
                <w:sz w:val="20"/>
                <w:szCs w:val="20"/>
              </w:rPr>
            </w:pPr>
            <w:r w:rsidRPr="00167DB6">
              <w:rPr>
                <w:rFonts w:ascii="Calibri" w:eastAsia="Times New Roman" w:hAnsi="Calibri" w:cs="Calibri"/>
                <w:b/>
                <w:bCs/>
                <w:color w:val="000000"/>
                <w:sz w:val="20"/>
                <w:szCs w:val="20"/>
              </w:rPr>
              <w:t>S No</w:t>
            </w:r>
          </w:p>
        </w:tc>
        <w:tc>
          <w:tcPr>
            <w:tcW w:w="1945" w:type="pct"/>
            <w:tcBorders>
              <w:top w:val="single" w:sz="4" w:space="0" w:color="auto"/>
              <w:left w:val="single" w:sz="4" w:space="0" w:color="auto"/>
              <w:bottom w:val="single" w:sz="4" w:space="0" w:color="auto"/>
              <w:right w:val="single" w:sz="4" w:space="0" w:color="auto"/>
            </w:tcBorders>
            <w:hideMark/>
          </w:tcPr>
          <w:p w14:paraId="349A7541" w14:textId="77777777" w:rsidR="00541420" w:rsidRPr="00167DB6" w:rsidRDefault="00541420" w:rsidP="00064BFB">
            <w:pPr>
              <w:spacing w:after="0"/>
              <w:rPr>
                <w:rFonts w:ascii="Calibri" w:eastAsia="Times New Roman" w:hAnsi="Calibri" w:cs="Calibri"/>
                <w:b/>
                <w:bCs/>
                <w:color w:val="000000"/>
                <w:sz w:val="20"/>
                <w:szCs w:val="20"/>
              </w:rPr>
            </w:pPr>
            <w:r w:rsidRPr="00167DB6">
              <w:rPr>
                <w:rFonts w:ascii="Calibri" w:eastAsia="Times New Roman" w:hAnsi="Calibri" w:cs="Calibri"/>
                <w:b/>
                <w:bCs/>
                <w:color w:val="000000"/>
                <w:sz w:val="20"/>
                <w:szCs w:val="20"/>
              </w:rPr>
              <w:t>Non-Functional Requirement </w:t>
            </w:r>
          </w:p>
        </w:tc>
        <w:tc>
          <w:tcPr>
            <w:tcW w:w="2597" w:type="pct"/>
            <w:tcBorders>
              <w:top w:val="single" w:sz="4" w:space="0" w:color="auto"/>
              <w:left w:val="single" w:sz="4" w:space="0" w:color="auto"/>
              <w:bottom w:val="single" w:sz="4" w:space="0" w:color="auto"/>
              <w:right w:val="single" w:sz="4" w:space="0" w:color="auto"/>
            </w:tcBorders>
            <w:hideMark/>
          </w:tcPr>
          <w:p w14:paraId="249101C0" w14:textId="77777777" w:rsidR="00541420" w:rsidRPr="00167DB6" w:rsidRDefault="00541420" w:rsidP="00064BFB">
            <w:pPr>
              <w:spacing w:after="0"/>
              <w:rPr>
                <w:rFonts w:ascii="Calibri" w:eastAsia="Times New Roman" w:hAnsi="Calibri" w:cs="Calibri"/>
                <w:b/>
                <w:bCs/>
                <w:color w:val="000000"/>
                <w:sz w:val="20"/>
                <w:szCs w:val="20"/>
              </w:rPr>
            </w:pPr>
            <w:r w:rsidRPr="00167DB6">
              <w:rPr>
                <w:rFonts w:ascii="Calibri" w:eastAsia="Times New Roman" w:hAnsi="Calibri" w:cs="Calibri"/>
                <w:b/>
                <w:bCs/>
                <w:color w:val="000000"/>
                <w:sz w:val="20"/>
                <w:szCs w:val="20"/>
              </w:rPr>
              <w:t>Business Response</w:t>
            </w:r>
          </w:p>
        </w:tc>
      </w:tr>
      <w:tr w:rsidR="00541420" w:rsidRPr="00261687" w14:paraId="277397BF"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28030F15"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1</w:t>
            </w:r>
          </w:p>
        </w:tc>
        <w:tc>
          <w:tcPr>
            <w:tcW w:w="1945" w:type="pct"/>
            <w:tcBorders>
              <w:top w:val="single" w:sz="4" w:space="0" w:color="auto"/>
              <w:left w:val="single" w:sz="4" w:space="0" w:color="auto"/>
              <w:bottom w:val="single" w:sz="4" w:space="0" w:color="auto"/>
              <w:right w:val="single" w:sz="4" w:space="0" w:color="auto"/>
            </w:tcBorders>
            <w:hideMark/>
          </w:tcPr>
          <w:p w14:paraId="1866686E"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Overall Application Classification</w:t>
            </w:r>
          </w:p>
        </w:tc>
        <w:tc>
          <w:tcPr>
            <w:tcW w:w="2597" w:type="pct"/>
            <w:tcBorders>
              <w:top w:val="single" w:sz="4" w:space="0" w:color="auto"/>
              <w:left w:val="single" w:sz="4" w:space="0" w:color="auto"/>
              <w:bottom w:val="single" w:sz="4" w:space="0" w:color="auto"/>
              <w:right w:val="single" w:sz="4" w:space="0" w:color="auto"/>
            </w:tcBorders>
            <w:hideMark/>
          </w:tcPr>
          <w:p w14:paraId="2BC10899" w14:textId="692B7A66" w:rsidR="00541420" w:rsidRPr="00167DB6" w:rsidRDefault="00541420" w:rsidP="00064BFB">
            <w:pPr>
              <w:spacing w:after="0"/>
              <w:rPr>
                <w:rFonts w:ascii="Calibri" w:eastAsia="Times New Roman" w:hAnsi="Calibri" w:cs="Calibri"/>
                <w:color w:val="000000"/>
                <w:sz w:val="20"/>
                <w:szCs w:val="20"/>
              </w:rPr>
            </w:pPr>
          </w:p>
        </w:tc>
      </w:tr>
      <w:tr w:rsidR="00541420" w:rsidRPr="00261687" w14:paraId="76512144"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18913CC7"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2</w:t>
            </w:r>
          </w:p>
        </w:tc>
        <w:tc>
          <w:tcPr>
            <w:tcW w:w="1945" w:type="pct"/>
            <w:tcBorders>
              <w:top w:val="single" w:sz="4" w:space="0" w:color="auto"/>
              <w:left w:val="single" w:sz="4" w:space="0" w:color="auto"/>
              <w:bottom w:val="single" w:sz="4" w:space="0" w:color="auto"/>
              <w:right w:val="single" w:sz="4" w:space="0" w:color="auto"/>
            </w:tcBorders>
            <w:hideMark/>
          </w:tcPr>
          <w:p w14:paraId="16D54F39"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System Availability (in EST)</w:t>
            </w:r>
          </w:p>
        </w:tc>
        <w:tc>
          <w:tcPr>
            <w:tcW w:w="2597" w:type="pct"/>
            <w:tcBorders>
              <w:top w:val="single" w:sz="4" w:space="0" w:color="auto"/>
              <w:left w:val="single" w:sz="4" w:space="0" w:color="auto"/>
              <w:bottom w:val="single" w:sz="4" w:space="0" w:color="auto"/>
              <w:right w:val="single" w:sz="4" w:space="0" w:color="auto"/>
            </w:tcBorders>
            <w:hideMark/>
          </w:tcPr>
          <w:p w14:paraId="104D08A3" w14:textId="67609FB0" w:rsidR="00541420" w:rsidRPr="00167DB6" w:rsidRDefault="00541420" w:rsidP="00064BFB">
            <w:pPr>
              <w:spacing w:after="0"/>
              <w:rPr>
                <w:rFonts w:ascii="Calibri" w:eastAsia="Times New Roman" w:hAnsi="Calibri" w:cs="Calibri"/>
                <w:color w:val="000000"/>
                <w:sz w:val="20"/>
                <w:szCs w:val="20"/>
              </w:rPr>
            </w:pPr>
          </w:p>
        </w:tc>
      </w:tr>
      <w:tr w:rsidR="00541420" w:rsidRPr="00261687" w14:paraId="343C6304"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2176158E"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3</w:t>
            </w:r>
          </w:p>
        </w:tc>
        <w:tc>
          <w:tcPr>
            <w:tcW w:w="1945" w:type="pct"/>
            <w:tcBorders>
              <w:top w:val="single" w:sz="4" w:space="0" w:color="auto"/>
              <w:left w:val="single" w:sz="4" w:space="0" w:color="auto"/>
              <w:bottom w:val="single" w:sz="4" w:space="0" w:color="auto"/>
              <w:right w:val="single" w:sz="4" w:space="0" w:color="auto"/>
            </w:tcBorders>
            <w:hideMark/>
          </w:tcPr>
          <w:p w14:paraId="4A25B922"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Frequency of Data Refresh (Daily/Weekly/Monthly)</w:t>
            </w:r>
          </w:p>
        </w:tc>
        <w:tc>
          <w:tcPr>
            <w:tcW w:w="2597" w:type="pct"/>
            <w:tcBorders>
              <w:top w:val="single" w:sz="4" w:space="0" w:color="auto"/>
              <w:left w:val="single" w:sz="4" w:space="0" w:color="auto"/>
              <w:bottom w:val="single" w:sz="4" w:space="0" w:color="auto"/>
              <w:right w:val="single" w:sz="4" w:space="0" w:color="auto"/>
            </w:tcBorders>
            <w:hideMark/>
          </w:tcPr>
          <w:p w14:paraId="243C314F" w14:textId="5DF9425E" w:rsidR="00541420" w:rsidRPr="00167DB6" w:rsidRDefault="00541420" w:rsidP="00064BFB">
            <w:pPr>
              <w:spacing w:after="0"/>
              <w:rPr>
                <w:rFonts w:ascii="Calibri" w:eastAsia="Times New Roman" w:hAnsi="Calibri" w:cs="Calibri"/>
                <w:color w:val="000000"/>
                <w:sz w:val="20"/>
                <w:szCs w:val="20"/>
              </w:rPr>
            </w:pPr>
          </w:p>
        </w:tc>
      </w:tr>
      <w:tr w:rsidR="00541420" w:rsidRPr="00261687" w14:paraId="580F81BC"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0BAF5697"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4</w:t>
            </w:r>
          </w:p>
        </w:tc>
        <w:tc>
          <w:tcPr>
            <w:tcW w:w="1945" w:type="pct"/>
            <w:tcBorders>
              <w:top w:val="single" w:sz="4" w:space="0" w:color="auto"/>
              <w:left w:val="single" w:sz="4" w:space="0" w:color="auto"/>
              <w:bottom w:val="single" w:sz="4" w:space="0" w:color="auto"/>
              <w:right w:val="single" w:sz="4" w:space="0" w:color="auto"/>
            </w:tcBorders>
            <w:hideMark/>
          </w:tcPr>
          <w:p w14:paraId="609992EE" w14:textId="3E1B3CAB"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 xml:space="preserve">Frequency of Data Refresh </w:t>
            </w:r>
            <w:r w:rsidR="00803877" w:rsidRPr="00167DB6">
              <w:rPr>
                <w:rFonts w:ascii="Calibri" w:eastAsia="Times New Roman" w:hAnsi="Calibri" w:cs="Calibri"/>
                <w:color w:val="000000"/>
                <w:sz w:val="20"/>
                <w:szCs w:val="20"/>
              </w:rPr>
              <w:t>Days</w:t>
            </w:r>
            <w:r w:rsidRPr="00167DB6">
              <w:rPr>
                <w:rFonts w:ascii="Calibri" w:eastAsia="Times New Roman" w:hAnsi="Calibri" w:cs="Calibri"/>
                <w:color w:val="000000"/>
                <w:sz w:val="20"/>
                <w:szCs w:val="20"/>
              </w:rPr>
              <w:t xml:space="preserve"> (Calendar Day or Business Day)</w:t>
            </w:r>
          </w:p>
        </w:tc>
        <w:tc>
          <w:tcPr>
            <w:tcW w:w="2597" w:type="pct"/>
            <w:tcBorders>
              <w:top w:val="single" w:sz="4" w:space="0" w:color="auto"/>
              <w:left w:val="single" w:sz="4" w:space="0" w:color="auto"/>
              <w:bottom w:val="single" w:sz="4" w:space="0" w:color="auto"/>
              <w:right w:val="single" w:sz="4" w:space="0" w:color="auto"/>
            </w:tcBorders>
            <w:hideMark/>
          </w:tcPr>
          <w:p w14:paraId="7EA69783" w14:textId="1324A8C1" w:rsidR="00541420" w:rsidRPr="00167DB6" w:rsidRDefault="00541420" w:rsidP="00064BFB">
            <w:pPr>
              <w:spacing w:after="0"/>
              <w:rPr>
                <w:rFonts w:ascii="Calibri" w:eastAsia="Times New Roman" w:hAnsi="Calibri" w:cs="Calibri"/>
                <w:color w:val="000000"/>
                <w:sz w:val="20"/>
                <w:szCs w:val="20"/>
              </w:rPr>
            </w:pPr>
          </w:p>
        </w:tc>
      </w:tr>
      <w:tr w:rsidR="00541420" w:rsidRPr="00261687" w14:paraId="7FD2B3FB"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65F100F5"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5</w:t>
            </w:r>
          </w:p>
        </w:tc>
        <w:tc>
          <w:tcPr>
            <w:tcW w:w="1945" w:type="pct"/>
            <w:tcBorders>
              <w:top w:val="single" w:sz="4" w:space="0" w:color="auto"/>
              <w:left w:val="single" w:sz="4" w:space="0" w:color="auto"/>
              <w:bottom w:val="single" w:sz="4" w:space="0" w:color="auto"/>
              <w:right w:val="single" w:sz="4" w:space="0" w:color="auto"/>
            </w:tcBorders>
            <w:hideMark/>
          </w:tcPr>
          <w:p w14:paraId="69BE93EA"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Time of Data Refresh (in EST)</w:t>
            </w:r>
          </w:p>
        </w:tc>
        <w:tc>
          <w:tcPr>
            <w:tcW w:w="2597" w:type="pct"/>
            <w:tcBorders>
              <w:top w:val="single" w:sz="4" w:space="0" w:color="auto"/>
              <w:left w:val="single" w:sz="4" w:space="0" w:color="auto"/>
              <w:bottom w:val="single" w:sz="4" w:space="0" w:color="auto"/>
              <w:right w:val="single" w:sz="4" w:space="0" w:color="auto"/>
            </w:tcBorders>
            <w:hideMark/>
          </w:tcPr>
          <w:p w14:paraId="4F3D5AD6" w14:textId="769674B3" w:rsidR="00541420" w:rsidRPr="00167DB6" w:rsidRDefault="00541420" w:rsidP="00064BFB">
            <w:pPr>
              <w:spacing w:after="0"/>
              <w:rPr>
                <w:rFonts w:ascii="Calibri" w:eastAsia="Times New Roman" w:hAnsi="Calibri" w:cs="Calibri"/>
                <w:color w:val="000000"/>
                <w:sz w:val="20"/>
                <w:szCs w:val="20"/>
              </w:rPr>
            </w:pPr>
          </w:p>
        </w:tc>
      </w:tr>
      <w:tr w:rsidR="00541420" w:rsidRPr="00261687" w14:paraId="59EFDD90"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514FA822"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6</w:t>
            </w:r>
          </w:p>
        </w:tc>
        <w:tc>
          <w:tcPr>
            <w:tcW w:w="1945" w:type="pct"/>
            <w:tcBorders>
              <w:top w:val="single" w:sz="4" w:space="0" w:color="auto"/>
              <w:left w:val="single" w:sz="4" w:space="0" w:color="auto"/>
              <w:bottom w:val="single" w:sz="4" w:space="0" w:color="auto"/>
              <w:right w:val="single" w:sz="4" w:space="0" w:color="auto"/>
            </w:tcBorders>
            <w:hideMark/>
          </w:tcPr>
          <w:p w14:paraId="77F1F53E"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Data Retention (in days) (History will be maintained for this no. of days)</w:t>
            </w:r>
          </w:p>
        </w:tc>
        <w:tc>
          <w:tcPr>
            <w:tcW w:w="2597" w:type="pct"/>
            <w:tcBorders>
              <w:top w:val="single" w:sz="4" w:space="0" w:color="auto"/>
              <w:left w:val="single" w:sz="4" w:space="0" w:color="auto"/>
              <w:bottom w:val="single" w:sz="4" w:space="0" w:color="auto"/>
              <w:right w:val="single" w:sz="4" w:space="0" w:color="auto"/>
            </w:tcBorders>
            <w:hideMark/>
          </w:tcPr>
          <w:p w14:paraId="185A4403" w14:textId="2D31E57C" w:rsidR="00541420" w:rsidRPr="00167DB6" w:rsidRDefault="00541420" w:rsidP="00064BFB">
            <w:pPr>
              <w:spacing w:after="0"/>
              <w:rPr>
                <w:rFonts w:ascii="Calibri" w:eastAsia="Times New Roman" w:hAnsi="Calibri" w:cs="Calibri"/>
                <w:color w:val="000000"/>
                <w:sz w:val="20"/>
                <w:szCs w:val="20"/>
              </w:rPr>
            </w:pPr>
          </w:p>
        </w:tc>
      </w:tr>
      <w:tr w:rsidR="00541420" w:rsidRPr="00261687" w14:paraId="49D7BCD6"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6213B92C"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 xml:space="preserve">7 </w:t>
            </w:r>
          </w:p>
        </w:tc>
        <w:tc>
          <w:tcPr>
            <w:tcW w:w="1945" w:type="pct"/>
            <w:tcBorders>
              <w:top w:val="single" w:sz="4" w:space="0" w:color="auto"/>
              <w:left w:val="single" w:sz="4" w:space="0" w:color="auto"/>
              <w:bottom w:val="single" w:sz="4" w:space="0" w:color="auto"/>
              <w:right w:val="single" w:sz="4" w:space="0" w:color="auto"/>
            </w:tcBorders>
            <w:hideMark/>
          </w:tcPr>
          <w:p w14:paraId="29B3C15A"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Total # of Report Users</w:t>
            </w:r>
          </w:p>
        </w:tc>
        <w:tc>
          <w:tcPr>
            <w:tcW w:w="2597" w:type="pct"/>
            <w:tcBorders>
              <w:top w:val="single" w:sz="4" w:space="0" w:color="auto"/>
              <w:left w:val="single" w:sz="4" w:space="0" w:color="auto"/>
              <w:bottom w:val="single" w:sz="4" w:space="0" w:color="auto"/>
              <w:right w:val="single" w:sz="4" w:space="0" w:color="auto"/>
            </w:tcBorders>
            <w:hideMark/>
          </w:tcPr>
          <w:p w14:paraId="700D508A" w14:textId="63D7A79A" w:rsidR="00541420" w:rsidRPr="00167DB6" w:rsidRDefault="00541420" w:rsidP="00064BFB">
            <w:pPr>
              <w:spacing w:after="0"/>
              <w:rPr>
                <w:rFonts w:ascii="Calibri" w:eastAsia="Times New Roman" w:hAnsi="Calibri" w:cs="Calibri"/>
                <w:color w:val="000000"/>
                <w:sz w:val="20"/>
                <w:szCs w:val="20"/>
              </w:rPr>
            </w:pPr>
          </w:p>
        </w:tc>
      </w:tr>
      <w:tr w:rsidR="00541420" w:rsidRPr="00261687" w14:paraId="3B8C8979"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74743D93"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8</w:t>
            </w:r>
          </w:p>
        </w:tc>
        <w:tc>
          <w:tcPr>
            <w:tcW w:w="1945" w:type="pct"/>
            <w:tcBorders>
              <w:top w:val="single" w:sz="4" w:space="0" w:color="auto"/>
              <w:left w:val="single" w:sz="4" w:space="0" w:color="auto"/>
              <w:bottom w:val="single" w:sz="4" w:space="0" w:color="auto"/>
              <w:right w:val="single" w:sz="4" w:space="0" w:color="auto"/>
            </w:tcBorders>
            <w:hideMark/>
          </w:tcPr>
          <w:p w14:paraId="2A6B1675"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Max concurrent # of Report Users</w:t>
            </w:r>
          </w:p>
        </w:tc>
        <w:tc>
          <w:tcPr>
            <w:tcW w:w="2597" w:type="pct"/>
            <w:tcBorders>
              <w:top w:val="single" w:sz="4" w:space="0" w:color="auto"/>
              <w:left w:val="single" w:sz="4" w:space="0" w:color="auto"/>
              <w:bottom w:val="single" w:sz="4" w:space="0" w:color="auto"/>
              <w:right w:val="single" w:sz="4" w:space="0" w:color="auto"/>
            </w:tcBorders>
            <w:hideMark/>
          </w:tcPr>
          <w:p w14:paraId="69494943" w14:textId="5509B10A" w:rsidR="00541420" w:rsidRPr="00167DB6" w:rsidRDefault="00541420" w:rsidP="00064BFB">
            <w:pPr>
              <w:spacing w:after="0"/>
              <w:rPr>
                <w:rFonts w:ascii="Calibri" w:eastAsia="Times New Roman" w:hAnsi="Calibri" w:cs="Calibri"/>
                <w:color w:val="000000"/>
                <w:sz w:val="20"/>
                <w:szCs w:val="20"/>
              </w:rPr>
            </w:pPr>
          </w:p>
        </w:tc>
      </w:tr>
      <w:tr w:rsidR="00541420" w:rsidRPr="00261687" w14:paraId="71D24749"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1982C3A5"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9</w:t>
            </w:r>
          </w:p>
        </w:tc>
        <w:tc>
          <w:tcPr>
            <w:tcW w:w="1945" w:type="pct"/>
            <w:tcBorders>
              <w:top w:val="single" w:sz="4" w:space="0" w:color="auto"/>
              <w:left w:val="single" w:sz="4" w:space="0" w:color="auto"/>
              <w:bottom w:val="single" w:sz="4" w:space="0" w:color="auto"/>
              <w:right w:val="single" w:sz="4" w:space="0" w:color="auto"/>
            </w:tcBorders>
            <w:hideMark/>
          </w:tcPr>
          <w:p w14:paraId="48985EDE"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Expected performance within which the report should load) (in sec) (What's too bad?)</w:t>
            </w:r>
          </w:p>
        </w:tc>
        <w:tc>
          <w:tcPr>
            <w:tcW w:w="2597" w:type="pct"/>
            <w:tcBorders>
              <w:top w:val="single" w:sz="4" w:space="0" w:color="auto"/>
              <w:left w:val="single" w:sz="4" w:space="0" w:color="auto"/>
              <w:bottom w:val="single" w:sz="4" w:space="0" w:color="auto"/>
              <w:right w:val="single" w:sz="4" w:space="0" w:color="auto"/>
            </w:tcBorders>
            <w:hideMark/>
          </w:tcPr>
          <w:p w14:paraId="187C40E5" w14:textId="2897CED0" w:rsidR="00541420" w:rsidRPr="00167DB6" w:rsidRDefault="00541420" w:rsidP="00064BFB">
            <w:pPr>
              <w:spacing w:after="0"/>
              <w:rPr>
                <w:rFonts w:ascii="Calibri" w:eastAsia="Times New Roman" w:hAnsi="Calibri" w:cs="Calibri"/>
                <w:color w:val="000000"/>
                <w:sz w:val="20"/>
                <w:szCs w:val="20"/>
              </w:rPr>
            </w:pPr>
          </w:p>
        </w:tc>
      </w:tr>
      <w:tr w:rsidR="00541420" w:rsidRPr="00261687" w14:paraId="6FC3071B"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2B05C145"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10</w:t>
            </w:r>
          </w:p>
        </w:tc>
        <w:tc>
          <w:tcPr>
            <w:tcW w:w="1945" w:type="pct"/>
            <w:tcBorders>
              <w:top w:val="nil"/>
              <w:left w:val="nil"/>
              <w:bottom w:val="single" w:sz="4" w:space="0" w:color="auto"/>
              <w:right w:val="single" w:sz="4" w:space="0" w:color="auto"/>
            </w:tcBorders>
            <w:hideMark/>
          </w:tcPr>
          <w:p w14:paraId="16D43063"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SLA (Ex. 24 hours)</w:t>
            </w:r>
          </w:p>
        </w:tc>
        <w:tc>
          <w:tcPr>
            <w:tcW w:w="2597" w:type="pct"/>
            <w:tcBorders>
              <w:top w:val="single" w:sz="4" w:space="0" w:color="auto"/>
              <w:left w:val="single" w:sz="4" w:space="0" w:color="auto"/>
              <w:bottom w:val="single" w:sz="4" w:space="0" w:color="auto"/>
              <w:right w:val="single" w:sz="4" w:space="0" w:color="auto"/>
            </w:tcBorders>
            <w:hideMark/>
          </w:tcPr>
          <w:p w14:paraId="655101E8" w14:textId="68998542" w:rsidR="00541420" w:rsidRPr="00167DB6" w:rsidRDefault="00541420" w:rsidP="00064BFB">
            <w:pPr>
              <w:spacing w:after="0"/>
              <w:rPr>
                <w:rFonts w:ascii="Calibri" w:eastAsia="Times New Roman" w:hAnsi="Calibri" w:cs="Calibri"/>
                <w:color w:val="000000"/>
                <w:sz w:val="20"/>
                <w:szCs w:val="20"/>
              </w:rPr>
            </w:pPr>
          </w:p>
        </w:tc>
      </w:tr>
      <w:tr w:rsidR="00541420" w:rsidRPr="00261687" w14:paraId="2E003AFA"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27F4913E"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11</w:t>
            </w:r>
          </w:p>
        </w:tc>
        <w:tc>
          <w:tcPr>
            <w:tcW w:w="1945" w:type="pct"/>
            <w:tcBorders>
              <w:top w:val="nil"/>
              <w:left w:val="nil"/>
              <w:bottom w:val="single" w:sz="4" w:space="0" w:color="auto"/>
              <w:right w:val="single" w:sz="4" w:space="0" w:color="auto"/>
            </w:tcBorders>
            <w:hideMark/>
          </w:tcPr>
          <w:p w14:paraId="6C74C9DE"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Downtime(RTO- Recovery Time Objective)</w:t>
            </w:r>
          </w:p>
        </w:tc>
        <w:tc>
          <w:tcPr>
            <w:tcW w:w="2597" w:type="pct"/>
            <w:tcBorders>
              <w:top w:val="single" w:sz="4" w:space="0" w:color="auto"/>
              <w:left w:val="single" w:sz="4" w:space="0" w:color="auto"/>
              <w:bottom w:val="single" w:sz="4" w:space="0" w:color="auto"/>
              <w:right w:val="single" w:sz="4" w:space="0" w:color="auto"/>
            </w:tcBorders>
            <w:hideMark/>
          </w:tcPr>
          <w:p w14:paraId="57713B63" w14:textId="091BBFD3" w:rsidR="00541420" w:rsidRPr="00167DB6" w:rsidRDefault="00541420" w:rsidP="00064BFB">
            <w:pPr>
              <w:spacing w:after="0"/>
              <w:rPr>
                <w:rFonts w:ascii="Calibri" w:eastAsia="Times New Roman" w:hAnsi="Calibri" w:cs="Calibri"/>
                <w:color w:val="000000"/>
                <w:sz w:val="20"/>
                <w:szCs w:val="20"/>
              </w:rPr>
            </w:pPr>
          </w:p>
        </w:tc>
      </w:tr>
      <w:tr w:rsidR="00541420" w:rsidRPr="00261687" w14:paraId="07CEA9A0"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59E365E1"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12</w:t>
            </w:r>
          </w:p>
        </w:tc>
        <w:tc>
          <w:tcPr>
            <w:tcW w:w="1945" w:type="pct"/>
            <w:tcBorders>
              <w:top w:val="nil"/>
              <w:left w:val="nil"/>
              <w:bottom w:val="single" w:sz="4" w:space="0" w:color="auto"/>
              <w:right w:val="single" w:sz="4" w:space="0" w:color="auto"/>
            </w:tcBorders>
            <w:hideMark/>
          </w:tcPr>
          <w:p w14:paraId="03C85982"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Downtime(RPO- Recovery Point Objective)</w:t>
            </w:r>
          </w:p>
        </w:tc>
        <w:tc>
          <w:tcPr>
            <w:tcW w:w="2597" w:type="pct"/>
            <w:tcBorders>
              <w:top w:val="single" w:sz="4" w:space="0" w:color="auto"/>
              <w:left w:val="single" w:sz="4" w:space="0" w:color="auto"/>
              <w:bottom w:val="single" w:sz="4" w:space="0" w:color="auto"/>
              <w:right w:val="single" w:sz="4" w:space="0" w:color="auto"/>
            </w:tcBorders>
            <w:hideMark/>
          </w:tcPr>
          <w:p w14:paraId="381E91DD" w14:textId="5C647C33" w:rsidR="00541420" w:rsidRPr="00167DB6" w:rsidRDefault="00541420" w:rsidP="00064BFB">
            <w:pPr>
              <w:spacing w:after="0"/>
              <w:rPr>
                <w:rFonts w:ascii="Calibri" w:eastAsia="Times New Roman" w:hAnsi="Calibri" w:cs="Calibri"/>
                <w:color w:val="000000"/>
                <w:sz w:val="20"/>
                <w:szCs w:val="20"/>
              </w:rPr>
            </w:pPr>
          </w:p>
        </w:tc>
      </w:tr>
      <w:tr w:rsidR="00541420" w:rsidRPr="00261687" w14:paraId="662B77F6"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1E4E068A"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13</w:t>
            </w:r>
          </w:p>
        </w:tc>
        <w:tc>
          <w:tcPr>
            <w:tcW w:w="1945" w:type="pct"/>
            <w:tcBorders>
              <w:top w:val="single" w:sz="4" w:space="0" w:color="auto"/>
              <w:left w:val="single" w:sz="4" w:space="0" w:color="auto"/>
              <w:bottom w:val="single" w:sz="4" w:space="0" w:color="auto"/>
              <w:right w:val="single" w:sz="4" w:space="0" w:color="auto"/>
            </w:tcBorders>
            <w:hideMark/>
          </w:tcPr>
          <w:p w14:paraId="325DA471"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Data Access Management to Data Layer (ex 2 ACLS) - (Read vs Read write)</w:t>
            </w:r>
          </w:p>
        </w:tc>
        <w:tc>
          <w:tcPr>
            <w:tcW w:w="2597" w:type="pct"/>
            <w:tcBorders>
              <w:top w:val="single" w:sz="4" w:space="0" w:color="auto"/>
              <w:left w:val="single" w:sz="4" w:space="0" w:color="auto"/>
              <w:bottom w:val="single" w:sz="4" w:space="0" w:color="auto"/>
              <w:right w:val="single" w:sz="4" w:space="0" w:color="auto"/>
            </w:tcBorders>
            <w:hideMark/>
          </w:tcPr>
          <w:p w14:paraId="4D7A4164" w14:textId="54FC8CCC" w:rsidR="00541420" w:rsidRPr="00167DB6" w:rsidRDefault="00541420" w:rsidP="00064BFB">
            <w:pPr>
              <w:spacing w:after="0"/>
              <w:rPr>
                <w:rFonts w:ascii="Calibri" w:eastAsia="Times New Roman" w:hAnsi="Calibri" w:cs="Calibri"/>
                <w:color w:val="000000"/>
                <w:sz w:val="20"/>
                <w:szCs w:val="20"/>
              </w:rPr>
            </w:pPr>
          </w:p>
        </w:tc>
      </w:tr>
      <w:tr w:rsidR="00541420" w:rsidRPr="00261687" w14:paraId="3039796C" w14:textId="77777777" w:rsidTr="2EBDFC38">
        <w:trPr>
          <w:trHeight w:val="863"/>
          <w:jc w:val="center"/>
        </w:trPr>
        <w:tc>
          <w:tcPr>
            <w:tcW w:w="458" w:type="pct"/>
            <w:tcBorders>
              <w:top w:val="single" w:sz="4" w:space="0" w:color="auto"/>
              <w:left w:val="single" w:sz="4" w:space="0" w:color="auto"/>
              <w:bottom w:val="single" w:sz="4" w:space="0" w:color="auto"/>
              <w:right w:val="single" w:sz="4" w:space="0" w:color="auto"/>
            </w:tcBorders>
            <w:hideMark/>
          </w:tcPr>
          <w:p w14:paraId="2CA60205"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14</w:t>
            </w:r>
          </w:p>
        </w:tc>
        <w:tc>
          <w:tcPr>
            <w:tcW w:w="1945" w:type="pct"/>
            <w:tcBorders>
              <w:top w:val="single" w:sz="4" w:space="0" w:color="auto"/>
              <w:left w:val="single" w:sz="4" w:space="0" w:color="auto"/>
              <w:bottom w:val="single" w:sz="4" w:space="0" w:color="auto"/>
              <w:right w:val="single" w:sz="4" w:space="0" w:color="auto"/>
            </w:tcBorders>
            <w:hideMark/>
          </w:tcPr>
          <w:p w14:paraId="77A831A3"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lang w:val="en-AU"/>
              </w:rPr>
              <w:t>Scalability</w:t>
            </w:r>
          </w:p>
        </w:tc>
        <w:tc>
          <w:tcPr>
            <w:tcW w:w="2597" w:type="pct"/>
            <w:tcBorders>
              <w:top w:val="single" w:sz="4" w:space="0" w:color="auto"/>
              <w:left w:val="single" w:sz="4" w:space="0" w:color="auto"/>
              <w:bottom w:val="single" w:sz="4" w:space="0" w:color="auto"/>
              <w:right w:val="single" w:sz="4" w:space="0" w:color="auto"/>
            </w:tcBorders>
            <w:hideMark/>
          </w:tcPr>
          <w:p w14:paraId="0A85206C" w14:textId="5753BB65" w:rsidR="00541420" w:rsidRPr="00167DB6" w:rsidRDefault="00541420" w:rsidP="2EBDFC38">
            <w:pPr>
              <w:spacing w:after="0"/>
              <w:rPr>
                <w:rFonts w:ascii="Calibri" w:eastAsia="Times New Roman" w:hAnsi="Calibri" w:cs="Calibri"/>
                <w:color w:val="000000"/>
                <w:sz w:val="20"/>
                <w:szCs w:val="20"/>
                <w:lang w:val="en-AU"/>
              </w:rPr>
            </w:pPr>
          </w:p>
        </w:tc>
      </w:tr>
      <w:tr w:rsidR="00541420" w:rsidRPr="00261687" w14:paraId="2EB6ED88"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27F3E1D4"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15</w:t>
            </w:r>
          </w:p>
        </w:tc>
        <w:tc>
          <w:tcPr>
            <w:tcW w:w="1945" w:type="pct"/>
            <w:tcBorders>
              <w:top w:val="single" w:sz="4" w:space="0" w:color="auto"/>
              <w:left w:val="single" w:sz="4" w:space="0" w:color="auto"/>
              <w:bottom w:val="single" w:sz="4" w:space="0" w:color="auto"/>
              <w:right w:val="single" w:sz="4" w:space="0" w:color="auto"/>
            </w:tcBorders>
            <w:hideMark/>
          </w:tcPr>
          <w:p w14:paraId="522B4154"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lang w:val="en-AU"/>
              </w:rPr>
              <w:t>Automation</w:t>
            </w:r>
          </w:p>
        </w:tc>
        <w:tc>
          <w:tcPr>
            <w:tcW w:w="2597" w:type="pct"/>
            <w:tcBorders>
              <w:top w:val="single" w:sz="4" w:space="0" w:color="auto"/>
              <w:left w:val="single" w:sz="4" w:space="0" w:color="auto"/>
              <w:bottom w:val="single" w:sz="4" w:space="0" w:color="auto"/>
              <w:right w:val="single" w:sz="4" w:space="0" w:color="auto"/>
            </w:tcBorders>
            <w:hideMark/>
          </w:tcPr>
          <w:p w14:paraId="60762003" w14:textId="7A664C2F" w:rsidR="00541420" w:rsidRPr="00167DB6" w:rsidRDefault="00541420" w:rsidP="2EBDFC38">
            <w:pPr>
              <w:spacing w:after="0"/>
              <w:rPr>
                <w:rFonts w:ascii="Calibri" w:eastAsia="Times New Roman" w:hAnsi="Calibri" w:cs="Calibri"/>
                <w:color w:val="000000"/>
                <w:sz w:val="20"/>
                <w:szCs w:val="20"/>
                <w:lang w:val="en-AU"/>
              </w:rPr>
            </w:pPr>
          </w:p>
        </w:tc>
      </w:tr>
      <w:tr w:rsidR="00541420" w:rsidRPr="00261687" w14:paraId="76C639F4"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3AC33719"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16</w:t>
            </w:r>
          </w:p>
        </w:tc>
        <w:tc>
          <w:tcPr>
            <w:tcW w:w="1945" w:type="pct"/>
            <w:tcBorders>
              <w:top w:val="single" w:sz="4" w:space="0" w:color="auto"/>
              <w:left w:val="single" w:sz="4" w:space="0" w:color="auto"/>
              <w:bottom w:val="single" w:sz="4" w:space="0" w:color="auto"/>
              <w:right w:val="single" w:sz="4" w:space="0" w:color="auto"/>
            </w:tcBorders>
            <w:hideMark/>
          </w:tcPr>
          <w:p w14:paraId="6E2598DD"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lang w:val="en-AU"/>
              </w:rPr>
              <w:t>System Integration</w:t>
            </w:r>
          </w:p>
        </w:tc>
        <w:tc>
          <w:tcPr>
            <w:tcW w:w="2597" w:type="pct"/>
            <w:tcBorders>
              <w:top w:val="single" w:sz="4" w:space="0" w:color="auto"/>
              <w:left w:val="single" w:sz="4" w:space="0" w:color="auto"/>
              <w:bottom w:val="single" w:sz="4" w:space="0" w:color="auto"/>
              <w:right w:val="single" w:sz="4" w:space="0" w:color="auto"/>
            </w:tcBorders>
            <w:hideMark/>
          </w:tcPr>
          <w:p w14:paraId="33664DDF" w14:textId="35929D6C" w:rsidR="00541420" w:rsidRPr="00167DB6" w:rsidRDefault="00541420" w:rsidP="2EBDFC38">
            <w:pPr>
              <w:spacing w:after="0"/>
              <w:rPr>
                <w:rFonts w:ascii="Calibri" w:eastAsia="Times New Roman" w:hAnsi="Calibri" w:cs="Calibri"/>
                <w:color w:val="000000"/>
                <w:sz w:val="20"/>
                <w:szCs w:val="20"/>
                <w:lang w:val="en-AU"/>
              </w:rPr>
            </w:pPr>
          </w:p>
        </w:tc>
      </w:tr>
      <w:tr w:rsidR="00541420" w:rsidRPr="00261687" w14:paraId="7730986A"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2DAA2C98"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lastRenderedPageBreak/>
              <w:t>17</w:t>
            </w:r>
          </w:p>
        </w:tc>
        <w:tc>
          <w:tcPr>
            <w:tcW w:w="1945" w:type="pct"/>
            <w:tcBorders>
              <w:top w:val="single" w:sz="4" w:space="0" w:color="auto"/>
              <w:left w:val="single" w:sz="4" w:space="0" w:color="auto"/>
              <w:bottom w:val="single" w:sz="4" w:space="0" w:color="auto"/>
              <w:right w:val="single" w:sz="4" w:space="0" w:color="auto"/>
            </w:tcBorders>
            <w:hideMark/>
          </w:tcPr>
          <w:p w14:paraId="747D8CDF"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lang w:val="en-AU"/>
              </w:rPr>
              <w:t>Backup and Recovery</w:t>
            </w:r>
          </w:p>
        </w:tc>
        <w:tc>
          <w:tcPr>
            <w:tcW w:w="2597" w:type="pct"/>
            <w:tcBorders>
              <w:top w:val="single" w:sz="4" w:space="0" w:color="auto"/>
              <w:left w:val="single" w:sz="4" w:space="0" w:color="auto"/>
              <w:bottom w:val="single" w:sz="4" w:space="0" w:color="auto"/>
              <w:right w:val="single" w:sz="4" w:space="0" w:color="auto"/>
            </w:tcBorders>
            <w:hideMark/>
          </w:tcPr>
          <w:p w14:paraId="0F92360F" w14:textId="246C56CD" w:rsidR="00541420" w:rsidRPr="00167DB6" w:rsidRDefault="00541420" w:rsidP="2EBDFC38">
            <w:pPr>
              <w:spacing w:after="0"/>
              <w:rPr>
                <w:rFonts w:ascii="Calibri" w:eastAsia="Times New Roman" w:hAnsi="Calibri" w:cs="Calibri"/>
                <w:color w:val="000000"/>
                <w:sz w:val="20"/>
                <w:szCs w:val="20"/>
                <w:lang w:val="en-AU"/>
              </w:rPr>
            </w:pPr>
          </w:p>
        </w:tc>
      </w:tr>
      <w:tr w:rsidR="00541420" w:rsidRPr="00261687" w14:paraId="38CAEFDE" w14:textId="77777777" w:rsidTr="2EBDFC38">
        <w:trPr>
          <w:trHeight w:val="432"/>
          <w:jc w:val="center"/>
        </w:trPr>
        <w:tc>
          <w:tcPr>
            <w:tcW w:w="458" w:type="pct"/>
            <w:tcBorders>
              <w:top w:val="single" w:sz="4" w:space="0" w:color="auto"/>
              <w:left w:val="single" w:sz="4" w:space="0" w:color="auto"/>
              <w:bottom w:val="single" w:sz="4" w:space="0" w:color="auto"/>
              <w:right w:val="single" w:sz="4" w:space="0" w:color="auto"/>
            </w:tcBorders>
            <w:hideMark/>
          </w:tcPr>
          <w:p w14:paraId="1E5418D7"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rPr>
              <w:t>18</w:t>
            </w:r>
          </w:p>
        </w:tc>
        <w:tc>
          <w:tcPr>
            <w:tcW w:w="1945" w:type="pct"/>
            <w:tcBorders>
              <w:top w:val="single" w:sz="4" w:space="0" w:color="auto"/>
              <w:left w:val="single" w:sz="4" w:space="0" w:color="auto"/>
              <w:bottom w:val="single" w:sz="4" w:space="0" w:color="auto"/>
              <w:right w:val="single" w:sz="4" w:space="0" w:color="auto"/>
            </w:tcBorders>
            <w:hideMark/>
          </w:tcPr>
          <w:p w14:paraId="1B49AD2D" w14:textId="77777777" w:rsidR="00541420" w:rsidRPr="00167DB6" w:rsidRDefault="00541420" w:rsidP="00064BFB">
            <w:pPr>
              <w:spacing w:after="0"/>
              <w:rPr>
                <w:rFonts w:ascii="Calibri" w:eastAsia="Times New Roman" w:hAnsi="Calibri" w:cs="Calibri"/>
                <w:color w:val="000000"/>
                <w:sz w:val="20"/>
                <w:szCs w:val="20"/>
              </w:rPr>
            </w:pPr>
            <w:r w:rsidRPr="00167DB6">
              <w:rPr>
                <w:rFonts w:ascii="Calibri" w:eastAsia="Times New Roman" w:hAnsi="Calibri" w:cs="Calibri"/>
                <w:color w:val="000000"/>
                <w:sz w:val="20"/>
                <w:szCs w:val="20"/>
                <w:lang w:val="en-AU"/>
              </w:rPr>
              <w:t>Security</w:t>
            </w:r>
          </w:p>
        </w:tc>
        <w:tc>
          <w:tcPr>
            <w:tcW w:w="2597" w:type="pct"/>
            <w:tcBorders>
              <w:top w:val="single" w:sz="4" w:space="0" w:color="auto"/>
              <w:left w:val="single" w:sz="4" w:space="0" w:color="auto"/>
              <w:bottom w:val="single" w:sz="4" w:space="0" w:color="auto"/>
              <w:right w:val="single" w:sz="4" w:space="0" w:color="auto"/>
            </w:tcBorders>
            <w:hideMark/>
          </w:tcPr>
          <w:p w14:paraId="74854C3F" w14:textId="507C4C95" w:rsidR="00541420" w:rsidRPr="00167DB6" w:rsidRDefault="00541420" w:rsidP="2EBDFC38">
            <w:pPr>
              <w:spacing w:after="0"/>
              <w:rPr>
                <w:rFonts w:ascii="Calibri" w:eastAsia="Times New Roman" w:hAnsi="Calibri" w:cs="Calibri"/>
                <w:color w:val="000000"/>
                <w:sz w:val="20"/>
                <w:szCs w:val="20"/>
                <w:lang w:val="en-AU"/>
              </w:rPr>
            </w:pPr>
          </w:p>
        </w:tc>
      </w:tr>
    </w:tbl>
    <w:p w14:paraId="4843998D" w14:textId="60544912" w:rsidR="2EBDFC38" w:rsidRDefault="2EBDFC38" w:rsidP="2EBDFC38">
      <w:pPr>
        <w:pStyle w:val="Heading1"/>
        <w:rPr>
          <w:rFonts w:ascii="Calibri Light" w:hAnsi="Calibri Light" w:cs="Calibri Light"/>
          <w:b/>
          <w:bCs/>
          <w:color w:val="auto"/>
          <w:sz w:val="22"/>
          <w:szCs w:val="22"/>
        </w:rPr>
      </w:pPr>
    </w:p>
    <w:p w14:paraId="5C60EF8A" w14:textId="60ED8B72" w:rsidR="00541420" w:rsidRPr="00A567F7" w:rsidRDefault="00A567F7" w:rsidP="00541420">
      <w:pPr>
        <w:pStyle w:val="Heading1"/>
        <w:rPr>
          <w:rFonts w:ascii="Calibri Light" w:hAnsi="Calibri Light" w:cs="Calibri Light"/>
          <w:b/>
          <w:bCs/>
          <w:color w:val="auto"/>
          <w:sz w:val="22"/>
          <w:szCs w:val="22"/>
        </w:rPr>
      </w:pPr>
      <w:bookmarkStart w:id="594" w:name="_Toc1683556159"/>
      <w:r w:rsidRPr="2EBDFC38">
        <w:rPr>
          <w:rFonts w:ascii="Calibri Light" w:hAnsi="Calibri Light" w:cs="Calibri Light"/>
          <w:b/>
          <w:bCs/>
          <w:color w:val="auto"/>
          <w:sz w:val="22"/>
          <w:szCs w:val="22"/>
        </w:rPr>
        <w:t>6</w:t>
      </w:r>
      <w:r w:rsidR="00541420" w:rsidRPr="2EBDFC38">
        <w:rPr>
          <w:rFonts w:ascii="Calibri Light" w:hAnsi="Calibri Light" w:cs="Calibri Light"/>
          <w:b/>
          <w:bCs/>
          <w:color w:val="auto"/>
          <w:sz w:val="22"/>
          <w:szCs w:val="22"/>
        </w:rPr>
        <w:t>. Timeline</w:t>
      </w:r>
      <w:bookmarkEnd w:id="594"/>
    </w:p>
    <w:tbl>
      <w:tblPr>
        <w:tblW w:w="5613" w:type="dxa"/>
        <w:jc w:val="center"/>
        <w:tblLook w:val="04A0" w:firstRow="1" w:lastRow="0" w:firstColumn="1" w:lastColumn="0" w:noHBand="0" w:noVBand="1"/>
      </w:tblPr>
      <w:tblGrid>
        <w:gridCol w:w="3903"/>
        <w:gridCol w:w="1710"/>
      </w:tblGrid>
      <w:tr w:rsidR="00541420" w:rsidRPr="005F593E" w14:paraId="710275C4" w14:textId="77777777" w:rsidTr="2EBDFC38">
        <w:trPr>
          <w:trHeight w:val="365"/>
          <w:jc w:val="center"/>
        </w:trPr>
        <w:tc>
          <w:tcPr>
            <w:tcW w:w="3903" w:type="dxa"/>
            <w:tcBorders>
              <w:top w:val="single" w:sz="4" w:space="0" w:color="auto"/>
              <w:left w:val="single" w:sz="4" w:space="0" w:color="auto"/>
              <w:bottom w:val="single" w:sz="4" w:space="0" w:color="auto"/>
              <w:right w:val="single" w:sz="4" w:space="0" w:color="auto"/>
            </w:tcBorders>
            <w:noWrap/>
            <w:hideMark/>
          </w:tcPr>
          <w:p w14:paraId="0DD25D73" w14:textId="77777777" w:rsidR="00541420" w:rsidRPr="0035632F" w:rsidRDefault="00541420" w:rsidP="00064BFB">
            <w:pPr>
              <w:spacing w:after="0" w:line="240" w:lineRule="auto"/>
              <w:rPr>
                <w:rFonts w:ascii="Calibri" w:eastAsia="Times New Roman" w:hAnsi="Calibri" w:cs="Calibri"/>
                <w:b/>
                <w:bCs/>
                <w:color w:val="000000"/>
              </w:rPr>
            </w:pPr>
            <w:r w:rsidRPr="0035632F">
              <w:rPr>
                <w:rFonts w:ascii="Calibri" w:eastAsia="Times New Roman" w:hAnsi="Calibri" w:cs="Calibri"/>
                <w:b/>
                <w:bCs/>
                <w:color w:val="000000"/>
              </w:rPr>
              <w:t>Description</w:t>
            </w:r>
          </w:p>
        </w:tc>
        <w:tc>
          <w:tcPr>
            <w:tcW w:w="1710" w:type="dxa"/>
            <w:tcBorders>
              <w:top w:val="single" w:sz="4" w:space="0" w:color="auto"/>
              <w:left w:val="nil"/>
              <w:bottom w:val="single" w:sz="4" w:space="0" w:color="auto"/>
              <w:right w:val="single" w:sz="4" w:space="0" w:color="auto"/>
            </w:tcBorders>
            <w:noWrap/>
            <w:hideMark/>
          </w:tcPr>
          <w:p w14:paraId="5A57AFDC" w14:textId="77777777" w:rsidR="00541420" w:rsidRPr="005F593E" w:rsidRDefault="00541420" w:rsidP="00064BFB">
            <w:pPr>
              <w:spacing w:after="0" w:line="240" w:lineRule="auto"/>
              <w:rPr>
                <w:rFonts w:asciiTheme="majorHAnsi" w:eastAsia="Times New Roman" w:hAnsiTheme="majorHAnsi" w:cstheme="majorHAnsi"/>
                <w:b/>
                <w:bCs/>
                <w:color w:val="000000"/>
              </w:rPr>
            </w:pPr>
            <w:r w:rsidRPr="005F593E">
              <w:rPr>
                <w:rFonts w:asciiTheme="majorHAnsi" w:eastAsia="Times New Roman" w:hAnsiTheme="majorHAnsi" w:cstheme="majorHAnsi"/>
                <w:b/>
                <w:bCs/>
                <w:color w:val="000000"/>
              </w:rPr>
              <w:t>Timeline</w:t>
            </w:r>
          </w:p>
        </w:tc>
      </w:tr>
      <w:tr w:rsidR="00541420" w:rsidRPr="005F593E" w14:paraId="07588950" w14:textId="77777777" w:rsidTr="2EBDFC38">
        <w:trPr>
          <w:trHeight w:val="365"/>
          <w:jc w:val="center"/>
        </w:trPr>
        <w:tc>
          <w:tcPr>
            <w:tcW w:w="3903" w:type="dxa"/>
            <w:tcBorders>
              <w:top w:val="nil"/>
              <w:left w:val="single" w:sz="4" w:space="0" w:color="auto"/>
              <w:bottom w:val="single" w:sz="4" w:space="0" w:color="auto"/>
              <w:right w:val="single" w:sz="4" w:space="0" w:color="auto"/>
            </w:tcBorders>
            <w:noWrap/>
            <w:hideMark/>
          </w:tcPr>
          <w:p w14:paraId="066CE129" w14:textId="77777777" w:rsidR="00541420" w:rsidRPr="0035632F" w:rsidRDefault="00541420" w:rsidP="00064BFB">
            <w:pPr>
              <w:spacing w:after="0" w:line="240" w:lineRule="auto"/>
              <w:rPr>
                <w:rFonts w:ascii="Calibri" w:eastAsia="Times New Roman" w:hAnsi="Calibri" w:cs="Calibri"/>
                <w:color w:val="000000"/>
              </w:rPr>
            </w:pPr>
            <w:r w:rsidRPr="0035632F">
              <w:rPr>
                <w:rFonts w:ascii="Calibri" w:eastAsia="Times New Roman" w:hAnsi="Calibri" w:cs="Calibri"/>
                <w:color w:val="000000"/>
              </w:rPr>
              <w:t>Project Kickoff</w:t>
            </w:r>
          </w:p>
        </w:tc>
        <w:tc>
          <w:tcPr>
            <w:tcW w:w="1710" w:type="dxa"/>
            <w:tcBorders>
              <w:top w:val="nil"/>
              <w:left w:val="nil"/>
              <w:bottom w:val="single" w:sz="4" w:space="0" w:color="auto"/>
              <w:right w:val="single" w:sz="4" w:space="0" w:color="auto"/>
            </w:tcBorders>
            <w:noWrap/>
          </w:tcPr>
          <w:p w14:paraId="1A06863D" w14:textId="4988F2F6" w:rsidR="00541420" w:rsidRPr="005F593E" w:rsidRDefault="00541420" w:rsidP="70D61B0E">
            <w:pPr>
              <w:spacing w:after="0" w:line="240" w:lineRule="auto"/>
              <w:rPr>
                <w:rFonts w:asciiTheme="majorHAnsi" w:eastAsia="Times New Roman" w:hAnsiTheme="majorHAnsi" w:cstheme="majorBidi"/>
                <w:color w:val="000000"/>
                <w:sz w:val="20"/>
                <w:szCs w:val="20"/>
              </w:rPr>
            </w:pPr>
          </w:p>
        </w:tc>
      </w:tr>
      <w:tr w:rsidR="00541420" w:rsidRPr="005F593E" w14:paraId="0E4389B9" w14:textId="77777777" w:rsidTr="2EBDFC38">
        <w:trPr>
          <w:trHeight w:val="365"/>
          <w:jc w:val="center"/>
        </w:trPr>
        <w:tc>
          <w:tcPr>
            <w:tcW w:w="3903" w:type="dxa"/>
            <w:tcBorders>
              <w:top w:val="nil"/>
              <w:left w:val="single" w:sz="4" w:space="0" w:color="auto"/>
              <w:bottom w:val="single" w:sz="4" w:space="0" w:color="auto"/>
              <w:right w:val="single" w:sz="4" w:space="0" w:color="auto"/>
            </w:tcBorders>
            <w:noWrap/>
            <w:hideMark/>
          </w:tcPr>
          <w:p w14:paraId="6A98698C" w14:textId="77777777" w:rsidR="00541420" w:rsidRPr="0035632F" w:rsidRDefault="00541420" w:rsidP="00064BFB">
            <w:pPr>
              <w:spacing w:after="0" w:line="240" w:lineRule="auto"/>
              <w:rPr>
                <w:rFonts w:ascii="Calibri" w:eastAsia="Times New Roman" w:hAnsi="Calibri" w:cs="Calibri"/>
                <w:color w:val="000000"/>
              </w:rPr>
            </w:pPr>
            <w:r w:rsidRPr="0035632F">
              <w:rPr>
                <w:rFonts w:ascii="Calibri" w:eastAsia="Times New Roman" w:hAnsi="Calibri" w:cs="Calibri"/>
                <w:color w:val="000000"/>
              </w:rPr>
              <w:t>BRD creation</w:t>
            </w:r>
          </w:p>
        </w:tc>
        <w:tc>
          <w:tcPr>
            <w:tcW w:w="1710" w:type="dxa"/>
            <w:tcBorders>
              <w:top w:val="nil"/>
              <w:left w:val="nil"/>
              <w:bottom w:val="single" w:sz="4" w:space="0" w:color="auto"/>
              <w:right w:val="single" w:sz="4" w:space="0" w:color="auto"/>
            </w:tcBorders>
            <w:noWrap/>
          </w:tcPr>
          <w:p w14:paraId="7416157E" w14:textId="0E04CA92" w:rsidR="00541420" w:rsidRPr="0060251A" w:rsidRDefault="00541420" w:rsidP="00064BFB">
            <w:pPr>
              <w:spacing w:after="0" w:line="240" w:lineRule="auto"/>
              <w:rPr>
                <w:rFonts w:ascii="Calibri" w:eastAsia="Times New Roman" w:hAnsi="Calibri" w:cs="Calibri"/>
                <w:color w:val="000000"/>
              </w:rPr>
            </w:pPr>
          </w:p>
        </w:tc>
      </w:tr>
      <w:tr w:rsidR="00541420" w:rsidRPr="005F593E" w14:paraId="133CDA37" w14:textId="77777777" w:rsidTr="2EBDFC38">
        <w:trPr>
          <w:trHeight w:val="365"/>
          <w:jc w:val="center"/>
        </w:trPr>
        <w:tc>
          <w:tcPr>
            <w:tcW w:w="3903" w:type="dxa"/>
            <w:tcBorders>
              <w:top w:val="nil"/>
              <w:left w:val="single" w:sz="4" w:space="0" w:color="auto"/>
              <w:bottom w:val="single" w:sz="4" w:space="0" w:color="auto"/>
              <w:right w:val="single" w:sz="4" w:space="0" w:color="auto"/>
            </w:tcBorders>
            <w:noWrap/>
          </w:tcPr>
          <w:p w14:paraId="500736ED" w14:textId="77777777" w:rsidR="00541420" w:rsidRDefault="00541420" w:rsidP="00064BFB">
            <w:pPr>
              <w:spacing w:after="0" w:line="240" w:lineRule="auto"/>
              <w:rPr>
                <w:rFonts w:ascii="Calibri" w:eastAsia="Times New Roman" w:hAnsi="Calibri" w:cs="Calibri"/>
                <w:color w:val="000000"/>
              </w:rPr>
            </w:pPr>
            <w:r w:rsidRPr="0060251A">
              <w:rPr>
                <w:rFonts w:ascii="Calibri" w:eastAsia="Times New Roman" w:hAnsi="Calibri" w:cs="Calibri"/>
                <w:color w:val="000000"/>
              </w:rPr>
              <w:t>BRD signoff</w:t>
            </w:r>
          </w:p>
          <w:p w14:paraId="3FD30F32" w14:textId="77777777" w:rsidR="00541420" w:rsidRPr="0035632F" w:rsidRDefault="00541420" w:rsidP="00064BFB">
            <w:pPr>
              <w:spacing w:after="0" w:line="240" w:lineRule="auto"/>
              <w:rPr>
                <w:rFonts w:ascii="Calibri" w:eastAsia="Times New Roman" w:hAnsi="Calibri" w:cs="Calibri"/>
                <w:color w:val="000000"/>
              </w:rPr>
            </w:pPr>
          </w:p>
        </w:tc>
        <w:tc>
          <w:tcPr>
            <w:tcW w:w="1710" w:type="dxa"/>
            <w:tcBorders>
              <w:top w:val="nil"/>
              <w:left w:val="nil"/>
              <w:bottom w:val="single" w:sz="4" w:space="0" w:color="auto"/>
              <w:right w:val="single" w:sz="4" w:space="0" w:color="auto"/>
            </w:tcBorders>
            <w:noWrap/>
          </w:tcPr>
          <w:p w14:paraId="1EFAB6A0" w14:textId="77777777" w:rsidR="00541420" w:rsidRPr="0060251A" w:rsidRDefault="00541420" w:rsidP="00064BFB">
            <w:pPr>
              <w:spacing w:after="0" w:line="240" w:lineRule="auto"/>
              <w:rPr>
                <w:rFonts w:ascii="Calibri" w:eastAsia="Times New Roman" w:hAnsi="Calibri" w:cs="Calibri"/>
                <w:color w:val="000000"/>
              </w:rPr>
            </w:pPr>
          </w:p>
        </w:tc>
      </w:tr>
      <w:tr w:rsidR="00541420" w:rsidRPr="005F593E" w14:paraId="07A58A62" w14:textId="77777777" w:rsidTr="2EBDFC38">
        <w:trPr>
          <w:trHeight w:val="365"/>
          <w:jc w:val="center"/>
        </w:trPr>
        <w:tc>
          <w:tcPr>
            <w:tcW w:w="3903" w:type="dxa"/>
            <w:tcBorders>
              <w:top w:val="nil"/>
              <w:left w:val="single" w:sz="4" w:space="0" w:color="auto"/>
              <w:bottom w:val="single" w:sz="4" w:space="0" w:color="auto"/>
              <w:right w:val="single" w:sz="4" w:space="0" w:color="auto"/>
            </w:tcBorders>
            <w:noWrap/>
          </w:tcPr>
          <w:p w14:paraId="208C2B67" w14:textId="77777777" w:rsidR="00541420" w:rsidRPr="0060251A" w:rsidRDefault="00541420" w:rsidP="00064BFB">
            <w:pPr>
              <w:spacing w:after="0" w:line="240" w:lineRule="auto"/>
              <w:rPr>
                <w:rFonts w:ascii="Calibri" w:eastAsia="Times New Roman" w:hAnsi="Calibri" w:cs="Calibri"/>
                <w:color w:val="000000"/>
              </w:rPr>
            </w:pPr>
            <w:r w:rsidRPr="0060251A">
              <w:rPr>
                <w:rFonts w:ascii="Calibri" w:eastAsia="Times New Roman" w:hAnsi="Calibri" w:cs="Calibri"/>
                <w:color w:val="000000"/>
              </w:rPr>
              <w:t>Enhancement development</w:t>
            </w:r>
          </w:p>
          <w:p w14:paraId="3C69C378" w14:textId="77777777" w:rsidR="00541420" w:rsidRPr="0060251A" w:rsidRDefault="00541420" w:rsidP="00064BFB">
            <w:pPr>
              <w:spacing w:after="0" w:line="240" w:lineRule="auto"/>
              <w:rPr>
                <w:rFonts w:ascii="Calibri" w:eastAsia="Times New Roman" w:hAnsi="Calibri" w:cs="Calibri"/>
                <w:color w:val="000000"/>
              </w:rPr>
            </w:pPr>
          </w:p>
        </w:tc>
        <w:tc>
          <w:tcPr>
            <w:tcW w:w="1710" w:type="dxa"/>
            <w:tcBorders>
              <w:top w:val="nil"/>
              <w:left w:val="nil"/>
              <w:bottom w:val="single" w:sz="4" w:space="0" w:color="auto"/>
              <w:right w:val="single" w:sz="4" w:space="0" w:color="auto"/>
            </w:tcBorders>
            <w:noWrap/>
          </w:tcPr>
          <w:p w14:paraId="407C9D26" w14:textId="77777777" w:rsidR="00541420" w:rsidRDefault="00541420" w:rsidP="00064BFB">
            <w:pPr>
              <w:spacing w:after="0" w:line="240" w:lineRule="auto"/>
              <w:rPr>
                <w:rFonts w:ascii="Calibri" w:eastAsia="Times New Roman" w:hAnsi="Calibri" w:cs="Calibri"/>
                <w:color w:val="000000"/>
              </w:rPr>
            </w:pPr>
          </w:p>
        </w:tc>
      </w:tr>
      <w:tr w:rsidR="00541420" w:rsidRPr="005F593E" w14:paraId="505DCADA" w14:textId="77777777" w:rsidTr="2EBDFC38">
        <w:trPr>
          <w:trHeight w:val="365"/>
          <w:jc w:val="center"/>
        </w:trPr>
        <w:tc>
          <w:tcPr>
            <w:tcW w:w="3903" w:type="dxa"/>
            <w:tcBorders>
              <w:top w:val="nil"/>
              <w:left w:val="single" w:sz="4" w:space="0" w:color="auto"/>
              <w:bottom w:val="single" w:sz="4" w:space="0" w:color="auto"/>
              <w:right w:val="single" w:sz="4" w:space="0" w:color="auto"/>
            </w:tcBorders>
            <w:noWrap/>
          </w:tcPr>
          <w:p w14:paraId="74BA8154" w14:textId="77777777" w:rsidR="00541420" w:rsidRPr="0060251A" w:rsidRDefault="00541420" w:rsidP="00064BFB">
            <w:pPr>
              <w:spacing w:after="0" w:line="240" w:lineRule="auto"/>
              <w:rPr>
                <w:rFonts w:ascii="Calibri" w:eastAsia="Times New Roman" w:hAnsi="Calibri" w:cs="Calibri"/>
                <w:color w:val="000000"/>
              </w:rPr>
            </w:pPr>
            <w:r w:rsidRPr="0060251A">
              <w:rPr>
                <w:rFonts w:ascii="Calibri" w:eastAsia="Times New Roman" w:hAnsi="Calibri" w:cs="Calibri"/>
                <w:color w:val="000000"/>
              </w:rPr>
              <w:t>Enhancement testing</w:t>
            </w:r>
          </w:p>
          <w:p w14:paraId="32006868" w14:textId="77777777" w:rsidR="00541420" w:rsidRPr="0035632F" w:rsidRDefault="00541420" w:rsidP="00064BFB">
            <w:pPr>
              <w:spacing w:after="0" w:line="240" w:lineRule="auto"/>
              <w:rPr>
                <w:rFonts w:ascii="Calibri" w:eastAsia="Times New Roman" w:hAnsi="Calibri" w:cs="Calibri"/>
                <w:color w:val="000000"/>
              </w:rPr>
            </w:pPr>
          </w:p>
        </w:tc>
        <w:tc>
          <w:tcPr>
            <w:tcW w:w="1710" w:type="dxa"/>
            <w:tcBorders>
              <w:top w:val="nil"/>
              <w:left w:val="nil"/>
              <w:bottom w:val="single" w:sz="4" w:space="0" w:color="auto"/>
              <w:right w:val="single" w:sz="4" w:space="0" w:color="auto"/>
            </w:tcBorders>
            <w:noWrap/>
          </w:tcPr>
          <w:p w14:paraId="54B21F0B" w14:textId="77777777" w:rsidR="00541420" w:rsidRPr="0060251A" w:rsidRDefault="00541420" w:rsidP="00064BFB">
            <w:pPr>
              <w:spacing w:after="0" w:line="240" w:lineRule="auto"/>
              <w:rPr>
                <w:rFonts w:ascii="Calibri" w:eastAsia="Times New Roman" w:hAnsi="Calibri" w:cs="Calibri"/>
                <w:color w:val="000000"/>
              </w:rPr>
            </w:pPr>
          </w:p>
        </w:tc>
      </w:tr>
      <w:tr w:rsidR="00541420" w:rsidRPr="005F593E" w14:paraId="113E7DE5" w14:textId="77777777" w:rsidTr="2EBDFC38">
        <w:trPr>
          <w:trHeight w:val="365"/>
          <w:jc w:val="center"/>
        </w:trPr>
        <w:tc>
          <w:tcPr>
            <w:tcW w:w="3903" w:type="dxa"/>
            <w:tcBorders>
              <w:top w:val="nil"/>
              <w:left w:val="single" w:sz="4" w:space="0" w:color="auto"/>
              <w:bottom w:val="single" w:sz="4" w:space="0" w:color="auto"/>
              <w:right w:val="single" w:sz="4" w:space="0" w:color="auto"/>
            </w:tcBorders>
            <w:noWrap/>
          </w:tcPr>
          <w:p w14:paraId="393BEF94" w14:textId="77777777" w:rsidR="00541420" w:rsidRPr="0060251A" w:rsidRDefault="00541420" w:rsidP="00064BFB">
            <w:pPr>
              <w:spacing w:after="0" w:line="240" w:lineRule="auto"/>
              <w:rPr>
                <w:rFonts w:ascii="Calibri" w:eastAsia="Times New Roman" w:hAnsi="Calibri" w:cs="Calibri"/>
                <w:color w:val="000000"/>
              </w:rPr>
            </w:pPr>
            <w:r w:rsidRPr="0060251A">
              <w:rPr>
                <w:rFonts w:ascii="Calibri" w:eastAsia="Times New Roman" w:hAnsi="Calibri" w:cs="Calibri"/>
                <w:color w:val="000000"/>
              </w:rPr>
              <w:t>UAT</w:t>
            </w:r>
          </w:p>
          <w:p w14:paraId="4B62C733" w14:textId="77777777" w:rsidR="00541420" w:rsidRPr="0035632F" w:rsidRDefault="00541420" w:rsidP="00064BFB">
            <w:pPr>
              <w:spacing w:after="0" w:line="240" w:lineRule="auto"/>
              <w:rPr>
                <w:rFonts w:ascii="Calibri" w:eastAsia="Times New Roman" w:hAnsi="Calibri" w:cs="Calibri"/>
                <w:color w:val="000000"/>
              </w:rPr>
            </w:pPr>
          </w:p>
        </w:tc>
        <w:tc>
          <w:tcPr>
            <w:tcW w:w="1710" w:type="dxa"/>
            <w:tcBorders>
              <w:top w:val="nil"/>
              <w:left w:val="nil"/>
              <w:bottom w:val="single" w:sz="4" w:space="0" w:color="auto"/>
              <w:right w:val="single" w:sz="4" w:space="0" w:color="auto"/>
            </w:tcBorders>
            <w:noWrap/>
          </w:tcPr>
          <w:p w14:paraId="2780BF7A" w14:textId="77777777" w:rsidR="00541420" w:rsidRPr="0060251A" w:rsidRDefault="00541420" w:rsidP="00064BFB">
            <w:pPr>
              <w:spacing w:after="0" w:line="240" w:lineRule="auto"/>
              <w:rPr>
                <w:rFonts w:ascii="Calibri" w:eastAsia="Times New Roman" w:hAnsi="Calibri" w:cs="Calibri"/>
                <w:color w:val="000000"/>
              </w:rPr>
            </w:pPr>
          </w:p>
        </w:tc>
      </w:tr>
      <w:tr w:rsidR="00541420" w:rsidRPr="005F593E" w14:paraId="6AA0E960" w14:textId="77777777" w:rsidTr="2EBDFC38">
        <w:trPr>
          <w:trHeight w:val="365"/>
          <w:jc w:val="center"/>
        </w:trPr>
        <w:tc>
          <w:tcPr>
            <w:tcW w:w="3903" w:type="dxa"/>
            <w:tcBorders>
              <w:top w:val="nil"/>
              <w:left w:val="single" w:sz="4" w:space="0" w:color="auto"/>
              <w:bottom w:val="single" w:sz="4" w:space="0" w:color="auto"/>
              <w:right w:val="single" w:sz="4" w:space="0" w:color="auto"/>
            </w:tcBorders>
            <w:noWrap/>
          </w:tcPr>
          <w:p w14:paraId="2570741D" w14:textId="77777777" w:rsidR="00541420" w:rsidRPr="0060251A" w:rsidRDefault="00541420" w:rsidP="00064BFB">
            <w:pPr>
              <w:spacing w:after="0" w:line="240" w:lineRule="auto"/>
              <w:rPr>
                <w:rFonts w:ascii="Calibri" w:eastAsia="Times New Roman" w:hAnsi="Calibri" w:cs="Calibri"/>
                <w:color w:val="000000"/>
              </w:rPr>
            </w:pPr>
            <w:r w:rsidRPr="0060251A">
              <w:rPr>
                <w:rFonts w:ascii="Calibri" w:eastAsia="Times New Roman" w:hAnsi="Calibri" w:cs="Calibri"/>
                <w:color w:val="000000"/>
              </w:rPr>
              <w:t xml:space="preserve">Integration </w:t>
            </w:r>
          </w:p>
          <w:p w14:paraId="66233FAB" w14:textId="77777777" w:rsidR="00541420" w:rsidRPr="0035632F" w:rsidRDefault="00541420" w:rsidP="00064BFB">
            <w:pPr>
              <w:spacing w:after="0" w:line="240" w:lineRule="auto"/>
              <w:rPr>
                <w:rFonts w:ascii="Calibri" w:eastAsia="Times New Roman" w:hAnsi="Calibri" w:cs="Calibri"/>
                <w:color w:val="000000"/>
              </w:rPr>
            </w:pPr>
          </w:p>
        </w:tc>
        <w:tc>
          <w:tcPr>
            <w:tcW w:w="1710" w:type="dxa"/>
            <w:tcBorders>
              <w:top w:val="nil"/>
              <w:left w:val="nil"/>
              <w:bottom w:val="single" w:sz="4" w:space="0" w:color="auto"/>
              <w:right w:val="single" w:sz="4" w:space="0" w:color="auto"/>
            </w:tcBorders>
            <w:noWrap/>
          </w:tcPr>
          <w:p w14:paraId="714E79BB" w14:textId="77777777" w:rsidR="00541420" w:rsidRPr="0060251A" w:rsidRDefault="00541420" w:rsidP="00064BFB">
            <w:pPr>
              <w:spacing w:after="0" w:line="240" w:lineRule="auto"/>
              <w:rPr>
                <w:rFonts w:ascii="Calibri" w:eastAsia="Times New Roman" w:hAnsi="Calibri" w:cs="Calibri"/>
                <w:color w:val="000000"/>
              </w:rPr>
            </w:pPr>
          </w:p>
        </w:tc>
      </w:tr>
      <w:tr w:rsidR="00541420" w:rsidRPr="005F593E" w14:paraId="20450F03" w14:textId="77777777" w:rsidTr="2EBDFC38">
        <w:trPr>
          <w:trHeight w:val="365"/>
          <w:jc w:val="center"/>
        </w:trPr>
        <w:tc>
          <w:tcPr>
            <w:tcW w:w="3903" w:type="dxa"/>
            <w:tcBorders>
              <w:top w:val="nil"/>
              <w:left w:val="single" w:sz="4" w:space="0" w:color="auto"/>
              <w:bottom w:val="single" w:sz="4" w:space="0" w:color="auto"/>
              <w:right w:val="single" w:sz="4" w:space="0" w:color="auto"/>
            </w:tcBorders>
            <w:noWrap/>
          </w:tcPr>
          <w:p w14:paraId="3A25FE30" w14:textId="77777777" w:rsidR="00541420" w:rsidRPr="0035632F" w:rsidRDefault="00541420" w:rsidP="00064BFB">
            <w:pPr>
              <w:spacing w:after="0" w:line="240" w:lineRule="auto"/>
              <w:rPr>
                <w:rFonts w:ascii="Calibri" w:eastAsia="Times New Roman" w:hAnsi="Calibri" w:cs="Calibri"/>
                <w:color w:val="000000"/>
              </w:rPr>
            </w:pPr>
            <w:r w:rsidRPr="0035632F">
              <w:rPr>
                <w:rFonts w:ascii="Calibri" w:eastAsia="Times New Roman" w:hAnsi="Calibri" w:cs="Calibri"/>
                <w:color w:val="000000"/>
              </w:rPr>
              <w:t>Go-Live</w:t>
            </w:r>
          </w:p>
        </w:tc>
        <w:tc>
          <w:tcPr>
            <w:tcW w:w="1710" w:type="dxa"/>
            <w:tcBorders>
              <w:top w:val="nil"/>
              <w:left w:val="nil"/>
              <w:bottom w:val="single" w:sz="4" w:space="0" w:color="auto"/>
              <w:right w:val="single" w:sz="4" w:space="0" w:color="auto"/>
            </w:tcBorders>
            <w:noWrap/>
          </w:tcPr>
          <w:p w14:paraId="5E954A02" w14:textId="77777777" w:rsidR="00541420" w:rsidRPr="0060251A" w:rsidRDefault="00541420" w:rsidP="00064BFB">
            <w:pPr>
              <w:spacing w:after="0" w:line="240" w:lineRule="auto"/>
              <w:rPr>
                <w:rFonts w:ascii="Calibri" w:eastAsia="Times New Roman" w:hAnsi="Calibri" w:cs="Calibri"/>
                <w:color w:val="000000"/>
              </w:rPr>
            </w:pPr>
          </w:p>
        </w:tc>
      </w:tr>
    </w:tbl>
    <w:p w14:paraId="23A79787" w14:textId="4CA74301" w:rsidR="2EBDFC38" w:rsidRDefault="2EBDFC38" w:rsidP="2EBDFC38">
      <w:pPr>
        <w:pStyle w:val="Heading1"/>
        <w:rPr>
          <w:rFonts w:ascii="Calibri Light" w:hAnsi="Calibri Light" w:cs="Calibri Light"/>
          <w:b/>
          <w:bCs/>
          <w:color w:val="auto"/>
          <w:sz w:val="22"/>
          <w:szCs w:val="22"/>
        </w:rPr>
      </w:pPr>
    </w:p>
    <w:p w14:paraId="3DDB011B" w14:textId="16C69F70" w:rsidR="2EBDFC38" w:rsidRDefault="2EBDFC38" w:rsidP="2EBDFC38"/>
    <w:p w14:paraId="115A7EB3" w14:textId="7FBCCFD6" w:rsidR="2EBDFC38" w:rsidRDefault="2EBDFC38" w:rsidP="2EBDFC38"/>
    <w:p w14:paraId="300CB8D3" w14:textId="276DABB1" w:rsidR="2EBDFC38" w:rsidRDefault="2EBDFC38" w:rsidP="2EBDFC38"/>
    <w:p w14:paraId="0EB6C080" w14:textId="01D63E28" w:rsidR="2EBDFC38" w:rsidRDefault="2EBDFC38" w:rsidP="2EBDFC38"/>
    <w:p w14:paraId="60F5F9BA" w14:textId="4AE271EA" w:rsidR="2EBDFC38" w:rsidRDefault="2EBDFC38" w:rsidP="2EBDFC38"/>
    <w:p w14:paraId="62375892" w14:textId="4FE90EE8" w:rsidR="2EBDFC38" w:rsidRDefault="2EBDFC38" w:rsidP="2EBDFC38"/>
    <w:p w14:paraId="3F530E72" w14:textId="0129A4B6" w:rsidR="2EBDFC38" w:rsidRDefault="2EBDFC38" w:rsidP="2EBDFC38"/>
    <w:p w14:paraId="417F9E56" w14:textId="634A3BBD" w:rsidR="2EBDFC38" w:rsidRDefault="2EBDFC38" w:rsidP="2EBDFC38"/>
    <w:p w14:paraId="32F39514" w14:textId="3FF8968C" w:rsidR="2EBDFC38" w:rsidRDefault="2EBDFC38" w:rsidP="2EBDFC38"/>
    <w:p w14:paraId="6FFB81E0" w14:textId="29C0D5D3" w:rsidR="2EBDFC38" w:rsidRDefault="2EBDFC38" w:rsidP="2EBDFC38"/>
    <w:p w14:paraId="201AB909" w14:textId="6243322D" w:rsidR="2EBDFC38" w:rsidRDefault="2EBDFC38" w:rsidP="2EBDFC38"/>
    <w:p w14:paraId="5EC7EDF6" w14:textId="2BF028A9" w:rsidR="2EBDFC38" w:rsidRDefault="2EBDFC38" w:rsidP="2EBDFC38"/>
    <w:p w14:paraId="3B586230" w14:textId="628E6D29" w:rsidR="2EBDFC38" w:rsidRDefault="2EBDFC38" w:rsidP="2EBDFC38"/>
    <w:p w14:paraId="3076DC3D" w14:textId="55711D0E" w:rsidR="2EBDFC38" w:rsidRDefault="2EBDFC38" w:rsidP="2EBDFC38"/>
    <w:p w14:paraId="41D43BB0" w14:textId="6C6FB04C" w:rsidR="00541420" w:rsidRPr="00A567F7" w:rsidRDefault="00A567F7" w:rsidP="2EBDFC38">
      <w:pPr>
        <w:pStyle w:val="Heading1"/>
        <w:rPr>
          <w:rFonts w:ascii="Calibri Light" w:hAnsi="Calibri Light" w:cs="Calibri Light"/>
          <w:b/>
          <w:bCs/>
          <w:color w:val="auto"/>
          <w:sz w:val="22"/>
          <w:szCs w:val="22"/>
        </w:rPr>
      </w:pPr>
      <w:bookmarkStart w:id="595" w:name="_Toc819553914"/>
      <w:r w:rsidRPr="2EBDFC38">
        <w:rPr>
          <w:rFonts w:ascii="Calibri Light" w:hAnsi="Calibri Light" w:cs="Calibri Light"/>
          <w:b/>
          <w:bCs/>
          <w:color w:val="auto"/>
          <w:sz w:val="22"/>
          <w:szCs w:val="22"/>
        </w:rPr>
        <w:t>7</w:t>
      </w:r>
      <w:r w:rsidR="00541420" w:rsidRPr="2EBDFC38">
        <w:rPr>
          <w:rFonts w:ascii="Calibri Light" w:hAnsi="Calibri Light" w:cs="Calibri Light"/>
          <w:b/>
          <w:bCs/>
          <w:color w:val="auto"/>
          <w:sz w:val="22"/>
          <w:szCs w:val="22"/>
        </w:rPr>
        <w:t>. Approval</w:t>
      </w:r>
      <w:bookmarkEnd w:id="595"/>
    </w:p>
    <w:tbl>
      <w:tblPr>
        <w:tblW w:w="9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2055"/>
        <w:gridCol w:w="1957"/>
        <w:gridCol w:w="2544"/>
      </w:tblGrid>
      <w:tr w:rsidR="00541420" w:rsidRPr="005F593E" w14:paraId="65CF9497" w14:textId="77777777" w:rsidTr="00064BFB">
        <w:trPr>
          <w:trHeight w:val="20"/>
          <w:jc w:val="center"/>
        </w:trPr>
        <w:tc>
          <w:tcPr>
            <w:tcW w:w="2538" w:type="dxa"/>
            <w:tcBorders>
              <w:top w:val="single" w:sz="4" w:space="0" w:color="auto"/>
              <w:left w:val="single" w:sz="4" w:space="0" w:color="auto"/>
              <w:bottom w:val="single" w:sz="4" w:space="0" w:color="auto"/>
              <w:right w:val="single" w:sz="4" w:space="0" w:color="auto"/>
            </w:tcBorders>
            <w:hideMark/>
          </w:tcPr>
          <w:p w14:paraId="0602B7B1" w14:textId="77777777" w:rsidR="00541420" w:rsidRPr="00763209" w:rsidRDefault="00541420" w:rsidP="00064BFB">
            <w:pPr>
              <w:jc w:val="center"/>
              <w:rPr>
                <w:rFonts w:asciiTheme="majorHAnsi" w:hAnsiTheme="majorHAnsi" w:cstheme="majorHAnsi"/>
                <w:b/>
              </w:rPr>
            </w:pPr>
            <w:r w:rsidRPr="00763209">
              <w:rPr>
                <w:rFonts w:asciiTheme="majorHAnsi" w:hAnsiTheme="majorHAnsi" w:cstheme="majorHAnsi"/>
                <w:b/>
              </w:rPr>
              <w:t>Role</w:t>
            </w:r>
          </w:p>
        </w:tc>
        <w:tc>
          <w:tcPr>
            <w:tcW w:w="2055" w:type="dxa"/>
            <w:tcBorders>
              <w:top w:val="single" w:sz="4" w:space="0" w:color="auto"/>
              <w:left w:val="single" w:sz="4" w:space="0" w:color="auto"/>
              <w:bottom w:val="single" w:sz="4" w:space="0" w:color="auto"/>
              <w:right w:val="single" w:sz="4" w:space="0" w:color="auto"/>
            </w:tcBorders>
            <w:hideMark/>
          </w:tcPr>
          <w:p w14:paraId="314DB23B" w14:textId="77777777" w:rsidR="00541420" w:rsidRPr="00763209" w:rsidRDefault="00541420" w:rsidP="00064BFB">
            <w:pPr>
              <w:jc w:val="center"/>
              <w:rPr>
                <w:rFonts w:asciiTheme="majorHAnsi" w:hAnsiTheme="majorHAnsi" w:cstheme="majorHAnsi"/>
                <w:b/>
              </w:rPr>
            </w:pPr>
            <w:r w:rsidRPr="00763209">
              <w:rPr>
                <w:rFonts w:asciiTheme="majorHAnsi" w:hAnsiTheme="majorHAnsi" w:cstheme="majorHAnsi"/>
                <w:b/>
              </w:rPr>
              <w:t>Approvals</w:t>
            </w:r>
          </w:p>
        </w:tc>
        <w:tc>
          <w:tcPr>
            <w:tcW w:w="1957" w:type="dxa"/>
            <w:tcBorders>
              <w:top w:val="single" w:sz="4" w:space="0" w:color="auto"/>
              <w:left w:val="single" w:sz="4" w:space="0" w:color="auto"/>
              <w:bottom w:val="single" w:sz="4" w:space="0" w:color="auto"/>
              <w:right w:val="single" w:sz="4" w:space="0" w:color="auto"/>
            </w:tcBorders>
            <w:hideMark/>
          </w:tcPr>
          <w:p w14:paraId="0CBB4C5E" w14:textId="77777777" w:rsidR="00541420" w:rsidRPr="00763209" w:rsidRDefault="00541420" w:rsidP="00064BFB">
            <w:pPr>
              <w:jc w:val="center"/>
              <w:rPr>
                <w:rFonts w:asciiTheme="majorHAnsi" w:hAnsiTheme="majorHAnsi" w:cstheme="majorHAnsi"/>
                <w:b/>
              </w:rPr>
            </w:pPr>
            <w:r w:rsidRPr="00763209">
              <w:rPr>
                <w:rFonts w:asciiTheme="majorHAnsi" w:hAnsiTheme="majorHAnsi" w:cstheme="majorHAnsi"/>
                <w:b/>
              </w:rPr>
              <w:t>Name</w:t>
            </w:r>
          </w:p>
        </w:tc>
        <w:tc>
          <w:tcPr>
            <w:tcW w:w="2544" w:type="dxa"/>
            <w:tcBorders>
              <w:top w:val="single" w:sz="4" w:space="0" w:color="auto"/>
              <w:left w:val="single" w:sz="4" w:space="0" w:color="auto"/>
              <w:bottom w:val="single" w:sz="4" w:space="0" w:color="auto"/>
              <w:right w:val="single" w:sz="4" w:space="0" w:color="auto"/>
            </w:tcBorders>
          </w:tcPr>
          <w:p w14:paraId="086D57D7" w14:textId="77777777" w:rsidR="00541420" w:rsidRPr="00763209" w:rsidRDefault="00541420" w:rsidP="00064BFB">
            <w:pPr>
              <w:jc w:val="center"/>
              <w:rPr>
                <w:rFonts w:asciiTheme="majorHAnsi" w:hAnsiTheme="majorHAnsi" w:cstheme="majorHAnsi"/>
                <w:b/>
              </w:rPr>
            </w:pPr>
            <w:r w:rsidRPr="00763209">
              <w:rPr>
                <w:rFonts w:asciiTheme="majorHAnsi" w:hAnsiTheme="majorHAnsi" w:cstheme="majorHAnsi"/>
                <w:b/>
              </w:rPr>
              <w:t>Title</w:t>
            </w:r>
          </w:p>
        </w:tc>
      </w:tr>
      <w:tr w:rsidR="00541420" w:rsidRPr="005F593E" w14:paraId="3649D874" w14:textId="77777777" w:rsidTr="00064BFB">
        <w:trPr>
          <w:trHeight w:val="20"/>
          <w:jc w:val="center"/>
        </w:trPr>
        <w:tc>
          <w:tcPr>
            <w:tcW w:w="2538" w:type="dxa"/>
            <w:tcBorders>
              <w:top w:val="single" w:sz="4" w:space="0" w:color="auto"/>
              <w:left w:val="single" w:sz="4" w:space="0" w:color="auto"/>
              <w:bottom w:val="single" w:sz="4" w:space="0" w:color="auto"/>
              <w:right w:val="single" w:sz="4" w:space="0" w:color="auto"/>
            </w:tcBorders>
            <w:hideMark/>
          </w:tcPr>
          <w:p w14:paraId="67845B9D" w14:textId="77777777" w:rsidR="00541420" w:rsidRPr="005F593E" w:rsidRDefault="00541420" w:rsidP="00064BFB">
            <w:pPr>
              <w:rPr>
                <w:rFonts w:asciiTheme="majorHAnsi" w:hAnsiTheme="majorHAnsi" w:cstheme="majorHAnsi"/>
                <w:sz w:val="20"/>
                <w:szCs w:val="20"/>
              </w:rPr>
            </w:pPr>
            <w:r w:rsidRPr="005F593E">
              <w:rPr>
                <w:rFonts w:asciiTheme="majorHAnsi" w:hAnsiTheme="majorHAnsi" w:cstheme="majorHAnsi"/>
                <w:sz w:val="20"/>
                <w:szCs w:val="20"/>
              </w:rPr>
              <w:t>Project Sponsor/Product Owner</w:t>
            </w:r>
          </w:p>
        </w:tc>
        <w:tc>
          <w:tcPr>
            <w:tcW w:w="2055" w:type="dxa"/>
            <w:tcBorders>
              <w:top w:val="single" w:sz="4" w:space="0" w:color="auto"/>
              <w:left w:val="single" w:sz="4" w:space="0" w:color="auto"/>
              <w:bottom w:val="single" w:sz="4" w:space="0" w:color="auto"/>
              <w:right w:val="single" w:sz="4" w:space="0" w:color="auto"/>
            </w:tcBorders>
          </w:tcPr>
          <w:p w14:paraId="5BBB926A" w14:textId="77777777" w:rsidR="00541420" w:rsidRPr="005F593E" w:rsidRDefault="00541420" w:rsidP="00064BFB">
            <w:pPr>
              <w:rPr>
                <w:rFonts w:asciiTheme="majorHAnsi" w:hAnsiTheme="majorHAnsi" w:cstheme="majorHAnsi"/>
                <w:sz w:val="20"/>
                <w:szCs w:val="20"/>
              </w:rPr>
            </w:pPr>
          </w:p>
        </w:tc>
        <w:tc>
          <w:tcPr>
            <w:tcW w:w="1957" w:type="dxa"/>
            <w:tcBorders>
              <w:top w:val="single" w:sz="4" w:space="0" w:color="auto"/>
              <w:left w:val="single" w:sz="4" w:space="0" w:color="auto"/>
              <w:bottom w:val="single" w:sz="4" w:space="0" w:color="auto"/>
              <w:right w:val="single" w:sz="4" w:space="0" w:color="auto"/>
            </w:tcBorders>
          </w:tcPr>
          <w:p w14:paraId="45ECDA6D" w14:textId="5CD19215" w:rsidR="00541420" w:rsidRPr="005F593E" w:rsidRDefault="00541420" w:rsidP="00064BFB">
            <w:pPr>
              <w:rPr>
                <w:rFonts w:asciiTheme="majorHAnsi" w:hAnsiTheme="majorHAnsi" w:cstheme="majorHAnsi"/>
                <w:sz w:val="20"/>
                <w:szCs w:val="20"/>
              </w:rPr>
            </w:pPr>
          </w:p>
        </w:tc>
        <w:tc>
          <w:tcPr>
            <w:tcW w:w="2544" w:type="dxa"/>
            <w:tcBorders>
              <w:top w:val="single" w:sz="4" w:space="0" w:color="auto"/>
              <w:left w:val="single" w:sz="4" w:space="0" w:color="auto"/>
              <w:bottom w:val="single" w:sz="4" w:space="0" w:color="auto"/>
              <w:right w:val="single" w:sz="4" w:space="0" w:color="auto"/>
            </w:tcBorders>
          </w:tcPr>
          <w:p w14:paraId="2A847359" w14:textId="1C72025E" w:rsidR="00541420" w:rsidRPr="005F593E" w:rsidRDefault="00541420" w:rsidP="00064BFB">
            <w:pPr>
              <w:rPr>
                <w:rFonts w:asciiTheme="majorHAnsi" w:hAnsiTheme="majorHAnsi" w:cstheme="majorHAnsi"/>
                <w:sz w:val="20"/>
                <w:szCs w:val="20"/>
              </w:rPr>
            </w:pPr>
          </w:p>
        </w:tc>
      </w:tr>
      <w:tr w:rsidR="00541420" w:rsidRPr="005F593E" w14:paraId="297AF11A" w14:textId="77777777" w:rsidTr="00064BFB">
        <w:trPr>
          <w:trHeight w:val="20"/>
          <w:jc w:val="center"/>
        </w:trPr>
        <w:tc>
          <w:tcPr>
            <w:tcW w:w="2538" w:type="dxa"/>
            <w:tcBorders>
              <w:top w:val="single" w:sz="4" w:space="0" w:color="auto"/>
              <w:left w:val="single" w:sz="4" w:space="0" w:color="auto"/>
              <w:bottom w:val="single" w:sz="4" w:space="0" w:color="auto"/>
              <w:right w:val="single" w:sz="4" w:space="0" w:color="auto"/>
            </w:tcBorders>
            <w:hideMark/>
          </w:tcPr>
          <w:p w14:paraId="4A0199AE" w14:textId="77777777" w:rsidR="00541420" w:rsidRPr="005F593E" w:rsidRDefault="00541420" w:rsidP="00064BFB">
            <w:pPr>
              <w:rPr>
                <w:rFonts w:asciiTheme="majorHAnsi" w:hAnsiTheme="majorHAnsi" w:cstheme="majorHAnsi"/>
                <w:sz w:val="20"/>
                <w:szCs w:val="20"/>
              </w:rPr>
            </w:pPr>
            <w:r w:rsidRPr="005F593E">
              <w:rPr>
                <w:rFonts w:asciiTheme="majorHAnsi" w:hAnsiTheme="majorHAnsi" w:cstheme="majorHAnsi"/>
                <w:sz w:val="20"/>
                <w:szCs w:val="20"/>
              </w:rPr>
              <w:t>Business Owner</w:t>
            </w:r>
          </w:p>
        </w:tc>
        <w:tc>
          <w:tcPr>
            <w:tcW w:w="2055" w:type="dxa"/>
            <w:tcBorders>
              <w:top w:val="single" w:sz="4" w:space="0" w:color="auto"/>
              <w:left w:val="single" w:sz="4" w:space="0" w:color="auto"/>
              <w:bottom w:val="single" w:sz="4" w:space="0" w:color="auto"/>
              <w:right w:val="single" w:sz="4" w:space="0" w:color="auto"/>
            </w:tcBorders>
          </w:tcPr>
          <w:p w14:paraId="3A718340" w14:textId="77777777" w:rsidR="00541420" w:rsidRPr="005F593E" w:rsidRDefault="00541420" w:rsidP="00064BFB">
            <w:pPr>
              <w:rPr>
                <w:rFonts w:asciiTheme="majorHAnsi" w:hAnsiTheme="majorHAnsi" w:cstheme="majorHAnsi"/>
                <w:sz w:val="20"/>
                <w:szCs w:val="20"/>
              </w:rPr>
            </w:pPr>
          </w:p>
        </w:tc>
        <w:tc>
          <w:tcPr>
            <w:tcW w:w="1957" w:type="dxa"/>
            <w:tcBorders>
              <w:top w:val="single" w:sz="4" w:space="0" w:color="auto"/>
              <w:left w:val="single" w:sz="4" w:space="0" w:color="auto"/>
              <w:bottom w:val="single" w:sz="4" w:space="0" w:color="auto"/>
              <w:right w:val="single" w:sz="4" w:space="0" w:color="auto"/>
            </w:tcBorders>
          </w:tcPr>
          <w:p w14:paraId="2FC4FC54" w14:textId="5BF7DA65" w:rsidR="00541420" w:rsidRPr="00682002" w:rsidRDefault="00541420" w:rsidP="00064BFB">
            <w:pPr>
              <w:rPr>
                <w:rFonts w:asciiTheme="majorHAnsi" w:hAnsiTheme="majorHAnsi" w:cstheme="majorHAnsi"/>
                <w:bCs/>
                <w:sz w:val="20"/>
                <w:szCs w:val="20"/>
              </w:rPr>
            </w:pPr>
          </w:p>
        </w:tc>
        <w:tc>
          <w:tcPr>
            <w:tcW w:w="2544" w:type="dxa"/>
            <w:tcBorders>
              <w:top w:val="single" w:sz="4" w:space="0" w:color="auto"/>
              <w:left w:val="single" w:sz="4" w:space="0" w:color="auto"/>
              <w:bottom w:val="single" w:sz="4" w:space="0" w:color="auto"/>
              <w:right w:val="single" w:sz="4" w:space="0" w:color="auto"/>
            </w:tcBorders>
          </w:tcPr>
          <w:p w14:paraId="3310E055" w14:textId="6EDE29D6" w:rsidR="00541420" w:rsidRPr="005F593E" w:rsidRDefault="00541420" w:rsidP="00064BFB">
            <w:pPr>
              <w:rPr>
                <w:rFonts w:asciiTheme="majorHAnsi" w:hAnsiTheme="majorHAnsi" w:cstheme="majorHAnsi"/>
                <w:sz w:val="20"/>
                <w:szCs w:val="20"/>
              </w:rPr>
            </w:pPr>
          </w:p>
        </w:tc>
      </w:tr>
      <w:tr w:rsidR="00541420" w:rsidRPr="005F593E" w14:paraId="2108B726" w14:textId="77777777" w:rsidTr="00064BFB">
        <w:trPr>
          <w:trHeight w:val="20"/>
          <w:jc w:val="center"/>
        </w:trPr>
        <w:tc>
          <w:tcPr>
            <w:tcW w:w="2538" w:type="dxa"/>
            <w:tcBorders>
              <w:top w:val="single" w:sz="4" w:space="0" w:color="auto"/>
              <w:left w:val="single" w:sz="4" w:space="0" w:color="auto"/>
              <w:bottom w:val="single" w:sz="4" w:space="0" w:color="auto"/>
              <w:right w:val="single" w:sz="4" w:space="0" w:color="auto"/>
            </w:tcBorders>
            <w:hideMark/>
          </w:tcPr>
          <w:p w14:paraId="6C802C36" w14:textId="77777777" w:rsidR="00541420" w:rsidRPr="005F593E" w:rsidRDefault="00541420" w:rsidP="00064BFB">
            <w:pPr>
              <w:rPr>
                <w:rFonts w:asciiTheme="majorHAnsi" w:hAnsiTheme="majorHAnsi" w:cstheme="majorHAnsi"/>
                <w:sz w:val="20"/>
                <w:szCs w:val="20"/>
              </w:rPr>
            </w:pPr>
            <w:r w:rsidRPr="005F593E">
              <w:rPr>
                <w:rFonts w:asciiTheme="majorHAnsi" w:hAnsiTheme="majorHAnsi" w:cstheme="majorHAnsi"/>
                <w:sz w:val="20"/>
                <w:szCs w:val="20"/>
              </w:rPr>
              <w:t>Project Manager</w:t>
            </w:r>
          </w:p>
        </w:tc>
        <w:tc>
          <w:tcPr>
            <w:tcW w:w="2055" w:type="dxa"/>
            <w:tcBorders>
              <w:top w:val="single" w:sz="4" w:space="0" w:color="auto"/>
              <w:left w:val="single" w:sz="4" w:space="0" w:color="auto"/>
              <w:bottom w:val="single" w:sz="4" w:space="0" w:color="auto"/>
              <w:right w:val="single" w:sz="4" w:space="0" w:color="auto"/>
            </w:tcBorders>
          </w:tcPr>
          <w:p w14:paraId="0C2D158C" w14:textId="77777777" w:rsidR="00541420" w:rsidRPr="005F593E" w:rsidRDefault="00541420" w:rsidP="00064BFB">
            <w:pPr>
              <w:rPr>
                <w:rFonts w:asciiTheme="majorHAnsi" w:hAnsiTheme="majorHAnsi" w:cstheme="majorHAnsi"/>
                <w:sz w:val="20"/>
                <w:szCs w:val="20"/>
              </w:rPr>
            </w:pPr>
          </w:p>
        </w:tc>
        <w:tc>
          <w:tcPr>
            <w:tcW w:w="1957" w:type="dxa"/>
            <w:tcBorders>
              <w:top w:val="single" w:sz="4" w:space="0" w:color="auto"/>
              <w:left w:val="single" w:sz="4" w:space="0" w:color="auto"/>
              <w:bottom w:val="single" w:sz="4" w:space="0" w:color="auto"/>
              <w:right w:val="single" w:sz="4" w:space="0" w:color="auto"/>
            </w:tcBorders>
          </w:tcPr>
          <w:p w14:paraId="38A04E23" w14:textId="769E4247" w:rsidR="00541420" w:rsidRPr="005F593E" w:rsidRDefault="00541420" w:rsidP="00064BFB">
            <w:pPr>
              <w:rPr>
                <w:rFonts w:asciiTheme="majorHAnsi" w:hAnsiTheme="majorHAnsi" w:cstheme="majorHAnsi"/>
                <w:b/>
                <w:sz w:val="20"/>
                <w:szCs w:val="20"/>
              </w:rPr>
            </w:pPr>
          </w:p>
        </w:tc>
        <w:tc>
          <w:tcPr>
            <w:tcW w:w="2544" w:type="dxa"/>
            <w:tcBorders>
              <w:top w:val="single" w:sz="4" w:space="0" w:color="auto"/>
              <w:left w:val="single" w:sz="4" w:space="0" w:color="auto"/>
              <w:bottom w:val="single" w:sz="4" w:space="0" w:color="auto"/>
              <w:right w:val="single" w:sz="4" w:space="0" w:color="auto"/>
            </w:tcBorders>
          </w:tcPr>
          <w:p w14:paraId="78E269FB" w14:textId="4E824502" w:rsidR="00541420" w:rsidRPr="005F593E" w:rsidRDefault="00541420" w:rsidP="00064BFB">
            <w:pPr>
              <w:rPr>
                <w:rFonts w:asciiTheme="majorHAnsi" w:hAnsiTheme="majorHAnsi" w:cstheme="majorHAnsi"/>
                <w:sz w:val="20"/>
                <w:szCs w:val="20"/>
              </w:rPr>
            </w:pPr>
          </w:p>
        </w:tc>
      </w:tr>
      <w:tr w:rsidR="00541420" w:rsidRPr="005F593E" w14:paraId="3E38420F" w14:textId="77777777" w:rsidTr="00064BFB">
        <w:trPr>
          <w:trHeight w:val="20"/>
          <w:jc w:val="center"/>
        </w:trPr>
        <w:tc>
          <w:tcPr>
            <w:tcW w:w="2538" w:type="dxa"/>
            <w:tcBorders>
              <w:top w:val="single" w:sz="4" w:space="0" w:color="auto"/>
              <w:left w:val="single" w:sz="4" w:space="0" w:color="auto"/>
              <w:bottom w:val="single" w:sz="4" w:space="0" w:color="auto"/>
              <w:right w:val="single" w:sz="4" w:space="0" w:color="auto"/>
            </w:tcBorders>
            <w:hideMark/>
          </w:tcPr>
          <w:p w14:paraId="6666F51C" w14:textId="77777777" w:rsidR="00541420" w:rsidRPr="005F593E" w:rsidRDefault="00541420" w:rsidP="00064BFB">
            <w:pPr>
              <w:rPr>
                <w:rFonts w:asciiTheme="majorHAnsi" w:hAnsiTheme="majorHAnsi" w:cstheme="majorHAnsi"/>
                <w:sz w:val="20"/>
                <w:szCs w:val="20"/>
              </w:rPr>
            </w:pPr>
            <w:r w:rsidRPr="005F593E">
              <w:rPr>
                <w:rFonts w:asciiTheme="majorHAnsi" w:hAnsiTheme="majorHAnsi" w:cstheme="majorHAnsi"/>
                <w:sz w:val="20"/>
                <w:szCs w:val="20"/>
              </w:rPr>
              <w:t>Solution Architect</w:t>
            </w:r>
          </w:p>
        </w:tc>
        <w:tc>
          <w:tcPr>
            <w:tcW w:w="2055" w:type="dxa"/>
            <w:tcBorders>
              <w:top w:val="single" w:sz="4" w:space="0" w:color="auto"/>
              <w:left w:val="single" w:sz="4" w:space="0" w:color="auto"/>
              <w:bottom w:val="single" w:sz="4" w:space="0" w:color="auto"/>
              <w:right w:val="single" w:sz="4" w:space="0" w:color="auto"/>
            </w:tcBorders>
          </w:tcPr>
          <w:p w14:paraId="16D617E1" w14:textId="77777777" w:rsidR="00541420" w:rsidRPr="005F593E" w:rsidRDefault="00541420" w:rsidP="00064BFB">
            <w:pPr>
              <w:rPr>
                <w:rFonts w:asciiTheme="majorHAnsi" w:hAnsiTheme="majorHAnsi" w:cstheme="majorHAnsi"/>
                <w:sz w:val="20"/>
                <w:szCs w:val="20"/>
              </w:rPr>
            </w:pPr>
          </w:p>
        </w:tc>
        <w:tc>
          <w:tcPr>
            <w:tcW w:w="1957" w:type="dxa"/>
            <w:tcBorders>
              <w:top w:val="single" w:sz="4" w:space="0" w:color="auto"/>
              <w:left w:val="single" w:sz="4" w:space="0" w:color="auto"/>
              <w:bottom w:val="single" w:sz="4" w:space="0" w:color="auto"/>
              <w:right w:val="single" w:sz="4" w:space="0" w:color="auto"/>
            </w:tcBorders>
          </w:tcPr>
          <w:p w14:paraId="2E5ECB03" w14:textId="77777777" w:rsidR="00541420" w:rsidRPr="005F593E" w:rsidRDefault="00541420" w:rsidP="00064BFB">
            <w:pPr>
              <w:rPr>
                <w:rFonts w:asciiTheme="majorHAnsi" w:hAnsiTheme="majorHAnsi" w:cstheme="majorHAnsi"/>
                <w:sz w:val="20"/>
                <w:szCs w:val="20"/>
              </w:rPr>
            </w:pPr>
          </w:p>
        </w:tc>
        <w:tc>
          <w:tcPr>
            <w:tcW w:w="2544" w:type="dxa"/>
            <w:tcBorders>
              <w:top w:val="single" w:sz="4" w:space="0" w:color="auto"/>
              <w:left w:val="single" w:sz="4" w:space="0" w:color="auto"/>
              <w:bottom w:val="single" w:sz="4" w:space="0" w:color="auto"/>
              <w:right w:val="single" w:sz="4" w:space="0" w:color="auto"/>
            </w:tcBorders>
          </w:tcPr>
          <w:p w14:paraId="059EF561" w14:textId="77777777" w:rsidR="00541420" w:rsidRPr="005F593E" w:rsidRDefault="00541420" w:rsidP="00064BFB">
            <w:pPr>
              <w:rPr>
                <w:rFonts w:asciiTheme="majorHAnsi" w:hAnsiTheme="majorHAnsi" w:cstheme="majorHAnsi"/>
                <w:sz w:val="20"/>
                <w:szCs w:val="20"/>
              </w:rPr>
            </w:pPr>
          </w:p>
        </w:tc>
      </w:tr>
      <w:tr w:rsidR="00541420" w:rsidRPr="005F593E" w14:paraId="154CA400" w14:textId="77777777" w:rsidTr="00064BFB">
        <w:trPr>
          <w:trHeight w:val="20"/>
          <w:jc w:val="center"/>
        </w:trPr>
        <w:tc>
          <w:tcPr>
            <w:tcW w:w="2538" w:type="dxa"/>
            <w:tcBorders>
              <w:top w:val="single" w:sz="4" w:space="0" w:color="auto"/>
              <w:left w:val="single" w:sz="4" w:space="0" w:color="auto"/>
              <w:bottom w:val="single" w:sz="4" w:space="0" w:color="auto"/>
              <w:right w:val="single" w:sz="4" w:space="0" w:color="auto"/>
            </w:tcBorders>
            <w:hideMark/>
          </w:tcPr>
          <w:p w14:paraId="0F4B1FA8" w14:textId="77777777" w:rsidR="00541420" w:rsidRPr="005F593E" w:rsidRDefault="00541420" w:rsidP="00064BFB">
            <w:pPr>
              <w:rPr>
                <w:rFonts w:asciiTheme="majorHAnsi" w:hAnsiTheme="majorHAnsi" w:cstheme="majorHAnsi"/>
                <w:sz w:val="20"/>
                <w:szCs w:val="20"/>
              </w:rPr>
            </w:pPr>
            <w:r w:rsidRPr="005F593E">
              <w:rPr>
                <w:rFonts w:asciiTheme="majorHAnsi" w:hAnsiTheme="majorHAnsi" w:cstheme="majorHAnsi"/>
                <w:sz w:val="20"/>
                <w:szCs w:val="20"/>
              </w:rPr>
              <w:t>Data Engineering Lead</w:t>
            </w:r>
          </w:p>
        </w:tc>
        <w:tc>
          <w:tcPr>
            <w:tcW w:w="2055" w:type="dxa"/>
            <w:tcBorders>
              <w:top w:val="single" w:sz="4" w:space="0" w:color="auto"/>
              <w:left w:val="single" w:sz="4" w:space="0" w:color="auto"/>
              <w:bottom w:val="single" w:sz="4" w:space="0" w:color="auto"/>
              <w:right w:val="single" w:sz="4" w:space="0" w:color="auto"/>
            </w:tcBorders>
          </w:tcPr>
          <w:p w14:paraId="500A1A37" w14:textId="77777777" w:rsidR="00541420" w:rsidRPr="005F593E" w:rsidRDefault="00541420" w:rsidP="00064BFB">
            <w:pPr>
              <w:rPr>
                <w:rFonts w:asciiTheme="majorHAnsi" w:hAnsiTheme="majorHAnsi" w:cstheme="majorHAnsi"/>
                <w:sz w:val="20"/>
                <w:szCs w:val="20"/>
              </w:rPr>
            </w:pPr>
          </w:p>
        </w:tc>
        <w:tc>
          <w:tcPr>
            <w:tcW w:w="1957" w:type="dxa"/>
            <w:tcBorders>
              <w:top w:val="single" w:sz="4" w:space="0" w:color="auto"/>
              <w:left w:val="single" w:sz="4" w:space="0" w:color="auto"/>
              <w:bottom w:val="single" w:sz="4" w:space="0" w:color="auto"/>
              <w:right w:val="single" w:sz="4" w:space="0" w:color="auto"/>
            </w:tcBorders>
          </w:tcPr>
          <w:p w14:paraId="2E9C93F0" w14:textId="77777777" w:rsidR="00541420" w:rsidRPr="005F593E" w:rsidRDefault="00541420" w:rsidP="00064BFB">
            <w:pPr>
              <w:rPr>
                <w:rFonts w:asciiTheme="majorHAnsi" w:hAnsiTheme="majorHAnsi" w:cstheme="majorHAnsi"/>
                <w:sz w:val="20"/>
                <w:szCs w:val="20"/>
              </w:rPr>
            </w:pPr>
          </w:p>
        </w:tc>
        <w:tc>
          <w:tcPr>
            <w:tcW w:w="2544" w:type="dxa"/>
            <w:tcBorders>
              <w:top w:val="single" w:sz="4" w:space="0" w:color="auto"/>
              <w:left w:val="single" w:sz="4" w:space="0" w:color="auto"/>
              <w:bottom w:val="single" w:sz="4" w:space="0" w:color="auto"/>
              <w:right w:val="single" w:sz="4" w:space="0" w:color="auto"/>
            </w:tcBorders>
          </w:tcPr>
          <w:p w14:paraId="47E41D80" w14:textId="77777777" w:rsidR="00541420" w:rsidRPr="005F593E" w:rsidRDefault="00541420" w:rsidP="00064BFB">
            <w:pPr>
              <w:rPr>
                <w:rFonts w:asciiTheme="majorHAnsi" w:hAnsiTheme="majorHAnsi" w:cstheme="majorHAnsi"/>
                <w:sz w:val="20"/>
                <w:szCs w:val="20"/>
              </w:rPr>
            </w:pPr>
          </w:p>
        </w:tc>
      </w:tr>
      <w:tr w:rsidR="00541420" w:rsidRPr="005F593E" w14:paraId="1B965A20" w14:textId="77777777" w:rsidTr="00064BFB">
        <w:trPr>
          <w:trHeight w:val="20"/>
          <w:jc w:val="center"/>
        </w:trPr>
        <w:tc>
          <w:tcPr>
            <w:tcW w:w="2538" w:type="dxa"/>
            <w:tcBorders>
              <w:top w:val="single" w:sz="4" w:space="0" w:color="auto"/>
              <w:left w:val="single" w:sz="4" w:space="0" w:color="auto"/>
              <w:bottom w:val="single" w:sz="4" w:space="0" w:color="auto"/>
              <w:right w:val="single" w:sz="4" w:space="0" w:color="auto"/>
            </w:tcBorders>
          </w:tcPr>
          <w:p w14:paraId="383C4813" w14:textId="77777777" w:rsidR="00541420" w:rsidRPr="005F593E" w:rsidRDefault="00541420" w:rsidP="00064BFB">
            <w:pPr>
              <w:rPr>
                <w:rFonts w:asciiTheme="majorHAnsi" w:hAnsiTheme="majorHAnsi" w:cstheme="majorHAnsi"/>
                <w:sz w:val="20"/>
                <w:szCs w:val="20"/>
              </w:rPr>
            </w:pPr>
            <w:r w:rsidRPr="005F593E">
              <w:rPr>
                <w:rFonts w:asciiTheme="majorHAnsi" w:hAnsiTheme="majorHAnsi" w:cstheme="majorHAnsi"/>
                <w:sz w:val="20"/>
                <w:szCs w:val="20"/>
              </w:rPr>
              <w:t>Lead Business Analyst (GFIT)</w:t>
            </w:r>
          </w:p>
        </w:tc>
        <w:tc>
          <w:tcPr>
            <w:tcW w:w="2055" w:type="dxa"/>
            <w:tcBorders>
              <w:top w:val="single" w:sz="4" w:space="0" w:color="auto"/>
              <w:left w:val="single" w:sz="4" w:space="0" w:color="auto"/>
              <w:bottom w:val="single" w:sz="4" w:space="0" w:color="auto"/>
              <w:right w:val="single" w:sz="4" w:space="0" w:color="auto"/>
            </w:tcBorders>
          </w:tcPr>
          <w:p w14:paraId="7BA5E3F4" w14:textId="77777777" w:rsidR="00541420" w:rsidRPr="005F593E" w:rsidRDefault="00541420" w:rsidP="00064BFB">
            <w:pPr>
              <w:rPr>
                <w:rFonts w:asciiTheme="majorHAnsi" w:hAnsiTheme="majorHAnsi" w:cstheme="majorHAnsi"/>
                <w:sz w:val="20"/>
                <w:szCs w:val="20"/>
              </w:rPr>
            </w:pPr>
          </w:p>
        </w:tc>
        <w:tc>
          <w:tcPr>
            <w:tcW w:w="1957" w:type="dxa"/>
            <w:tcBorders>
              <w:top w:val="single" w:sz="4" w:space="0" w:color="auto"/>
              <w:left w:val="single" w:sz="4" w:space="0" w:color="auto"/>
              <w:bottom w:val="single" w:sz="4" w:space="0" w:color="auto"/>
              <w:right w:val="single" w:sz="4" w:space="0" w:color="auto"/>
            </w:tcBorders>
          </w:tcPr>
          <w:p w14:paraId="26270CCA" w14:textId="2A98612A" w:rsidR="00541420" w:rsidRPr="005F593E" w:rsidRDefault="00541420" w:rsidP="00064BFB">
            <w:pPr>
              <w:rPr>
                <w:rFonts w:asciiTheme="majorHAnsi" w:hAnsiTheme="majorHAnsi" w:cstheme="majorHAnsi"/>
                <w:sz w:val="20"/>
                <w:szCs w:val="20"/>
              </w:rPr>
            </w:pPr>
          </w:p>
        </w:tc>
        <w:tc>
          <w:tcPr>
            <w:tcW w:w="2544" w:type="dxa"/>
            <w:tcBorders>
              <w:top w:val="single" w:sz="4" w:space="0" w:color="auto"/>
              <w:left w:val="single" w:sz="4" w:space="0" w:color="auto"/>
              <w:bottom w:val="single" w:sz="4" w:space="0" w:color="auto"/>
              <w:right w:val="single" w:sz="4" w:space="0" w:color="auto"/>
            </w:tcBorders>
          </w:tcPr>
          <w:p w14:paraId="432272AE" w14:textId="306194DB" w:rsidR="00541420" w:rsidRPr="005F593E" w:rsidRDefault="00541420" w:rsidP="00064BFB">
            <w:pPr>
              <w:rPr>
                <w:rFonts w:asciiTheme="majorHAnsi" w:hAnsiTheme="majorHAnsi" w:cstheme="majorHAnsi"/>
                <w:sz w:val="20"/>
                <w:szCs w:val="20"/>
              </w:rPr>
            </w:pPr>
          </w:p>
        </w:tc>
      </w:tr>
      <w:tr w:rsidR="00541420" w:rsidRPr="005F593E" w14:paraId="3C3BA2FC" w14:textId="77777777" w:rsidTr="00064BFB">
        <w:trPr>
          <w:trHeight w:val="20"/>
          <w:jc w:val="center"/>
        </w:trPr>
        <w:tc>
          <w:tcPr>
            <w:tcW w:w="2538" w:type="dxa"/>
            <w:tcBorders>
              <w:top w:val="single" w:sz="4" w:space="0" w:color="auto"/>
              <w:left w:val="single" w:sz="4" w:space="0" w:color="auto"/>
              <w:bottom w:val="single" w:sz="4" w:space="0" w:color="auto"/>
              <w:right w:val="single" w:sz="4" w:space="0" w:color="auto"/>
            </w:tcBorders>
            <w:hideMark/>
          </w:tcPr>
          <w:p w14:paraId="720C3A17" w14:textId="77777777" w:rsidR="00541420" w:rsidRPr="005F593E" w:rsidRDefault="00541420" w:rsidP="00064BFB">
            <w:pPr>
              <w:rPr>
                <w:rFonts w:asciiTheme="majorHAnsi" w:hAnsiTheme="majorHAnsi" w:cstheme="majorHAnsi"/>
                <w:sz w:val="20"/>
                <w:szCs w:val="20"/>
              </w:rPr>
            </w:pPr>
            <w:r w:rsidRPr="005F593E">
              <w:rPr>
                <w:rFonts w:asciiTheme="majorHAnsi" w:hAnsiTheme="majorHAnsi" w:cstheme="majorHAnsi"/>
                <w:sz w:val="20"/>
                <w:szCs w:val="20"/>
              </w:rPr>
              <w:t>Business Analyst (GFIT)</w:t>
            </w:r>
          </w:p>
        </w:tc>
        <w:tc>
          <w:tcPr>
            <w:tcW w:w="2055" w:type="dxa"/>
            <w:tcBorders>
              <w:top w:val="single" w:sz="4" w:space="0" w:color="auto"/>
              <w:left w:val="single" w:sz="4" w:space="0" w:color="auto"/>
              <w:bottom w:val="single" w:sz="4" w:space="0" w:color="auto"/>
              <w:right w:val="single" w:sz="4" w:space="0" w:color="auto"/>
            </w:tcBorders>
          </w:tcPr>
          <w:p w14:paraId="5A1D7499" w14:textId="77777777" w:rsidR="00541420" w:rsidRPr="005F593E" w:rsidRDefault="00541420" w:rsidP="00064BFB">
            <w:pPr>
              <w:rPr>
                <w:rFonts w:asciiTheme="majorHAnsi" w:hAnsiTheme="majorHAnsi" w:cstheme="majorHAnsi"/>
                <w:sz w:val="20"/>
                <w:szCs w:val="20"/>
              </w:rPr>
            </w:pPr>
          </w:p>
        </w:tc>
        <w:tc>
          <w:tcPr>
            <w:tcW w:w="1957" w:type="dxa"/>
            <w:tcBorders>
              <w:top w:val="single" w:sz="4" w:space="0" w:color="auto"/>
              <w:left w:val="single" w:sz="4" w:space="0" w:color="auto"/>
              <w:bottom w:val="single" w:sz="4" w:space="0" w:color="auto"/>
              <w:right w:val="single" w:sz="4" w:space="0" w:color="auto"/>
            </w:tcBorders>
          </w:tcPr>
          <w:p w14:paraId="370EEF51" w14:textId="1499BABD" w:rsidR="00541420" w:rsidRPr="005F593E" w:rsidRDefault="00541420" w:rsidP="00064BFB">
            <w:pPr>
              <w:rPr>
                <w:rFonts w:asciiTheme="majorHAnsi" w:hAnsiTheme="majorHAnsi" w:cstheme="majorHAnsi"/>
                <w:sz w:val="20"/>
                <w:szCs w:val="20"/>
              </w:rPr>
            </w:pPr>
          </w:p>
        </w:tc>
        <w:tc>
          <w:tcPr>
            <w:tcW w:w="2544" w:type="dxa"/>
            <w:tcBorders>
              <w:top w:val="single" w:sz="4" w:space="0" w:color="auto"/>
              <w:left w:val="single" w:sz="4" w:space="0" w:color="auto"/>
              <w:bottom w:val="single" w:sz="4" w:space="0" w:color="auto"/>
              <w:right w:val="single" w:sz="4" w:space="0" w:color="auto"/>
            </w:tcBorders>
          </w:tcPr>
          <w:p w14:paraId="52FFD92E" w14:textId="32D4464D" w:rsidR="00541420" w:rsidRPr="005F593E" w:rsidRDefault="00541420" w:rsidP="00064BFB">
            <w:pPr>
              <w:rPr>
                <w:rFonts w:asciiTheme="majorHAnsi" w:hAnsiTheme="majorHAnsi" w:cstheme="majorHAnsi"/>
                <w:sz w:val="20"/>
                <w:szCs w:val="20"/>
              </w:rPr>
            </w:pPr>
          </w:p>
        </w:tc>
      </w:tr>
      <w:tr w:rsidR="00541420" w:rsidRPr="005F593E" w14:paraId="39FEF158" w14:textId="77777777" w:rsidTr="00064BFB">
        <w:trPr>
          <w:trHeight w:val="20"/>
          <w:jc w:val="center"/>
        </w:trPr>
        <w:tc>
          <w:tcPr>
            <w:tcW w:w="2538" w:type="dxa"/>
            <w:tcBorders>
              <w:top w:val="single" w:sz="4" w:space="0" w:color="auto"/>
              <w:left w:val="single" w:sz="4" w:space="0" w:color="auto"/>
              <w:bottom w:val="single" w:sz="4" w:space="0" w:color="auto"/>
              <w:right w:val="single" w:sz="4" w:space="0" w:color="auto"/>
            </w:tcBorders>
          </w:tcPr>
          <w:p w14:paraId="56E87F41" w14:textId="77777777" w:rsidR="00541420" w:rsidRPr="005F593E" w:rsidRDefault="00541420" w:rsidP="00064BFB">
            <w:pPr>
              <w:rPr>
                <w:rFonts w:asciiTheme="majorHAnsi" w:hAnsiTheme="majorHAnsi" w:cstheme="majorHAnsi"/>
                <w:sz w:val="20"/>
                <w:szCs w:val="20"/>
              </w:rPr>
            </w:pPr>
            <w:r w:rsidRPr="005F593E">
              <w:rPr>
                <w:rFonts w:asciiTheme="majorHAnsi" w:hAnsiTheme="majorHAnsi" w:cstheme="majorHAnsi"/>
                <w:sz w:val="20"/>
                <w:szCs w:val="20"/>
              </w:rPr>
              <w:t>Business Analyst (GFIT</w:t>
            </w:r>
            <w:r>
              <w:rPr>
                <w:rFonts w:asciiTheme="majorHAnsi" w:hAnsiTheme="majorHAnsi" w:cstheme="majorHAnsi"/>
                <w:sz w:val="20"/>
                <w:szCs w:val="20"/>
              </w:rPr>
              <w:t xml:space="preserve"> -ops)</w:t>
            </w:r>
          </w:p>
        </w:tc>
        <w:tc>
          <w:tcPr>
            <w:tcW w:w="2055" w:type="dxa"/>
            <w:tcBorders>
              <w:top w:val="single" w:sz="4" w:space="0" w:color="auto"/>
              <w:left w:val="single" w:sz="4" w:space="0" w:color="auto"/>
              <w:bottom w:val="single" w:sz="4" w:space="0" w:color="auto"/>
              <w:right w:val="single" w:sz="4" w:space="0" w:color="auto"/>
            </w:tcBorders>
          </w:tcPr>
          <w:p w14:paraId="3066B50F" w14:textId="77777777" w:rsidR="00541420" w:rsidRPr="005F593E" w:rsidRDefault="00541420" w:rsidP="00064BFB">
            <w:pPr>
              <w:rPr>
                <w:rFonts w:asciiTheme="majorHAnsi" w:hAnsiTheme="majorHAnsi" w:cstheme="majorHAnsi"/>
                <w:sz w:val="20"/>
                <w:szCs w:val="20"/>
              </w:rPr>
            </w:pPr>
          </w:p>
        </w:tc>
        <w:tc>
          <w:tcPr>
            <w:tcW w:w="1957" w:type="dxa"/>
            <w:tcBorders>
              <w:top w:val="single" w:sz="4" w:space="0" w:color="auto"/>
              <w:left w:val="single" w:sz="4" w:space="0" w:color="auto"/>
              <w:bottom w:val="single" w:sz="4" w:space="0" w:color="auto"/>
              <w:right w:val="single" w:sz="4" w:space="0" w:color="auto"/>
            </w:tcBorders>
          </w:tcPr>
          <w:p w14:paraId="6F3CCF1F" w14:textId="7FF972DC" w:rsidR="00541420" w:rsidRPr="00A42795" w:rsidRDefault="00541420" w:rsidP="00064BFB">
            <w:pPr>
              <w:rPr>
                <w:rFonts w:asciiTheme="majorHAnsi" w:hAnsiTheme="majorHAnsi" w:cstheme="majorHAnsi"/>
                <w:sz w:val="20"/>
                <w:szCs w:val="20"/>
              </w:rPr>
            </w:pPr>
          </w:p>
        </w:tc>
        <w:tc>
          <w:tcPr>
            <w:tcW w:w="2544" w:type="dxa"/>
            <w:tcBorders>
              <w:top w:val="single" w:sz="4" w:space="0" w:color="auto"/>
              <w:left w:val="single" w:sz="4" w:space="0" w:color="auto"/>
              <w:bottom w:val="single" w:sz="4" w:space="0" w:color="auto"/>
              <w:right w:val="single" w:sz="4" w:space="0" w:color="auto"/>
            </w:tcBorders>
          </w:tcPr>
          <w:p w14:paraId="0AE2CDD4" w14:textId="689D9211" w:rsidR="00541420" w:rsidRPr="005F593E" w:rsidRDefault="00541420" w:rsidP="00064BFB">
            <w:pPr>
              <w:rPr>
                <w:rFonts w:asciiTheme="majorHAnsi" w:hAnsiTheme="majorHAnsi" w:cstheme="majorHAnsi"/>
                <w:sz w:val="20"/>
                <w:szCs w:val="20"/>
              </w:rPr>
            </w:pPr>
          </w:p>
        </w:tc>
      </w:tr>
    </w:tbl>
    <w:p w14:paraId="047D80B5" w14:textId="77777777" w:rsidR="00541420" w:rsidRDefault="00541420" w:rsidP="00541420">
      <w:pPr>
        <w:spacing w:after="0"/>
        <w:rPr>
          <w:rFonts w:asciiTheme="majorHAnsi" w:hAnsiTheme="majorHAnsi" w:cstheme="majorHAnsi"/>
        </w:rPr>
      </w:pPr>
    </w:p>
    <w:p w14:paraId="5DBF5B05" w14:textId="77777777" w:rsidR="00541420" w:rsidRDefault="00541420" w:rsidP="00541420">
      <w:pPr>
        <w:spacing w:after="0"/>
        <w:rPr>
          <w:rFonts w:asciiTheme="majorHAnsi" w:hAnsiTheme="majorHAnsi" w:cstheme="majorHAnsi"/>
        </w:rPr>
      </w:pPr>
    </w:p>
    <w:p w14:paraId="1113C2A9" w14:textId="77777777" w:rsidR="00541420" w:rsidRDefault="00541420" w:rsidP="00541420">
      <w:pPr>
        <w:spacing w:after="0"/>
        <w:rPr>
          <w:rFonts w:asciiTheme="majorHAnsi" w:hAnsiTheme="majorHAnsi" w:cstheme="majorHAnsi"/>
        </w:rPr>
      </w:pPr>
    </w:p>
    <w:p w14:paraId="3E1F79D4" w14:textId="77777777" w:rsidR="00541420" w:rsidRDefault="00541420" w:rsidP="00541420">
      <w:pPr>
        <w:spacing w:after="0"/>
        <w:rPr>
          <w:rFonts w:asciiTheme="majorHAnsi" w:hAnsiTheme="majorHAnsi" w:cstheme="majorHAnsi"/>
        </w:rPr>
      </w:pPr>
    </w:p>
    <w:p w14:paraId="589188D7" w14:textId="77777777" w:rsidR="00541420" w:rsidRDefault="00541420" w:rsidP="00541420">
      <w:pPr>
        <w:spacing w:after="0"/>
        <w:rPr>
          <w:rFonts w:asciiTheme="majorHAnsi" w:hAnsiTheme="majorHAnsi" w:cstheme="majorHAnsi"/>
        </w:rPr>
      </w:pPr>
    </w:p>
    <w:p w14:paraId="623B7D3D" w14:textId="77777777" w:rsidR="00541420" w:rsidRDefault="00541420" w:rsidP="00541420">
      <w:pPr>
        <w:spacing w:after="0"/>
        <w:rPr>
          <w:rFonts w:asciiTheme="majorHAnsi" w:hAnsiTheme="majorHAnsi" w:cstheme="majorHAnsi"/>
        </w:rPr>
      </w:pPr>
    </w:p>
    <w:p w14:paraId="1F4084E6" w14:textId="77777777" w:rsidR="00541420" w:rsidRDefault="00541420" w:rsidP="00541420">
      <w:pPr>
        <w:spacing w:after="0"/>
        <w:rPr>
          <w:rFonts w:asciiTheme="majorHAnsi" w:hAnsiTheme="majorHAnsi" w:cstheme="majorHAnsi"/>
        </w:rPr>
      </w:pPr>
    </w:p>
    <w:p w14:paraId="09372913" w14:textId="77777777" w:rsidR="00541420" w:rsidRDefault="00541420" w:rsidP="00541420">
      <w:pPr>
        <w:spacing w:after="0"/>
        <w:rPr>
          <w:rFonts w:asciiTheme="majorHAnsi" w:hAnsiTheme="majorHAnsi" w:cstheme="majorHAnsi"/>
        </w:rPr>
      </w:pPr>
    </w:p>
    <w:p w14:paraId="242F7640" w14:textId="77777777" w:rsidR="00541420" w:rsidRDefault="00541420" w:rsidP="00541420">
      <w:pPr>
        <w:spacing w:after="0"/>
        <w:rPr>
          <w:rFonts w:asciiTheme="majorHAnsi" w:hAnsiTheme="majorHAnsi" w:cstheme="majorHAnsi"/>
        </w:rPr>
      </w:pPr>
    </w:p>
    <w:p w14:paraId="4BD83F81" w14:textId="77777777" w:rsidR="00541420" w:rsidRDefault="00541420" w:rsidP="00541420">
      <w:pPr>
        <w:spacing w:after="0"/>
        <w:rPr>
          <w:rFonts w:asciiTheme="majorHAnsi" w:hAnsiTheme="majorHAnsi" w:cstheme="majorHAnsi"/>
        </w:rPr>
      </w:pPr>
    </w:p>
    <w:p w14:paraId="420911ED" w14:textId="77777777" w:rsidR="00541420" w:rsidRDefault="00541420" w:rsidP="00541420">
      <w:pPr>
        <w:spacing w:after="0"/>
        <w:rPr>
          <w:rFonts w:asciiTheme="majorHAnsi" w:hAnsiTheme="majorHAnsi" w:cstheme="majorHAnsi"/>
        </w:rPr>
      </w:pPr>
    </w:p>
    <w:p w14:paraId="710197AC" w14:textId="77777777" w:rsidR="00541420" w:rsidRDefault="00541420" w:rsidP="00541420">
      <w:pPr>
        <w:spacing w:after="0"/>
        <w:rPr>
          <w:rFonts w:asciiTheme="majorHAnsi" w:hAnsiTheme="majorHAnsi" w:cstheme="majorHAnsi"/>
        </w:rPr>
      </w:pPr>
    </w:p>
    <w:p w14:paraId="652494DF" w14:textId="77777777" w:rsidR="00541420" w:rsidRDefault="00541420" w:rsidP="00541420">
      <w:pPr>
        <w:spacing w:after="0"/>
        <w:rPr>
          <w:rFonts w:asciiTheme="majorHAnsi" w:hAnsiTheme="majorHAnsi" w:cstheme="majorHAnsi"/>
        </w:rPr>
      </w:pPr>
    </w:p>
    <w:p w14:paraId="477024B9" w14:textId="77777777" w:rsidR="00541420" w:rsidRDefault="00541420" w:rsidP="00541420">
      <w:pPr>
        <w:spacing w:after="0"/>
        <w:rPr>
          <w:rFonts w:asciiTheme="majorHAnsi" w:hAnsiTheme="majorHAnsi" w:cstheme="majorHAnsi"/>
        </w:rPr>
      </w:pPr>
    </w:p>
    <w:p w14:paraId="343DB4C2" w14:textId="77777777" w:rsidR="00541420" w:rsidRDefault="00541420" w:rsidP="00541420">
      <w:pPr>
        <w:spacing w:after="0"/>
        <w:rPr>
          <w:rFonts w:asciiTheme="majorHAnsi" w:hAnsiTheme="majorHAnsi" w:cstheme="majorHAnsi"/>
        </w:rPr>
      </w:pPr>
    </w:p>
    <w:p w14:paraId="3E4C515D" w14:textId="77777777" w:rsidR="00541420" w:rsidRDefault="00541420" w:rsidP="00541420">
      <w:pPr>
        <w:spacing w:after="0"/>
        <w:rPr>
          <w:rFonts w:asciiTheme="majorHAnsi" w:hAnsiTheme="majorHAnsi" w:cstheme="majorHAnsi"/>
        </w:rPr>
      </w:pPr>
    </w:p>
    <w:p w14:paraId="10DA434A" w14:textId="77777777" w:rsidR="00541420" w:rsidRDefault="00541420" w:rsidP="00541420">
      <w:pPr>
        <w:spacing w:after="0"/>
        <w:rPr>
          <w:rFonts w:asciiTheme="majorHAnsi" w:hAnsiTheme="majorHAnsi" w:cstheme="majorHAnsi"/>
        </w:rPr>
      </w:pPr>
    </w:p>
    <w:p w14:paraId="205433F1" w14:textId="77777777" w:rsidR="00541420" w:rsidRDefault="00541420" w:rsidP="00541420">
      <w:pPr>
        <w:spacing w:after="0"/>
        <w:rPr>
          <w:rFonts w:asciiTheme="majorHAnsi" w:hAnsiTheme="majorHAnsi" w:cstheme="majorHAnsi"/>
        </w:rPr>
      </w:pPr>
    </w:p>
    <w:p w14:paraId="59597805" w14:textId="77777777" w:rsidR="00541420" w:rsidRDefault="00541420" w:rsidP="70D61B0E">
      <w:pPr>
        <w:spacing w:after="0"/>
        <w:rPr>
          <w:rFonts w:asciiTheme="majorHAnsi" w:hAnsiTheme="majorHAnsi" w:cstheme="majorBidi"/>
        </w:rPr>
      </w:pPr>
    </w:p>
    <w:p w14:paraId="1DC1ED83" w14:textId="5F0C02EE" w:rsidR="70D61B0E" w:rsidRDefault="70D61B0E" w:rsidP="70D61B0E">
      <w:pPr>
        <w:spacing w:after="0"/>
        <w:rPr>
          <w:rFonts w:asciiTheme="majorHAnsi" w:hAnsiTheme="majorHAnsi" w:cstheme="majorBidi"/>
        </w:rPr>
      </w:pPr>
    </w:p>
    <w:p w14:paraId="3975BCDA" w14:textId="09800A5C" w:rsidR="70D61B0E" w:rsidRDefault="70D61B0E" w:rsidP="70D61B0E">
      <w:pPr>
        <w:spacing w:after="0"/>
        <w:rPr>
          <w:rFonts w:asciiTheme="majorHAnsi" w:hAnsiTheme="majorHAnsi" w:cstheme="majorBidi"/>
        </w:rPr>
      </w:pPr>
    </w:p>
    <w:p w14:paraId="585E3EFE" w14:textId="77777777" w:rsidR="00541420" w:rsidRDefault="00541420" w:rsidP="00541420">
      <w:pPr>
        <w:spacing w:after="0"/>
        <w:rPr>
          <w:rFonts w:asciiTheme="majorHAnsi" w:hAnsiTheme="majorHAnsi" w:cstheme="majorHAnsi"/>
        </w:rPr>
      </w:pPr>
    </w:p>
    <w:p w14:paraId="32A374AF" w14:textId="35E73527" w:rsidR="00541420" w:rsidRPr="00A567F7" w:rsidRDefault="00A567F7" w:rsidP="00541420">
      <w:pPr>
        <w:pStyle w:val="Heading1"/>
        <w:rPr>
          <w:rFonts w:ascii="Calibri Light" w:hAnsi="Calibri Light" w:cs="Calibri Light"/>
          <w:b/>
          <w:bCs/>
          <w:color w:val="auto"/>
          <w:sz w:val="22"/>
          <w:szCs w:val="22"/>
        </w:rPr>
      </w:pPr>
      <w:bookmarkStart w:id="596" w:name="_Toc837284391"/>
      <w:r w:rsidRPr="2EBDFC38">
        <w:rPr>
          <w:rFonts w:ascii="Calibri Light" w:hAnsi="Calibri Light" w:cs="Calibri Light"/>
          <w:b/>
          <w:bCs/>
          <w:color w:val="auto"/>
          <w:sz w:val="22"/>
          <w:szCs w:val="22"/>
        </w:rPr>
        <w:t>8</w:t>
      </w:r>
      <w:r w:rsidR="00541420" w:rsidRPr="2EBDFC38">
        <w:rPr>
          <w:rFonts w:ascii="Calibri Light" w:hAnsi="Calibri Light" w:cs="Calibri Light"/>
          <w:b/>
          <w:bCs/>
          <w:color w:val="auto"/>
          <w:sz w:val="22"/>
          <w:szCs w:val="22"/>
        </w:rPr>
        <w:t>. Appendices</w:t>
      </w:r>
      <w:bookmarkEnd w:id="596"/>
    </w:p>
    <w:p w14:paraId="43C03251" w14:textId="449D400A" w:rsidR="00541420" w:rsidRPr="00A567F7" w:rsidRDefault="00A567F7" w:rsidP="00A567F7">
      <w:pPr>
        <w:pStyle w:val="Heading2"/>
        <w:rPr>
          <w:rFonts w:ascii="Calibri Light" w:hAnsi="Calibri Light" w:cs="Calibri Light"/>
          <w:b/>
          <w:bCs/>
          <w:color w:val="auto"/>
          <w:sz w:val="22"/>
          <w:szCs w:val="22"/>
        </w:rPr>
      </w:pPr>
      <w:bookmarkStart w:id="597" w:name="_Toc237513014"/>
      <w:r w:rsidRPr="2EBDFC38">
        <w:rPr>
          <w:rFonts w:ascii="Calibri Light" w:hAnsi="Calibri Light" w:cs="Calibri Light"/>
          <w:b/>
          <w:bCs/>
          <w:color w:val="auto"/>
          <w:sz w:val="22"/>
          <w:szCs w:val="22"/>
        </w:rPr>
        <w:t>8</w:t>
      </w:r>
      <w:r w:rsidR="00541420" w:rsidRPr="2EBDFC38">
        <w:rPr>
          <w:rFonts w:ascii="Calibri Light" w:hAnsi="Calibri Light" w:cs="Calibri Light"/>
          <w:b/>
          <w:bCs/>
          <w:color w:val="auto"/>
          <w:sz w:val="22"/>
          <w:szCs w:val="22"/>
        </w:rPr>
        <w:t>.1 Appendix A: Glossary of Terms</w:t>
      </w:r>
      <w:bookmarkEnd w:id="597"/>
    </w:p>
    <w:p w14:paraId="3F5737F9" w14:textId="77777777" w:rsidR="00541420" w:rsidRPr="005F593E" w:rsidRDefault="00541420" w:rsidP="00541420">
      <w:pPr>
        <w:spacing w:after="0"/>
        <w:rPr>
          <w:rFonts w:asciiTheme="majorHAnsi" w:hAnsiTheme="majorHAnsi" w:cstheme="majorHAnsi"/>
          <w:b/>
          <w:bCs/>
        </w:rPr>
      </w:pPr>
    </w:p>
    <w:tbl>
      <w:tblPr>
        <w:tblW w:w="5881" w:type="dxa"/>
        <w:jc w:val="center"/>
        <w:tblLook w:val="04A0" w:firstRow="1" w:lastRow="0" w:firstColumn="1" w:lastColumn="0" w:noHBand="0" w:noVBand="1"/>
      </w:tblPr>
      <w:tblGrid>
        <w:gridCol w:w="1394"/>
        <w:gridCol w:w="4487"/>
      </w:tblGrid>
      <w:tr w:rsidR="00541420" w:rsidRPr="005F593E" w14:paraId="1613FD26" w14:textId="77777777" w:rsidTr="006F52EB">
        <w:trPr>
          <w:trHeight w:val="317"/>
          <w:jc w:val="center"/>
        </w:trPr>
        <w:tc>
          <w:tcPr>
            <w:tcW w:w="1394" w:type="dxa"/>
            <w:tcBorders>
              <w:top w:val="single" w:sz="4" w:space="0" w:color="auto"/>
              <w:left w:val="single" w:sz="4" w:space="0" w:color="auto"/>
              <w:bottom w:val="single" w:sz="4" w:space="0" w:color="auto"/>
              <w:right w:val="single" w:sz="4" w:space="0" w:color="auto"/>
            </w:tcBorders>
            <w:noWrap/>
            <w:vAlign w:val="center"/>
          </w:tcPr>
          <w:p w14:paraId="100B308A" w14:textId="7DD02BDB" w:rsidR="00541420" w:rsidRPr="005F593E" w:rsidRDefault="00541420" w:rsidP="00064BFB">
            <w:pPr>
              <w:spacing w:after="0" w:line="240" w:lineRule="auto"/>
              <w:rPr>
                <w:rFonts w:asciiTheme="majorHAnsi" w:eastAsia="Times New Roman" w:hAnsiTheme="majorHAnsi" w:cstheme="majorHAnsi"/>
                <w:b/>
                <w:bCs/>
                <w:color w:val="000000"/>
                <w:sz w:val="20"/>
                <w:szCs w:val="20"/>
              </w:rPr>
            </w:pPr>
          </w:p>
        </w:tc>
        <w:tc>
          <w:tcPr>
            <w:tcW w:w="4487" w:type="dxa"/>
            <w:tcBorders>
              <w:top w:val="single" w:sz="4" w:space="0" w:color="auto"/>
              <w:left w:val="nil"/>
              <w:bottom w:val="single" w:sz="4" w:space="0" w:color="auto"/>
              <w:right w:val="single" w:sz="4" w:space="0" w:color="auto"/>
            </w:tcBorders>
            <w:noWrap/>
            <w:vAlign w:val="bottom"/>
          </w:tcPr>
          <w:p w14:paraId="1851D2E3" w14:textId="1FB85636" w:rsidR="00541420" w:rsidRPr="005F593E" w:rsidRDefault="00541420" w:rsidP="00064BFB">
            <w:pPr>
              <w:spacing w:after="0" w:line="240" w:lineRule="auto"/>
              <w:rPr>
                <w:rFonts w:asciiTheme="majorHAnsi" w:eastAsia="Times New Roman" w:hAnsiTheme="majorHAnsi" w:cstheme="majorHAnsi"/>
                <w:color w:val="000000"/>
                <w:sz w:val="20"/>
                <w:szCs w:val="20"/>
              </w:rPr>
            </w:pPr>
          </w:p>
        </w:tc>
      </w:tr>
      <w:tr w:rsidR="00541420" w:rsidRPr="005F593E" w14:paraId="78A48054" w14:textId="77777777" w:rsidTr="00064BFB">
        <w:trPr>
          <w:trHeight w:val="317"/>
          <w:jc w:val="center"/>
        </w:trPr>
        <w:tc>
          <w:tcPr>
            <w:tcW w:w="1394" w:type="dxa"/>
            <w:tcBorders>
              <w:top w:val="nil"/>
              <w:left w:val="single" w:sz="4" w:space="0" w:color="auto"/>
              <w:bottom w:val="single" w:sz="4" w:space="0" w:color="auto"/>
              <w:right w:val="single" w:sz="4" w:space="0" w:color="auto"/>
            </w:tcBorders>
            <w:noWrap/>
            <w:vAlign w:val="center"/>
          </w:tcPr>
          <w:p w14:paraId="17E35481" w14:textId="556A5622" w:rsidR="00541420" w:rsidRPr="005F593E" w:rsidRDefault="00541420" w:rsidP="00064BFB">
            <w:pPr>
              <w:spacing w:after="0" w:line="240" w:lineRule="auto"/>
              <w:rPr>
                <w:rFonts w:asciiTheme="majorHAnsi" w:eastAsia="Times New Roman" w:hAnsiTheme="majorHAnsi" w:cstheme="majorHAnsi"/>
                <w:b/>
                <w:bCs/>
                <w:color w:val="000000"/>
                <w:sz w:val="20"/>
                <w:szCs w:val="20"/>
              </w:rPr>
            </w:pPr>
          </w:p>
        </w:tc>
        <w:tc>
          <w:tcPr>
            <w:tcW w:w="4487" w:type="dxa"/>
            <w:tcBorders>
              <w:top w:val="nil"/>
              <w:left w:val="nil"/>
              <w:bottom w:val="single" w:sz="4" w:space="0" w:color="auto"/>
              <w:right w:val="single" w:sz="4" w:space="0" w:color="auto"/>
            </w:tcBorders>
            <w:noWrap/>
            <w:vAlign w:val="bottom"/>
          </w:tcPr>
          <w:p w14:paraId="072D8719" w14:textId="362F7362" w:rsidR="00541420" w:rsidRPr="005F593E" w:rsidRDefault="00541420" w:rsidP="00064BFB">
            <w:pPr>
              <w:spacing w:after="0" w:line="240" w:lineRule="auto"/>
              <w:rPr>
                <w:rFonts w:asciiTheme="majorHAnsi" w:eastAsia="Times New Roman" w:hAnsiTheme="majorHAnsi" w:cstheme="majorHAnsi"/>
                <w:color w:val="000000"/>
                <w:sz w:val="20"/>
                <w:szCs w:val="20"/>
              </w:rPr>
            </w:pPr>
          </w:p>
        </w:tc>
      </w:tr>
      <w:tr w:rsidR="00541420" w:rsidRPr="005F593E" w14:paraId="5E62DEC4" w14:textId="77777777" w:rsidTr="00064BFB">
        <w:trPr>
          <w:trHeight w:val="317"/>
          <w:jc w:val="center"/>
        </w:trPr>
        <w:tc>
          <w:tcPr>
            <w:tcW w:w="1394" w:type="dxa"/>
            <w:tcBorders>
              <w:top w:val="nil"/>
              <w:left w:val="single" w:sz="4" w:space="0" w:color="auto"/>
              <w:bottom w:val="single" w:sz="4" w:space="0" w:color="auto"/>
              <w:right w:val="single" w:sz="4" w:space="0" w:color="auto"/>
            </w:tcBorders>
            <w:noWrap/>
            <w:vAlign w:val="center"/>
          </w:tcPr>
          <w:p w14:paraId="59DC03D6" w14:textId="59E79249" w:rsidR="00541420" w:rsidRPr="005F593E" w:rsidRDefault="00541420" w:rsidP="00064BFB">
            <w:pPr>
              <w:spacing w:after="0" w:line="240" w:lineRule="auto"/>
              <w:rPr>
                <w:rFonts w:asciiTheme="majorHAnsi" w:eastAsia="Times New Roman" w:hAnsiTheme="majorHAnsi" w:cstheme="majorHAnsi"/>
                <w:b/>
                <w:bCs/>
                <w:color w:val="000000"/>
                <w:sz w:val="20"/>
                <w:szCs w:val="20"/>
              </w:rPr>
            </w:pPr>
          </w:p>
        </w:tc>
        <w:tc>
          <w:tcPr>
            <w:tcW w:w="4487" w:type="dxa"/>
            <w:tcBorders>
              <w:top w:val="nil"/>
              <w:left w:val="nil"/>
              <w:bottom w:val="single" w:sz="4" w:space="0" w:color="auto"/>
              <w:right w:val="single" w:sz="4" w:space="0" w:color="auto"/>
            </w:tcBorders>
            <w:noWrap/>
            <w:vAlign w:val="bottom"/>
          </w:tcPr>
          <w:p w14:paraId="688C032E" w14:textId="6B7746E4" w:rsidR="00541420" w:rsidRPr="005F593E" w:rsidRDefault="00541420" w:rsidP="00064BFB">
            <w:pPr>
              <w:spacing w:after="0" w:line="240" w:lineRule="auto"/>
              <w:rPr>
                <w:rFonts w:asciiTheme="majorHAnsi" w:eastAsia="Times New Roman" w:hAnsiTheme="majorHAnsi" w:cstheme="majorHAnsi"/>
                <w:color w:val="000000"/>
                <w:sz w:val="20"/>
                <w:szCs w:val="20"/>
              </w:rPr>
            </w:pPr>
          </w:p>
        </w:tc>
      </w:tr>
      <w:tr w:rsidR="00541420" w:rsidRPr="005F593E" w14:paraId="19D3184C" w14:textId="77777777" w:rsidTr="00064BFB">
        <w:trPr>
          <w:trHeight w:val="317"/>
          <w:jc w:val="center"/>
        </w:trPr>
        <w:tc>
          <w:tcPr>
            <w:tcW w:w="1394" w:type="dxa"/>
            <w:tcBorders>
              <w:top w:val="nil"/>
              <w:left w:val="single" w:sz="4" w:space="0" w:color="auto"/>
              <w:bottom w:val="single" w:sz="4" w:space="0" w:color="auto"/>
              <w:right w:val="single" w:sz="4" w:space="0" w:color="auto"/>
            </w:tcBorders>
            <w:noWrap/>
            <w:vAlign w:val="center"/>
          </w:tcPr>
          <w:p w14:paraId="1208E3FE" w14:textId="78E041DD" w:rsidR="00541420" w:rsidRPr="005F593E" w:rsidRDefault="00541420" w:rsidP="00064BFB">
            <w:pPr>
              <w:spacing w:after="0" w:line="240" w:lineRule="auto"/>
              <w:rPr>
                <w:rFonts w:asciiTheme="majorHAnsi" w:eastAsia="Times New Roman" w:hAnsiTheme="majorHAnsi" w:cstheme="majorHAnsi"/>
                <w:b/>
                <w:bCs/>
                <w:color w:val="000000"/>
                <w:sz w:val="20"/>
                <w:szCs w:val="20"/>
              </w:rPr>
            </w:pPr>
          </w:p>
        </w:tc>
        <w:tc>
          <w:tcPr>
            <w:tcW w:w="4487" w:type="dxa"/>
            <w:tcBorders>
              <w:top w:val="nil"/>
              <w:left w:val="nil"/>
              <w:bottom w:val="single" w:sz="4" w:space="0" w:color="auto"/>
              <w:right w:val="single" w:sz="4" w:space="0" w:color="auto"/>
            </w:tcBorders>
            <w:noWrap/>
            <w:vAlign w:val="bottom"/>
          </w:tcPr>
          <w:p w14:paraId="7A1F3221" w14:textId="23E3E54B" w:rsidR="00541420" w:rsidRPr="005F593E" w:rsidRDefault="00541420" w:rsidP="00064BFB">
            <w:pPr>
              <w:spacing w:after="0" w:line="240" w:lineRule="auto"/>
              <w:rPr>
                <w:rFonts w:asciiTheme="majorHAnsi" w:eastAsia="Times New Roman" w:hAnsiTheme="majorHAnsi" w:cstheme="majorHAnsi"/>
                <w:color w:val="000000"/>
                <w:sz w:val="20"/>
                <w:szCs w:val="20"/>
              </w:rPr>
            </w:pPr>
          </w:p>
        </w:tc>
      </w:tr>
      <w:tr w:rsidR="00541420" w:rsidRPr="005F593E" w14:paraId="107C2FE8" w14:textId="77777777" w:rsidTr="00064BFB">
        <w:trPr>
          <w:trHeight w:val="317"/>
          <w:jc w:val="center"/>
        </w:trPr>
        <w:tc>
          <w:tcPr>
            <w:tcW w:w="1394" w:type="dxa"/>
            <w:tcBorders>
              <w:top w:val="single" w:sz="4" w:space="0" w:color="auto"/>
              <w:left w:val="single" w:sz="4" w:space="0" w:color="auto"/>
              <w:bottom w:val="single" w:sz="4" w:space="0" w:color="auto"/>
              <w:right w:val="single" w:sz="4" w:space="0" w:color="auto"/>
            </w:tcBorders>
            <w:noWrap/>
            <w:vAlign w:val="center"/>
          </w:tcPr>
          <w:p w14:paraId="5257DC46" w14:textId="48BB0F4C" w:rsidR="00541420" w:rsidRPr="005F593E" w:rsidRDefault="00541420" w:rsidP="00064BFB">
            <w:pPr>
              <w:spacing w:after="0" w:line="240" w:lineRule="auto"/>
              <w:rPr>
                <w:rFonts w:asciiTheme="majorHAnsi" w:eastAsia="Times New Roman" w:hAnsiTheme="majorHAnsi" w:cstheme="majorHAnsi"/>
                <w:b/>
                <w:bCs/>
                <w:color w:val="000000"/>
                <w:sz w:val="20"/>
                <w:szCs w:val="20"/>
              </w:rPr>
            </w:pPr>
          </w:p>
        </w:tc>
        <w:tc>
          <w:tcPr>
            <w:tcW w:w="4487" w:type="dxa"/>
            <w:tcBorders>
              <w:top w:val="single" w:sz="4" w:space="0" w:color="auto"/>
              <w:left w:val="nil"/>
              <w:bottom w:val="single" w:sz="4" w:space="0" w:color="auto"/>
              <w:right w:val="single" w:sz="4" w:space="0" w:color="auto"/>
            </w:tcBorders>
            <w:noWrap/>
            <w:vAlign w:val="bottom"/>
          </w:tcPr>
          <w:p w14:paraId="0FAA39E8" w14:textId="4E4BB066" w:rsidR="00541420" w:rsidRPr="005F593E" w:rsidRDefault="00541420" w:rsidP="00064BFB">
            <w:pPr>
              <w:spacing w:after="0" w:line="240" w:lineRule="auto"/>
              <w:rPr>
                <w:rFonts w:asciiTheme="majorHAnsi" w:eastAsia="Times New Roman" w:hAnsiTheme="majorHAnsi" w:cstheme="majorHAnsi"/>
                <w:color w:val="000000"/>
                <w:sz w:val="20"/>
                <w:szCs w:val="20"/>
              </w:rPr>
            </w:pPr>
          </w:p>
        </w:tc>
      </w:tr>
    </w:tbl>
    <w:p w14:paraId="07469AB8" w14:textId="77777777" w:rsidR="00541420" w:rsidRPr="005F593E" w:rsidRDefault="00541420" w:rsidP="00541420">
      <w:pPr>
        <w:spacing w:after="0"/>
        <w:rPr>
          <w:rFonts w:asciiTheme="majorHAnsi" w:eastAsiaTheme="majorEastAsia" w:hAnsiTheme="majorHAnsi" w:cstheme="majorHAnsi"/>
          <w:b/>
          <w:bCs/>
          <w:sz w:val="24"/>
          <w:szCs w:val="24"/>
        </w:rPr>
      </w:pPr>
    </w:p>
    <w:p w14:paraId="3AAA4A9A" w14:textId="77777777" w:rsidR="00541420" w:rsidRPr="005F593E" w:rsidRDefault="00541420" w:rsidP="00541420">
      <w:pPr>
        <w:spacing w:after="0"/>
        <w:rPr>
          <w:rFonts w:asciiTheme="majorHAnsi" w:hAnsiTheme="majorHAnsi" w:cstheme="majorHAnsi"/>
          <w:sz w:val="20"/>
          <w:szCs w:val="20"/>
        </w:rPr>
      </w:pPr>
    </w:p>
    <w:p w14:paraId="31FCD3E8" w14:textId="77777777" w:rsidR="00541420" w:rsidRPr="005F593E" w:rsidRDefault="00541420" w:rsidP="00541420">
      <w:pPr>
        <w:rPr>
          <w:rFonts w:asciiTheme="majorHAnsi" w:hAnsiTheme="majorHAnsi" w:cstheme="majorHAnsi"/>
        </w:rPr>
      </w:pPr>
    </w:p>
    <w:p w14:paraId="73EBA06C" w14:textId="77777777" w:rsidR="00052F6C" w:rsidRDefault="00052F6C"/>
    <w:sectPr w:rsidR="00052F6C">
      <w:footerReference w:type="even" r:id="rId29"/>
      <w:footerReference w:type="default" r:id="rId30"/>
      <w:footerReference w:type="firs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Joy Dutta" w:date="2026-03-26T13:58:00Z" w:initials="JD">
    <w:p w14:paraId="70F1FFDE" w14:textId="2573CAAA" w:rsidR="00213909" w:rsidRDefault="005C24D7">
      <w:r>
        <w:annotationRef/>
      </w:r>
      <w:r w:rsidRPr="4305A681">
        <w:t>Remove bold - Review with Han</w:t>
      </w:r>
    </w:p>
    <w:p w14:paraId="2B006160" w14:textId="006E92B6" w:rsidR="00213909" w:rsidRDefault="005C24D7">
      <w:r>
        <w:fldChar w:fldCharType="begin"/>
      </w:r>
      <w:r>
        <w:instrText xml:space="preserve"> HYPERLINK "mailto:vinjaso@mfcgd.com"</w:instrText>
      </w:r>
      <w:bookmarkStart w:id="23" w:name="_@_C018AAE15BAD4031812BD2486E8EE934Z"/>
      <w:r>
        <w:fldChar w:fldCharType="separate"/>
      </w:r>
      <w:bookmarkEnd w:id="23"/>
      <w:r w:rsidRPr="57618B6C">
        <w:rPr>
          <w:noProof/>
        </w:rPr>
        <w:t>@Sowmya Vinjam</w:t>
      </w:r>
      <w:r>
        <w:fldChar w:fldCharType="end"/>
      </w:r>
      <w:r w:rsidRPr="6AF34AC3">
        <w:t xml:space="preserve"> </w:t>
      </w:r>
    </w:p>
  </w:comment>
  <w:comment w:id="18" w:author="Han Zhang" w:date="2026-04-02T08:32:00Z" w:initials="HZ">
    <w:p w14:paraId="3EDF8EDB" w14:textId="77777777" w:rsidR="002B71ED" w:rsidRDefault="002B71ED" w:rsidP="002B71ED">
      <w:pPr>
        <w:pStyle w:val="CommentText"/>
      </w:pPr>
      <w:r>
        <w:rPr>
          <w:rStyle w:val="CommentReference"/>
        </w:rPr>
        <w:annotationRef/>
      </w:r>
      <w:r>
        <w:t>BarraOne stress test focuses on the financial impacts.</w:t>
      </w:r>
    </w:p>
  </w:comment>
  <w:comment w:id="42" w:author="Joy Dutta" w:date="2026-03-26T14:03:00Z" w:initials="JD">
    <w:p w14:paraId="746F649A" w14:textId="099F8529" w:rsidR="00213909" w:rsidRDefault="005C24D7">
      <w:r>
        <w:annotationRef/>
      </w:r>
      <w:r>
        <w:fldChar w:fldCharType="begin"/>
      </w:r>
      <w:r>
        <w:instrText xml:space="preserve"> HYPERLINK "mailto:vinjaso@mfcgd.com"</w:instrText>
      </w:r>
      <w:bookmarkStart w:id="72" w:name="_@_DBCA03678CAC4B118F83C6DAF95882D5Z"/>
      <w:r>
        <w:fldChar w:fldCharType="separate"/>
      </w:r>
      <w:bookmarkEnd w:id="72"/>
      <w:r w:rsidRPr="188BFA82">
        <w:rPr>
          <w:noProof/>
        </w:rPr>
        <w:t>@Sowmya Vinjam</w:t>
      </w:r>
      <w:r>
        <w:fldChar w:fldCharType="end"/>
      </w:r>
      <w:r w:rsidRPr="72BBF4C9">
        <w:t xml:space="preserve">  - Check with Han - Business Value of this exercise needs to be communicated If Results are already given by BRC Board Risk Committee - Why are we doing this framework to calculate </w:t>
      </w:r>
    </w:p>
  </w:comment>
  <w:comment w:id="348" w:author="Joy Dutta" w:date="2026-03-26T14:03:00Z" w:initials="JD">
    <w:p w14:paraId="6C7F2302" w14:textId="2E2A5089" w:rsidR="00213909" w:rsidRDefault="005C24D7">
      <w:r>
        <w:annotationRef/>
      </w:r>
      <w:r>
        <w:fldChar w:fldCharType="begin"/>
      </w:r>
      <w:r>
        <w:instrText xml:space="preserve"> HYPERLINK "mailto:vinjaso@mfcgd.com"</w:instrText>
      </w:r>
      <w:bookmarkStart w:id="349" w:name="_@_7D647412264642F9A373272B9021C49EZ"/>
      <w:r>
        <w:fldChar w:fldCharType="separate"/>
      </w:r>
      <w:bookmarkEnd w:id="349"/>
      <w:r w:rsidRPr="64B79CEC">
        <w:rPr>
          <w:noProof/>
        </w:rPr>
        <w:t>@Sowmya Vinjam</w:t>
      </w:r>
      <w:r>
        <w:fldChar w:fldCharType="end"/>
      </w:r>
      <w:r w:rsidRPr="3EB1721E">
        <w:t xml:space="preserve">  - Not Clear ?? 2 lines </w:t>
      </w:r>
    </w:p>
  </w:comment>
  <w:comment w:id="352" w:author="Joy Dutta" w:date="2026-03-27T14:08:00Z" w:initials="JD">
    <w:p w14:paraId="1A6446CD" w14:textId="1F9C7231" w:rsidR="00213909" w:rsidRDefault="005C24D7">
      <w:r>
        <w:annotationRef/>
      </w:r>
      <w:r>
        <w:fldChar w:fldCharType="begin"/>
      </w:r>
      <w:r>
        <w:instrText xml:space="preserve"> HYPERLINK "mailto:vinjaso@mfcgd.com"</w:instrText>
      </w:r>
      <w:bookmarkStart w:id="353" w:name="_@_197C923360ED4F27AE9FF63EDE7BE56CZ"/>
      <w:r>
        <w:fldChar w:fldCharType="separate"/>
      </w:r>
      <w:bookmarkEnd w:id="353"/>
      <w:r w:rsidRPr="26A438B7">
        <w:rPr>
          <w:noProof/>
        </w:rPr>
        <w:t>@Sowmya Vinjam</w:t>
      </w:r>
      <w:r>
        <w:fldChar w:fldCharType="end"/>
      </w:r>
      <w:r w:rsidRPr="7823DE73">
        <w:t xml:space="preserve">  - What's the difference between the 2 Out of Scope items ?</w:t>
      </w:r>
    </w:p>
  </w:comment>
  <w:comment w:id="453" w:author="Han Zhang" w:date="2026-04-02T09:49:00Z" w:initials="HZ">
    <w:p w14:paraId="6BD40E6A" w14:textId="77777777" w:rsidR="00A72F6F" w:rsidRDefault="00A72F6F" w:rsidP="00A72F6F">
      <w:pPr>
        <w:pStyle w:val="CommentText"/>
      </w:pPr>
      <w:r>
        <w:rPr>
          <w:rStyle w:val="CommentReference"/>
        </w:rPr>
        <w:annotationRef/>
      </w:r>
      <w:r>
        <w:t>Do you mean “Lowest Level Portfolio Name” ( i.e., ES Segment)? “Asset Segment is a bit different from ES Segment. I’m not sure how we can use this column.</w:t>
      </w:r>
    </w:p>
  </w:comment>
  <w:comment w:id="454" w:author="Han Zhang" w:date="2026-04-02T09:59:00Z" w:initials="HZ">
    <w:p w14:paraId="19FF7CD9" w14:textId="77777777" w:rsidR="00302A4B" w:rsidRDefault="00037C04" w:rsidP="00302A4B">
      <w:pPr>
        <w:pStyle w:val="CommentText"/>
      </w:pPr>
      <w:r>
        <w:rPr>
          <w:rStyle w:val="CommentReference"/>
        </w:rPr>
        <w:annotationRef/>
      </w:r>
      <w:r w:rsidR="00302A4B">
        <w:t xml:space="preserve">Since the ES Segment has been mapped to portfolio code in Step 2, and merged with BarraOne Stress Test P&amp;L in Step 4, do we need this Step 3? </w:t>
      </w:r>
    </w:p>
  </w:comment>
  <w:comment w:id="485" w:author="Han Zhang" w:date="2026-04-02T11:11:00Z" w:initials="HZ">
    <w:p w14:paraId="767DBF16" w14:textId="77777777" w:rsidR="00EF2AB4" w:rsidRDefault="00EF2AB4" w:rsidP="00EF2AB4">
      <w:pPr>
        <w:pStyle w:val="CommentText"/>
      </w:pPr>
      <w:r>
        <w:rPr>
          <w:rStyle w:val="CommentReference"/>
        </w:rPr>
        <w:annotationRef/>
      </w:r>
      <w:r>
        <w:t>Please specify the spreadsheet tabs applicable to each step.</w:t>
      </w:r>
    </w:p>
  </w:comment>
  <w:comment w:id="492" w:author="Han Zhang" w:date="2026-05-14T16:25:00Z" w:initials="HZ">
    <w:p w14:paraId="5F214C40" w14:textId="77777777" w:rsidR="00F318C1" w:rsidRDefault="00F318C1" w:rsidP="00F318C1">
      <w:pPr>
        <w:pStyle w:val="CommentText"/>
      </w:pPr>
      <w:r>
        <w:rPr>
          <w:rStyle w:val="CommentReference"/>
        </w:rPr>
        <w:annotationRef/>
      </w:r>
      <w:r>
        <w:rPr>
          <w:color w:val="0D0D0D"/>
        </w:rPr>
        <w:t>Integrate these with BarraOne asset impacts (4.1) to produce a comprehensive view of net balance sheet performance under defined stress scenarios in the next section (4.4).</w:t>
      </w:r>
    </w:p>
  </w:comment>
  <w:comment w:id="509" w:author="Han Zhang" w:date="2026-05-15T09:43:00Z" w:initials="HZ">
    <w:p w14:paraId="289C3840" w14:textId="77777777" w:rsidR="00A801D0" w:rsidRDefault="009C7082" w:rsidP="00A801D0">
      <w:pPr>
        <w:pStyle w:val="CommentText"/>
      </w:pPr>
      <w:r>
        <w:rPr>
          <w:rStyle w:val="CommentReference"/>
        </w:rPr>
        <w:annotationRef/>
      </w:r>
      <w:r w:rsidR="00A801D0">
        <w:t xml:space="preserve">Is the “Scenario” here Stress Test Scenario (e.g., GFC, US Tariff) or earning sensitivities (e.g., RF-50bps, RF+100bps)? We should define them clearly to avoid any confusion. </w:t>
      </w:r>
    </w:p>
  </w:comment>
  <w:comment w:id="511" w:author="Han Zhang" w:date="2026-05-15T10:06:00Z" w:initials="HZ">
    <w:p w14:paraId="109D4C4D" w14:textId="77777777" w:rsidR="008E5DEB" w:rsidRDefault="008E5DEB" w:rsidP="008E5DEB">
      <w:pPr>
        <w:pStyle w:val="CommentText"/>
      </w:pPr>
      <w:r>
        <w:rPr>
          <w:rStyle w:val="CommentReference"/>
        </w:rPr>
        <w:annotationRef/>
      </w:r>
      <w:r>
        <w:t>Are we sourcing them from RDA-MVP1?</w:t>
      </w:r>
      <w:r>
        <w:br/>
        <w:t>Is LLP the same as Consol Segment Name in 4.1.2 Step 2?</w:t>
      </w:r>
    </w:p>
  </w:comment>
  <w:comment w:id="517" w:author="Han Zhang" w:date="2026-05-14T17:10:00Z" w:initials="HZ">
    <w:p w14:paraId="59A13562" w14:textId="77777777" w:rsidR="008E5DEB" w:rsidRDefault="00432FCE" w:rsidP="008E5DEB">
      <w:pPr>
        <w:pStyle w:val="CommentText"/>
      </w:pPr>
      <w:r>
        <w:rPr>
          <w:rStyle w:val="CommentReference"/>
        </w:rPr>
        <w:annotationRef/>
      </w:r>
      <w:r w:rsidR="008E5DEB">
        <w:t xml:space="preserve">Country, Category, Currency are LLP-level information, which can be used for shock factors mapping in this section or for net impact aggregation in Section 4.4. Computation is performed at ES Segment, IFRS, BS Component levels by scenario. </w:t>
      </w:r>
    </w:p>
  </w:comment>
  <w:comment w:id="539" w:author="Han Zhang" w:date="2026-05-14T17:13:00Z" w:initials="HZ">
    <w:p w14:paraId="06731099" w14:textId="77777777" w:rsidR="008E5DEB" w:rsidRDefault="00432FCE" w:rsidP="008E5DEB">
      <w:pPr>
        <w:pStyle w:val="CommentText"/>
      </w:pPr>
      <w:r>
        <w:rPr>
          <w:rStyle w:val="CommentReference"/>
        </w:rPr>
        <w:annotationRef/>
      </w:r>
      <w:r w:rsidR="008E5DEB">
        <w:t>Only calculate baseline FX impact at ES Segment level.</w:t>
      </w:r>
    </w:p>
  </w:comment>
  <w:comment w:id="558" w:author="Han Zhang" w:date="2026-05-14T17:14:00Z" w:initials="HZ">
    <w:p w14:paraId="6D865681" w14:textId="77777777" w:rsidR="008E5DEB" w:rsidRDefault="00432FCE" w:rsidP="008E5DEB">
      <w:pPr>
        <w:pStyle w:val="CommentText"/>
      </w:pPr>
      <w:r>
        <w:rPr>
          <w:rStyle w:val="CommentReference"/>
        </w:rPr>
        <w:annotationRef/>
      </w:r>
      <w:r w:rsidR="008E5DEB">
        <w:t>Only calculate Stress FX impact at ES Segment and BS Component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006160" w15:done="1"/>
  <w15:commentEx w15:paraId="3EDF8EDB" w15:paraIdParent="2B006160" w15:done="1"/>
  <w15:commentEx w15:paraId="746F649A" w15:done="1"/>
  <w15:commentEx w15:paraId="6C7F2302" w15:done="1"/>
  <w15:commentEx w15:paraId="1A6446CD" w15:done="1"/>
  <w15:commentEx w15:paraId="6BD40E6A" w15:done="1"/>
  <w15:commentEx w15:paraId="19FF7CD9" w15:done="1"/>
  <w15:commentEx w15:paraId="767DBF16" w15:done="1"/>
  <w15:commentEx w15:paraId="5F214C40" w15:done="0"/>
  <w15:commentEx w15:paraId="289C3840" w15:done="0"/>
  <w15:commentEx w15:paraId="109D4C4D" w15:done="0"/>
  <w15:commentEx w15:paraId="59A13562" w15:done="0"/>
  <w15:commentEx w15:paraId="06731099" w15:done="0"/>
  <w15:commentEx w15:paraId="6D8656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1F864" w16cex:dateUtc="2026-03-26T17:58:00Z">
    <w16cex:extLst>
      <w16:ext w16:uri="{CE6994B0-6A32-4C9F-8C6B-6E91EDA988CE}">
        <cr:reactions xmlns:cr="http://schemas.microsoft.com/office/comments/2020/reactions">
          <cr:reaction reactionType="1">
            <cr:reactionInfo dateUtc="2026-03-26T18:04:43Z">
              <cr:user userId="S::vinjaso@mfcgd.com::a9d375d7-86d4-4e29-b97e-95ec194437fc" userProvider="AD" userName="Sowmya Vinjam"/>
            </cr:reactionInfo>
          </cr:reaction>
        </cr:reactions>
      </w16:ext>
    </w16cex:extLst>
  </w16cex:commentExtensible>
  <w16cex:commentExtensible w16cex:durableId="22A5AE56" w16cex:dateUtc="2026-04-02T12:32:00Z"/>
  <w16cex:commentExtensible w16cex:durableId="7EAC9348" w16cex:dateUtc="2026-03-26T18:03:00Z"/>
  <w16cex:commentExtensible w16cex:durableId="1365ABC5" w16cex:dateUtc="2026-03-26T18:03:00Z"/>
  <w16cex:commentExtensible w16cex:durableId="7C8181E4" w16cex:dateUtc="2026-03-27T18:08:00Z"/>
  <w16cex:commentExtensible w16cex:durableId="30E684B1" w16cex:dateUtc="2026-04-02T13:49:00Z"/>
  <w16cex:commentExtensible w16cex:durableId="2C1CAF3F" w16cex:dateUtc="2026-04-02T13:59:00Z"/>
  <w16cex:commentExtensible w16cex:durableId="085F949C" w16cex:dateUtc="2026-04-02T15:11:00Z"/>
  <w16cex:commentExtensible w16cex:durableId="1EAA7661" w16cex:dateUtc="2026-05-14T20:25:00Z"/>
  <w16cex:commentExtensible w16cex:durableId="7989699E" w16cex:dateUtc="2026-05-15T13:43:00Z"/>
  <w16cex:commentExtensible w16cex:durableId="01029E99" w16cex:dateUtc="2026-05-15T14:06:00Z"/>
  <w16cex:commentExtensible w16cex:durableId="2616601B" w16cex:dateUtc="2026-05-14T21:10:00Z"/>
  <w16cex:commentExtensible w16cex:durableId="6845CA07" w16cex:dateUtc="2026-05-14T21:13:00Z"/>
  <w16cex:commentExtensible w16cex:durableId="66C58554" w16cex:dateUtc="2026-05-14T2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006160" w16cid:durableId="2941F864"/>
  <w16cid:commentId w16cid:paraId="3EDF8EDB" w16cid:durableId="22A5AE56"/>
  <w16cid:commentId w16cid:paraId="746F649A" w16cid:durableId="7EAC9348"/>
  <w16cid:commentId w16cid:paraId="6C7F2302" w16cid:durableId="1365ABC5"/>
  <w16cid:commentId w16cid:paraId="1A6446CD" w16cid:durableId="7C8181E4"/>
  <w16cid:commentId w16cid:paraId="6BD40E6A" w16cid:durableId="30E684B1"/>
  <w16cid:commentId w16cid:paraId="19FF7CD9" w16cid:durableId="2C1CAF3F"/>
  <w16cid:commentId w16cid:paraId="767DBF16" w16cid:durableId="085F949C"/>
  <w16cid:commentId w16cid:paraId="5F214C40" w16cid:durableId="1EAA7661"/>
  <w16cid:commentId w16cid:paraId="289C3840" w16cid:durableId="7989699E"/>
  <w16cid:commentId w16cid:paraId="109D4C4D" w16cid:durableId="01029E99"/>
  <w16cid:commentId w16cid:paraId="59A13562" w16cid:durableId="2616601B"/>
  <w16cid:commentId w16cid:paraId="06731099" w16cid:durableId="6845CA07"/>
  <w16cid:commentId w16cid:paraId="6D865681" w16cid:durableId="66C585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0C828" w14:textId="77777777" w:rsidR="001A60D1" w:rsidRDefault="001A60D1" w:rsidP="00541420">
      <w:pPr>
        <w:spacing w:after="0" w:line="240" w:lineRule="auto"/>
      </w:pPr>
      <w:r>
        <w:separator/>
      </w:r>
    </w:p>
  </w:endnote>
  <w:endnote w:type="continuationSeparator" w:id="0">
    <w:p w14:paraId="799024A1" w14:textId="77777777" w:rsidR="001A60D1" w:rsidRDefault="001A60D1" w:rsidP="00541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0C93" w14:textId="051CB2D0" w:rsidR="00541420" w:rsidRDefault="00541420">
    <w:pPr>
      <w:pStyle w:val="Footer"/>
    </w:pPr>
    <w:r>
      <w:rPr>
        <w:noProof/>
      </w:rPr>
      <mc:AlternateContent>
        <mc:Choice Requires="wps">
          <w:drawing>
            <wp:anchor distT="0" distB="0" distL="0" distR="0" simplePos="0" relativeHeight="251658241" behindDoc="0" locked="0" layoutInCell="1" allowOverlap="1" wp14:anchorId="39047961" wp14:editId="109853A8">
              <wp:simplePos x="635" y="635"/>
              <wp:positionH relativeFrom="page">
                <wp:align>center</wp:align>
              </wp:positionH>
              <wp:positionV relativeFrom="page">
                <wp:align>bottom</wp:align>
              </wp:positionV>
              <wp:extent cx="849630" cy="370205"/>
              <wp:effectExtent l="0" t="0" r="7620" b="0"/>
              <wp:wrapNone/>
              <wp:docPr id="1454802133"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9630" cy="370205"/>
                      </a:xfrm>
                      <a:prstGeom prst="rect">
                        <a:avLst/>
                      </a:prstGeom>
                      <a:noFill/>
                      <a:ln>
                        <a:noFill/>
                      </a:ln>
                    </wps:spPr>
                    <wps:txbx>
                      <w:txbxContent>
                        <w:p w14:paraId="38443E6B" w14:textId="2D1B61BE" w:rsidR="00541420" w:rsidRPr="00541420" w:rsidRDefault="00541420" w:rsidP="00541420">
                          <w:pPr>
                            <w:spacing w:after="0"/>
                            <w:rPr>
                              <w:rFonts w:ascii="Aptos" w:eastAsia="Aptos" w:hAnsi="Aptos" w:cs="Aptos"/>
                              <w:noProof/>
                              <w:color w:val="000000"/>
                              <w:sz w:val="20"/>
                              <w:szCs w:val="20"/>
                            </w:rPr>
                          </w:pPr>
                          <w:r w:rsidRPr="00541420">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047961" id="_x0000_t202" coordsize="21600,21600" o:spt="202" path="m,l,21600r21600,l21600,xe">
              <v:stroke joinstyle="miter"/>
              <v:path gradientshapeok="t" o:connecttype="rect"/>
            </v:shapetype>
            <v:shape id="Text Box 2" o:spid="_x0000_s1026" type="#_x0000_t202" alt="CONFIDENTIAL" style="position:absolute;margin-left:0;margin-top:0;width:66.9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" filled="f" stroked="f">
              <v:textbox style="mso-fit-shape-to-text:t" inset="0,0,0,15pt">
                <w:txbxContent>
                  <w:p w14:paraId="38443E6B" w14:textId="2D1B61BE" w:rsidR="00541420" w:rsidRPr="00541420" w:rsidRDefault="00541420" w:rsidP="00541420">
                    <w:pPr>
                      <w:spacing w:after="0"/>
                      <w:rPr>
                        <w:rFonts w:ascii="Aptos" w:eastAsia="Aptos" w:hAnsi="Aptos" w:cs="Aptos"/>
                        <w:noProof/>
                        <w:color w:val="000000"/>
                        <w:sz w:val="20"/>
                        <w:szCs w:val="20"/>
                      </w:rPr>
                    </w:pPr>
                    <w:r w:rsidRPr="00541420">
                      <w:rPr>
                        <w:rFonts w:ascii="Aptos" w:eastAsia="Aptos" w:hAnsi="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6764" w14:textId="0427B3B1" w:rsidR="00541420" w:rsidRDefault="00541420">
    <w:pPr>
      <w:pStyle w:val="Footer"/>
    </w:pPr>
    <w:r>
      <w:rPr>
        <w:noProof/>
      </w:rPr>
      <mc:AlternateContent>
        <mc:Choice Requires="wps">
          <w:drawing>
            <wp:anchor distT="0" distB="0" distL="0" distR="0" simplePos="0" relativeHeight="251658242" behindDoc="0" locked="0" layoutInCell="1" allowOverlap="1" wp14:anchorId="02253D55" wp14:editId="488332ED">
              <wp:simplePos x="914400" y="9420225"/>
              <wp:positionH relativeFrom="page">
                <wp:align>center</wp:align>
              </wp:positionH>
              <wp:positionV relativeFrom="page">
                <wp:align>bottom</wp:align>
              </wp:positionV>
              <wp:extent cx="849630" cy="370205"/>
              <wp:effectExtent l="0" t="0" r="7620" b="0"/>
              <wp:wrapNone/>
              <wp:docPr id="931471147"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9630" cy="370205"/>
                      </a:xfrm>
                      <a:prstGeom prst="rect">
                        <a:avLst/>
                      </a:prstGeom>
                      <a:noFill/>
                      <a:ln>
                        <a:noFill/>
                      </a:ln>
                    </wps:spPr>
                    <wps:txbx>
                      <w:txbxContent>
                        <w:p w14:paraId="1BD1A52A" w14:textId="54BA078F" w:rsidR="00541420" w:rsidRPr="00541420" w:rsidRDefault="00541420" w:rsidP="00541420">
                          <w:pPr>
                            <w:spacing w:after="0"/>
                            <w:rPr>
                              <w:rFonts w:ascii="Aptos" w:eastAsia="Aptos" w:hAnsi="Aptos" w:cs="Aptos"/>
                              <w:noProof/>
                              <w:color w:val="000000"/>
                              <w:sz w:val="20"/>
                              <w:szCs w:val="20"/>
                            </w:rPr>
                          </w:pPr>
                          <w:r w:rsidRPr="00541420">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253D55" id="_x0000_t202" coordsize="21600,21600" o:spt="202" path="m,l,21600r21600,l21600,xe">
              <v:stroke joinstyle="miter"/>
              <v:path gradientshapeok="t" o:connecttype="rect"/>
            </v:shapetype>
            <v:shape id="Text Box 3" o:spid="_x0000_s1027" type="#_x0000_t202" alt="CONFIDENTIAL" style="position:absolute;margin-left:0;margin-top:0;width:66.9pt;height:29.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" filled="f" stroked="f">
              <v:textbox style="mso-fit-shape-to-text:t" inset="0,0,0,15pt">
                <w:txbxContent>
                  <w:p w14:paraId="1BD1A52A" w14:textId="54BA078F" w:rsidR="00541420" w:rsidRPr="00541420" w:rsidRDefault="00541420" w:rsidP="00541420">
                    <w:pPr>
                      <w:spacing w:after="0"/>
                      <w:rPr>
                        <w:rFonts w:ascii="Aptos" w:eastAsia="Aptos" w:hAnsi="Aptos" w:cs="Aptos"/>
                        <w:noProof/>
                        <w:color w:val="000000"/>
                        <w:sz w:val="20"/>
                        <w:szCs w:val="20"/>
                      </w:rPr>
                    </w:pPr>
                    <w:r w:rsidRPr="00541420">
                      <w:rPr>
                        <w:rFonts w:ascii="Aptos" w:eastAsia="Aptos" w:hAnsi="Aptos" w:cs="Aptos"/>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A157" w14:textId="54F45CEF" w:rsidR="00541420" w:rsidRDefault="00541420">
    <w:pPr>
      <w:pStyle w:val="Footer"/>
    </w:pPr>
    <w:r>
      <w:rPr>
        <w:noProof/>
      </w:rPr>
      <mc:AlternateContent>
        <mc:Choice Requires="wps">
          <w:drawing>
            <wp:anchor distT="0" distB="0" distL="0" distR="0" simplePos="0" relativeHeight="251658240" behindDoc="0" locked="0" layoutInCell="1" allowOverlap="1" wp14:anchorId="3D9E0E32" wp14:editId="5A586B06">
              <wp:simplePos x="635" y="635"/>
              <wp:positionH relativeFrom="page">
                <wp:align>center</wp:align>
              </wp:positionH>
              <wp:positionV relativeFrom="page">
                <wp:align>bottom</wp:align>
              </wp:positionV>
              <wp:extent cx="849630" cy="370205"/>
              <wp:effectExtent l="0" t="0" r="7620" b="0"/>
              <wp:wrapNone/>
              <wp:docPr id="757591340"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9630" cy="370205"/>
                      </a:xfrm>
                      <a:prstGeom prst="rect">
                        <a:avLst/>
                      </a:prstGeom>
                      <a:noFill/>
                      <a:ln>
                        <a:noFill/>
                      </a:ln>
                    </wps:spPr>
                    <wps:txbx>
                      <w:txbxContent>
                        <w:p w14:paraId="3D671602" w14:textId="36C424DE" w:rsidR="00541420" w:rsidRPr="00541420" w:rsidRDefault="00541420" w:rsidP="00541420">
                          <w:pPr>
                            <w:spacing w:after="0"/>
                            <w:rPr>
                              <w:rFonts w:ascii="Aptos" w:eastAsia="Aptos" w:hAnsi="Aptos" w:cs="Aptos"/>
                              <w:noProof/>
                              <w:color w:val="000000"/>
                              <w:sz w:val="20"/>
                              <w:szCs w:val="20"/>
                            </w:rPr>
                          </w:pPr>
                          <w:r w:rsidRPr="00541420">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9E0E32" id="_x0000_t202" coordsize="21600,21600" o:spt="202" path="m,l,21600r21600,l21600,xe">
              <v:stroke joinstyle="miter"/>
              <v:path gradientshapeok="t" o:connecttype="rect"/>
            </v:shapetype>
            <v:shape id="Text Box 1" o:spid="_x0000_s1028" type="#_x0000_t202" alt="CONFIDENTIAL" style="position:absolute;margin-left:0;margin-top:0;width:66.9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" filled="f" stroked="f">
              <v:textbox style="mso-fit-shape-to-text:t" inset="0,0,0,15pt">
                <w:txbxContent>
                  <w:p w14:paraId="3D671602" w14:textId="36C424DE" w:rsidR="00541420" w:rsidRPr="00541420" w:rsidRDefault="00541420" w:rsidP="00541420">
                    <w:pPr>
                      <w:spacing w:after="0"/>
                      <w:rPr>
                        <w:rFonts w:ascii="Aptos" w:eastAsia="Aptos" w:hAnsi="Aptos" w:cs="Aptos"/>
                        <w:noProof/>
                        <w:color w:val="000000"/>
                        <w:sz w:val="20"/>
                        <w:szCs w:val="20"/>
                      </w:rPr>
                    </w:pPr>
                    <w:r w:rsidRPr="00541420">
                      <w:rPr>
                        <w:rFonts w:ascii="Aptos" w:eastAsia="Aptos" w:hAnsi="Aptos" w:cs="Aptos"/>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3F3A1" w14:textId="77777777" w:rsidR="001A60D1" w:rsidRDefault="001A60D1" w:rsidP="00541420">
      <w:pPr>
        <w:spacing w:after="0" w:line="240" w:lineRule="auto"/>
      </w:pPr>
      <w:r>
        <w:separator/>
      </w:r>
    </w:p>
  </w:footnote>
  <w:footnote w:type="continuationSeparator" w:id="0">
    <w:p w14:paraId="60BF7D42" w14:textId="77777777" w:rsidR="001A60D1" w:rsidRDefault="001A60D1" w:rsidP="0054142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qJpjq10HIQgf3" int2:id="POWJzdTE">
      <int2:state int2:value="Rejected" int2:type="spell"/>
    </int2:textHash>
    <int2:textHash int2:hashCode="RK4aDpOZKZAzzQ" int2:id="7zYdM7kD">
      <int2:state int2:value="Rejected" int2:type="spell"/>
    </int2:textHash>
    <int2:textHash int2:hashCode="hlLuNBQSRaVtcT" int2:id="apcp1P5v">
      <int2:state int2:value="Rejected" int2:type="spell"/>
    </int2:textHash>
    <int2:textHash int2:hashCode="/9drpxu6wKbj8m" int2:id="5b6ROBCm">
      <int2:state int2:value="Rejected" int2:type="spell"/>
    </int2:textHash>
    <int2:textHash int2:hashCode="yUZMu9wEZ+wj2/" int2:id="hm8Sh2WM">
      <int2:state int2:value="Rejected" int2:type="spell"/>
    </int2:textHash>
    <int2:textHash int2:hashCode="Qrq5MI0Hb7TLbw" int2:id="5hslrzIT">
      <int2:state int2:value="Rejected" int2:type="spell"/>
    </int2:textHash>
    <int2:textHash int2:hashCode="qkicGeSnlbfS0b" int2:id="5DqrMU8Y">
      <int2:state int2:value="Rejected" int2:type="spell"/>
    </int2:textHash>
    <int2:textHash int2:hashCode="5B0JUR8PleDyrw" int2:id="YWlaTOkH">
      <int2:state int2:value="Rejected" int2:type="spell"/>
    </int2:textHash>
    <int2:textHash int2:hashCode="ZEMJn6ivaApxUo" int2:id="1dm8uqYw">
      <int2:state int2:value="Rejected" int2:type="spell"/>
    </int2:textHash>
    <int2:textHash int2:hashCode="crdU/vlFi5ZGT1" int2:id="BZZLuMR3">
      <int2:state int2:value="Rejected" int2:type="spell"/>
    </int2:textHash>
    <int2:textHash int2:hashCode="KhQigfNANB9ecI" int2:id="I6xP3C8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00C170"/>
    <w:lvl w:ilvl="0">
      <w:start w:val="1"/>
      <w:numFmt w:val="bullet"/>
      <w:pStyle w:val="ListBullet"/>
      <w:lvlText w:val=""/>
      <w:lvlJc w:val="left"/>
      <w:pPr>
        <w:tabs>
          <w:tab w:val="num" w:pos="360"/>
        </w:tabs>
        <w:ind w:left="720" w:hanging="360"/>
      </w:pPr>
      <w:rPr>
        <w:rFonts w:ascii="Symbol" w:hAnsi="Symbol" w:hint="default"/>
      </w:rPr>
    </w:lvl>
  </w:abstractNum>
  <w:abstractNum w:abstractNumId="1" w15:restartNumberingAfterBreak="0">
    <w:nsid w:val="03685190"/>
    <w:multiLevelType w:val="hybridMultilevel"/>
    <w:tmpl w:val="80909A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49167A0"/>
    <w:multiLevelType w:val="hybridMultilevel"/>
    <w:tmpl w:val="842E5B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7F3F75"/>
    <w:multiLevelType w:val="hybridMultilevel"/>
    <w:tmpl w:val="51242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61711"/>
    <w:multiLevelType w:val="hybridMultilevel"/>
    <w:tmpl w:val="5802BB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B0A2F78"/>
    <w:multiLevelType w:val="hybridMultilevel"/>
    <w:tmpl w:val="8F3095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BCE0121"/>
    <w:multiLevelType w:val="hybridMultilevel"/>
    <w:tmpl w:val="1C067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BF280D"/>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F7D86"/>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D62E0"/>
    <w:multiLevelType w:val="hybridMultilevel"/>
    <w:tmpl w:val="FBF8E2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E8B10F7"/>
    <w:multiLevelType w:val="multilevel"/>
    <w:tmpl w:val="22B2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84977"/>
    <w:multiLevelType w:val="hybridMultilevel"/>
    <w:tmpl w:val="4E08F7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F1EB693"/>
    <w:multiLevelType w:val="hybridMultilevel"/>
    <w:tmpl w:val="6642601C"/>
    <w:lvl w:ilvl="0" w:tplc="74B6C878">
      <w:start w:val="1"/>
      <w:numFmt w:val="bullet"/>
      <w:lvlText w:val="♦"/>
      <w:lvlJc w:val="left"/>
      <w:pPr>
        <w:ind w:left="1440" w:hanging="360"/>
      </w:pPr>
      <w:rPr>
        <w:rFonts w:ascii="Courier New" w:hAnsi="Courier New" w:hint="default"/>
      </w:rPr>
    </w:lvl>
    <w:lvl w:ilvl="1" w:tplc="560C8C38">
      <w:start w:val="1"/>
      <w:numFmt w:val="bullet"/>
      <w:lvlText w:val="o"/>
      <w:lvlJc w:val="left"/>
      <w:pPr>
        <w:ind w:left="2160" w:hanging="360"/>
      </w:pPr>
      <w:rPr>
        <w:rFonts w:ascii="Courier New" w:hAnsi="Courier New" w:hint="default"/>
      </w:rPr>
    </w:lvl>
    <w:lvl w:ilvl="2" w:tplc="DF3EF8E6">
      <w:start w:val="1"/>
      <w:numFmt w:val="bullet"/>
      <w:lvlText w:val=""/>
      <w:lvlJc w:val="left"/>
      <w:pPr>
        <w:ind w:left="2880" w:hanging="360"/>
      </w:pPr>
      <w:rPr>
        <w:rFonts w:ascii="Wingdings" w:hAnsi="Wingdings" w:hint="default"/>
      </w:rPr>
    </w:lvl>
    <w:lvl w:ilvl="3" w:tplc="2D1CDDAA">
      <w:start w:val="1"/>
      <w:numFmt w:val="bullet"/>
      <w:lvlText w:val=""/>
      <w:lvlJc w:val="left"/>
      <w:pPr>
        <w:ind w:left="3600" w:hanging="360"/>
      </w:pPr>
      <w:rPr>
        <w:rFonts w:ascii="Symbol" w:hAnsi="Symbol" w:hint="default"/>
      </w:rPr>
    </w:lvl>
    <w:lvl w:ilvl="4" w:tplc="865ABA02">
      <w:start w:val="1"/>
      <w:numFmt w:val="bullet"/>
      <w:lvlText w:val="o"/>
      <w:lvlJc w:val="left"/>
      <w:pPr>
        <w:ind w:left="4320" w:hanging="360"/>
      </w:pPr>
      <w:rPr>
        <w:rFonts w:ascii="Courier New" w:hAnsi="Courier New" w:hint="default"/>
      </w:rPr>
    </w:lvl>
    <w:lvl w:ilvl="5" w:tplc="4CDC00A2">
      <w:start w:val="1"/>
      <w:numFmt w:val="bullet"/>
      <w:lvlText w:val=""/>
      <w:lvlJc w:val="left"/>
      <w:pPr>
        <w:ind w:left="5040" w:hanging="360"/>
      </w:pPr>
      <w:rPr>
        <w:rFonts w:ascii="Wingdings" w:hAnsi="Wingdings" w:hint="default"/>
      </w:rPr>
    </w:lvl>
    <w:lvl w:ilvl="6" w:tplc="B06CA1E0">
      <w:start w:val="1"/>
      <w:numFmt w:val="bullet"/>
      <w:lvlText w:val=""/>
      <w:lvlJc w:val="left"/>
      <w:pPr>
        <w:ind w:left="5760" w:hanging="360"/>
      </w:pPr>
      <w:rPr>
        <w:rFonts w:ascii="Symbol" w:hAnsi="Symbol" w:hint="default"/>
      </w:rPr>
    </w:lvl>
    <w:lvl w:ilvl="7" w:tplc="8A324B38">
      <w:start w:val="1"/>
      <w:numFmt w:val="bullet"/>
      <w:lvlText w:val="o"/>
      <w:lvlJc w:val="left"/>
      <w:pPr>
        <w:ind w:left="6480" w:hanging="360"/>
      </w:pPr>
      <w:rPr>
        <w:rFonts w:ascii="Courier New" w:hAnsi="Courier New" w:hint="default"/>
      </w:rPr>
    </w:lvl>
    <w:lvl w:ilvl="8" w:tplc="18B670CE">
      <w:start w:val="1"/>
      <w:numFmt w:val="bullet"/>
      <w:lvlText w:val=""/>
      <w:lvlJc w:val="left"/>
      <w:pPr>
        <w:ind w:left="7200" w:hanging="360"/>
      </w:pPr>
      <w:rPr>
        <w:rFonts w:ascii="Wingdings" w:hAnsi="Wingdings" w:hint="default"/>
      </w:rPr>
    </w:lvl>
  </w:abstractNum>
  <w:abstractNum w:abstractNumId="13" w15:restartNumberingAfterBreak="0">
    <w:nsid w:val="0F8F0EAF"/>
    <w:multiLevelType w:val="multilevel"/>
    <w:tmpl w:val="0F207E56"/>
    <w:lvl w:ilvl="0">
      <w:start w:val="2"/>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0FCD69BD"/>
    <w:multiLevelType w:val="hybridMultilevel"/>
    <w:tmpl w:val="B0BA5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CFD270"/>
    <w:multiLevelType w:val="hybridMultilevel"/>
    <w:tmpl w:val="760E523A"/>
    <w:lvl w:ilvl="0" w:tplc="DE3E88D4">
      <w:start w:val="1"/>
      <w:numFmt w:val="bullet"/>
      <w:lvlText w:val=""/>
      <w:lvlJc w:val="left"/>
      <w:pPr>
        <w:ind w:left="720" w:hanging="360"/>
      </w:pPr>
      <w:rPr>
        <w:rFonts w:ascii="Symbol" w:hAnsi="Symbol" w:hint="default"/>
      </w:rPr>
    </w:lvl>
    <w:lvl w:ilvl="1" w:tplc="A7247B9C">
      <w:start w:val="1"/>
      <w:numFmt w:val="bullet"/>
      <w:lvlText w:val="o"/>
      <w:lvlJc w:val="left"/>
      <w:pPr>
        <w:ind w:left="1440" w:hanging="360"/>
      </w:pPr>
      <w:rPr>
        <w:rFonts w:ascii="Courier New" w:hAnsi="Courier New" w:hint="default"/>
      </w:rPr>
    </w:lvl>
    <w:lvl w:ilvl="2" w:tplc="79260346">
      <w:start w:val="1"/>
      <w:numFmt w:val="bullet"/>
      <w:lvlText w:val=""/>
      <w:lvlJc w:val="left"/>
      <w:pPr>
        <w:ind w:left="2160" w:hanging="360"/>
      </w:pPr>
      <w:rPr>
        <w:rFonts w:ascii="Wingdings" w:hAnsi="Wingdings" w:hint="default"/>
      </w:rPr>
    </w:lvl>
    <w:lvl w:ilvl="3" w:tplc="0C160FF8">
      <w:start w:val="1"/>
      <w:numFmt w:val="bullet"/>
      <w:lvlText w:val=""/>
      <w:lvlJc w:val="left"/>
      <w:pPr>
        <w:ind w:left="2880" w:hanging="360"/>
      </w:pPr>
      <w:rPr>
        <w:rFonts w:ascii="Symbol" w:hAnsi="Symbol" w:hint="default"/>
      </w:rPr>
    </w:lvl>
    <w:lvl w:ilvl="4" w:tplc="0626333E">
      <w:start w:val="1"/>
      <w:numFmt w:val="bullet"/>
      <w:lvlText w:val="o"/>
      <w:lvlJc w:val="left"/>
      <w:pPr>
        <w:ind w:left="3600" w:hanging="360"/>
      </w:pPr>
      <w:rPr>
        <w:rFonts w:ascii="Courier New" w:hAnsi="Courier New" w:hint="default"/>
      </w:rPr>
    </w:lvl>
    <w:lvl w:ilvl="5" w:tplc="4C3AC568">
      <w:start w:val="1"/>
      <w:numFmt w:val="bullet"/>
      <w:lvlText w:val=""/>
      <w:lvlJc w:val="left"/>
      <w:pPr>
        <w:ind w:left="4320" w:hanging="360"/>
      </w:pPr>
      <w:rPr>
        <w:rFonts w:ascii="Wingdings" w:hAnsi="Wingdings" w:hint="default"/>
      </w:rPr>
    </w:lvl>
    <w:lvl w:ilvl="6" w:tplc="B56A32EE">
      <w:start w:val="1"/>
      <w:numFmt w:val="bullet"/>
      <w:lvlText w:val=""/>
      <w:lvlJc w:val="left"/>
      <w:pPr>
        <w:ind w:left="5040" w:hanging="360"/>
      </w:pPr>
      <w:rPr>
        <w:rFonts w:ascii="Symbol" w:hAnsi="Symbol" w:hint="default"/>
      </w:rPr>
    </w:lvl>
    <w:lvl w:ilvl="7" w:tplc="274C1444">
      <w:start w:val="1"/>
      <w:numFmt w:val="bullet"/>
      <w:lvlText w:val="o"/>
      <w:lvlJc w:val="left"/>
      <w:pPr>
        <w:ind w:left="5760" w:hanging="360"/>
      </w:pPr>
      <w:rPr>
        <w:rFonts w:ascii="Courier New" w:hAnsi="Courier New" w:hint="default"/>
      </w:rPr>
    </w:lvl>
    <w:lvl w:ilvl="8" w:tplc="B36EF154">
      <w:start w:val="1"/>
      <w:numFmt w:val="bullet"/>
      <w:lvlText w:val=""/>
      <w:lvlJc w:val="left"/>
      <w:pPr>
        <w:ind w:left="6480" w:hanging="360"/>
      </w:pPr>
      <w:rPr>
        <w:rFonts w:ascii="Wingdings" w:hAnsi="Wingdings" w:hint="default"/>
      </w:rPr>
    </w:lvl>
  </w:abstractNum>
  <w:abstractNum w:abstractNumId="16" w15:restartNumberingAfterBreak="0">
    <w:nsid w:val="11F77344"/>
    <w:multiLevelType w:val="hybridMultilevel"/>
    <w:tmpl w:val="B58C3F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4D8A159"/>
    <w:multiLevelType w:val="hybridMultilevel"/>
    <w:tmpl w:val="FB50BD2A"/>
    <w:lvl w:ilvl="0" w:tplc="7F9E4D9E">
      <w:start w:val="1"/>
      <w:numFmt w:val="decimal"/>
      <w:lvlText w:val="%1."/>
      <w:lvlJc w:val="left"/>
      <w:pPr>
        <w:ind w:left="720" w:hanging="360"/>
      </w:pPr>
    </w:lvl>
    <w:lvl w:ilvl="1" w:tplc="14347E7A">
      <w:start w:val="1"/>
      <w:numFmt w:val="lowerLetter"/>
      <w:lvlText w:val="%2."/>
      <w:lvlJc w:val="left"/>
      <w:pPr>
        <w:ind w:left="1440" w:hanging="360"/>
      </w:pPr>
    </w:lvl>
    <w:lvl w:ilvl="2" w:tplc="A23ECDFA">
      <w:start w:val="1"/>
      <w:numFmt w:val="lowerRoman"/>
      <w:lvlText w:val="%3."/>
      <w:lvlJc w:val="right"/>
      <w:pPr>
        <w:ind w:left="2160" w:hanging="180"/>
      </w:pPr>
    </w:lvl>
    <w:lvl w:ilvl="3" w:tplc="9C12F53C">
      <w:start w:val="1"/>
      <w:numFmt w:val="decimal"/>
      <w:lvlText w:val="%4."/>
      <w:lvlJc w:val="left"/>
      <w:pPr>
        <w:ind w:left="2880" w:hanging="360"/>
      </w:pPr>
    </w:lvl>
    <w:lvl w:ilvl="4" w:tplc="7EC017CE">
      <w:start w:val="1"/>
      <w:numFmt w:val="lowerLetter"/>
      <w:lvlText w:val="%5."/>
      <w:lvlJc w:val="left"/>
      <w:pPr>
        <w:ind w:left="3600" w:hanging="360"/>
      </w:pPr>
    </w:lvl>
    <w:lvl w:ilvl="5" w:tplc="8A7882EA">
      <w:start w:val="1"/>
      <w:numFmt w:val="lowerRoman"/>
      <w:lvlText w:val="%6."/>
      <w:lvlJc w:val="right"/>
      <w:pPr>
        <w:ind w:left="4320" w:hanging="180"/>
      </w:pPr>
    </w:lvl>
    <w:lvl w:ilvl="6" w:tplc="B67662A0">
      <w:start w:val="1"/>
      <w:numFmt w:val="decimal"/>
      <w:lvlText w:val="%7."/>
      <w:lvlJc w:val="left"/>
      <w:pPr>
        <w:ind w:left="5040" w:hanging="360"/>
      </w:pPr>
    </w:lvl>
    <w:lvl w:ilvl="7" w:tplc="18049CBE">
      <w:start w:val="1"/>
      <w:numFmt w:val="lowerLetter"/>
      <w:lvlText w:val="%8."/>
      <w:lvlJc w:val="left"/>
      <w:pPr>
        <w:ind w:left="5760" w:hanging="360"/>
      </w:pPr>
    </w:lvl>
    <w:lvl w:ilvl="8" w:tplc="D02CC426">
      <w:start w:val="1"/>
      <w:numFmt w:val="lowerRoman"/>
      <w:lvlText w:val="%9."/>
      <w:lvlJc w:val="right"/>
      <w:pPr>
        <w:ind w:left="6480" w:hanging="180"/>
      </w:pPr>
    </w:lvl>
  </w:abstractNum>
  <w:abstractNum w:abstractNumId="18" w15:restartNumberingAfterBreak="0">
    <w:nsid w:val="156D268D"/>
    <w:multiLevelType w:val="multilevel"/>
    <w:tmpl w:val="4E322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5C746"/>
    <w:multiLevelType w:val="hybridMultilevel"/>
    <w:tmpl w:val="15665E94"/>
    <w:lvl w:ilvl="0" w:tplc="C1EE5F4E">
      <w:start w:val="1"/>
      <w:numFmt w:val="bullet"/>
      <w:lvlText w:val=""/>
      <w:lvlJc w:val="left"/>
      <w:pPr>
        <w:ind w:left="720" w:hanging="360"/>
      </w:pPr>
      <w:rPr>
        <w:rFonts w:ascii="Symbol" w:hAnsi="Symbol" w:hint="default"/>
      </w:rPr>
    </w:lvl>
    <w:lvl w:ilvl="1" w:tplc="89C85A00">
      <w:start w:val="1"/>
      <w:numFmt w:val="bullet"/>
      <w:lvlText w:val="o"/>
      <w:lvlJc w:val="left"/>
      <w:pPr>
        <w:ind w:left="1440" w:hanging="360"/>
      </w:pPr>
      <w:rPr>
        <w:rFonts w:ascii="Courier New" w:hAnsi="Courier New" w:hint="default"/>
      </w:rPr>
    </w:lvl>
    <w:lvl w:ilvl="2" w:tplc="43904DE2">
      <w:start w:val="1"/>
      <w:numFmt w:val="bullet"/>
      <w:lvlText w:val=""/>
      <w:lvlJc w:val="left"/>
      <w:pPr>
        <w:ind w:left="2160" w:hanging="360"/>
      </w:pPr>
      <w:rPr>
        <w:rFonts w:ascii="Wingdings" w:hAnsi="Wingdings" w:hint="default"/>
      </w:rPr>
    </w:lvl>
    <w:lvl w:ilvl="3" w:tplc="3DF0A502">
      <w:start w:val="1"/>
      <w:numFmt w:val="bullet"/>
      <w:lvlText w:val=""/>
      <w:lvlJc w:val="left"/>
      <w:pPr>
        <w:ind w:left="2880" w:hanging="360"/>
      </w:pPr>
      <w:rPr>
        <w:rFonts w:ascii="Symbol" w:hAnsi="Symbol" w:hint="default"/>
      </w:rPr>
    </w:lvl>
    <w:lvl w:ilvl="4" w:tplc="C6ECE0F0">
      <w:start w:val="1"/>
      <w:numFmt w:val="bullet"/>
      <w:lvlText w:val="o"/>
      <w:lvlJc w:val="left"/>
      <w:pPr>
        <w:ind w:left="3600" w:hanging="360"/>
      </w:pPr>
      <w:rPr>
        <w:rFonts w:ascii="Courier New" w:hAnsi="Courier New" w:hint="default"/>
      </w:rPr>
    </w:lvl>
    <w:lvl w:ilvl="5" w:tplc="0338EE58">
      <w:start w:val="1"/>
      <w:numFmt w:val="bullet"/>
      <w:lvlText w:val=""/>
      <w:lvlJc w:val="left"/>
      <w:pPr>
        <w:ind w:left="4320" w:hanging="360"/>
      </w:pPr>
      <w:rPr>
        <w:rFonts w:ascii="Wingdings" w:hAnsi="Wingdings" w:hint="default"/>
      </w:rPr>
    </w:lvl>
    <w:lvl w:ilvl="6" w:tplc="69848696">
      <w:start w:val="1"/>
      <w:numFmt w:val="bullet"/>
      <w:lvlText w:val=""/>
      <w:lvlJc w:val="left"/>
      <w:pPr>
        <w:ind w:left="5040" w:hanging="360"/>
      </w:pPr>
      <w:rPr>
        <w:rFonts w:ascii="Symbol" w:hAnsi="Symbol" w:hint="default"/>
      </w:rPr>
    </w:lvl>
    <w:lvl w:ilvl="7" w:tplc="A3883880">
      <w:start w:val="1"/>
      <w:numFmt w:val="bullet"/>
      <w:lvlText w:val="o"/>
      <w:lvlJc w:val="left"/>
      <w:pPr>
        <w:ind w:left="5760" w:hanging="360"/>
      </w:pPr>
      <w:rPr>
        <w:rFonts w:ascii="Courier New" w:hAnsi="Courier New" w:hint="default"/>
      </w:rPr>
    </w:lvl>
    <w:lvl w:ilvl="8" w:tplc="166C7792">
      <w:start w:val="1"/>
      <w:numFmt w:val="bullet"/>
      <w:lvlText w:val=""/>
      <w:lvlJc w:val="left"/>
      <w:pPr>
        <w:ind w:left="6480" w:hanging="360"/>
      </w:pPr>
      <w:rPr>
        <w:rFonts w:ascii="Wingdings" w:hAnsi="Wingdings" w:hint="default"/>
      </w:rPr>
    </w:lvl>
  </w:abstractNum>
  <w:abstractNum w:abstractNumId="20" w15:restartNumberingAfterBreak="0">
    <w:nsid w:val="17D5747A"/>
    <w:multiLevelType w:val="multilevel"/>
    <w:tmpl w:val="575E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3B32CE"/>
    <w:multiLevelType w:val="hybridMultilevel"/>
    <w:tmpl w:val="907A36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A376BBF"/>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D6EEBE"/>
    <w:multiLevelType w:val="hybridMultilevel"/>
    <w:tmpl w:val="AD6EF312"/>
    <w:lvl w:ilvl="0" w:tplc="81005E6E">
      <w:start w:val="1"/>
      <w:numFmt w:val="bullet"/>
      <w:lvlText w:val=""/>
      <w:lvlJc w:val="left"/>
      <w:pPr>
        <w:ind w:left="720" w:hanging="360"/>
      </w:pPr>
      <w:rPr>
        <w:rFonts w:ascii="Symbol" w:hAnsi="Symbol" w:hint="default"/>
      </w:rPr>
    </w:lvl>
    <w:lvl w:ilvl="1" w:tplc="1D5CD5C8">
      <w:start w:val="1"/>
      <w:numFmt w:val="bullet"/>
      <w:lvlText w:val="o"/>
      <w:lvlJc w:val="left"/>
      <w:pPr>
        <w:ind w:left="1440" w:hanging="360"/>
      </w:pPr>
      <w:rPr>
        <w:rFonts w:ascii="Courier New" w:hAnsi="Courier New" w:hint="default"/>
      </w:rPr>
    </w:lvl>
    <w:lvl w:ilvl="2" w:tplc="D6702896">
      <w:start w:val="1"/>
      <w:numFmt w:val="bullet"/>
      <w:lvlText w:val=""/>
      <w:lvlJc w:val="left"/>
      <w:pPr>
        <w:ind w:left="2160" w:hanging="360"/>
      </w:pPr>
      <w:rPr>
        <w:rFonts w:ascii="Wingdings" w:hAnsi="Wingdings" w:hint="default"/>
      </w:rPr>
    </w:lvl>
    <w:lvl w:ilvl="3" w:tplc="5DAAC540">
      <w:start w:val="1"/>
      <w:numFmt w:val="bullet"/>
      <w:lvlText w:val=""/>
      <w:lvlJc w:val="left"/>
      <w:pPr>
        <w:ind w:left="2880" w:hanging="360"/>
      </w:pPr>
      <w:rPr>
        <w:rFonts w:ascii="Symbol" w:hAnsi="Symbol" w:hint="default"/>
      </w:rPr>
    </w:lvl>
    <w:lvl w:ilvl="4" w:tplc="AEA23180">
      <w:start w:val="1"/>
      <w:numFmt w:val="bullet"/>
      <w:lvlText w:val="o"/>
      <w:lvlJc w:val="left"/>
      <w:pPr>
        <w:ind w:left="3600" w:hanging="360"/>
      </w:pPr>
      <w:rPr>
        <w:rFonts w:ascii="Courier New" w:hAnsi="Courier New" w:hint="default"/>
      </w:rPr>
    </w:lvl>
    <w:lvl w:ilvl="5" w:tplc="8CC038EA">
      <w:start w:val="1"/>
      <w:numFmt w:val="bullet"/>
      <w:lvlText w:val=""/>
      <w:lvlJc w:val="left"/>
      <w:pPr>
        <w:ind w:left="4320" w:hanging="360"/>
      </w:pPr>
      <w:rPr>
        <w:rFonts w:ascii="Wingdings" w:hAnsi="Wingdings" w:hint="default"/>
      </w:rPr>
    </w:lvl>
    <w:lvl w:ilvl="6" w:tplc="D806160E">
      <w:start w:val="1"/>
      <w:numFmt w:val="bullet"/>
      <w:lvlText w:val=""/>
      <w:lvlJc w:val="left"/>
      <w:pPr>
        <w:ind w:left="5040" w:hanging="360"/>
      </w:pPr>
      <w:rPr>
        <w:rFonts w:ascii="Symbol" w:hAnsi="Symbol" w:hint="default"/>
      </w:rPr>
    </w:lvl>
    <w:lvl w:ilvl="7" w:tplc="9F169C56">
      <w:start w:val="1"/>
      <w:numFmt w:val="bullet"/>
      <w:lvlText w:val="o"/>
      <w:lvlJc w:val="left"/>
      <w:pPr>
        <w:ind w:left="5760" w:hanging="360"/>
      </w:pPr>
      <w:rPr>
        <w:rFonts w:ascii="Courier New" w:hAnsi="Courier New" w:hint="default"/>
      </w:rPr>
    </w:lvl>
    <w:lvl w:ilvl="8" w:tplc="153CE824">
      <w:start w:val="1"/>
      <w:numFmt w:val="bullet"/>
      <w:lvlText w:val=""/>
      <w:lvlJc w:val="left"/>
      <w:pPr>
        <w:ind w:left="6480" w:hanging="360"/>
      </w:pPr>
      <w:rPr>
        <w:rFonts w:ascii="Wingdings" w:hAnsi="Wingdings" w:hint="default"/>
      </w:rPr>
    </w:lvl>
  </w:abstractNum>
  <w:abstractNum w:abstractNumId="24" w15:restartNumberingAfterBreak="0">
    <w:nsid w:val="1E891DC9"/>
    <w:multiLevelType w:val="multilevel"/>
    <w:tmpl w:val="C1C42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E09B8"/>
    <w:multiLevelType w:val="hybridMultilevel"/>
    <w:tmpl w:val="2AB8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603E73"/>
    <w:multiLevelType w:val="multilevel"/>
    <w:tmpl w:val="E514E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896DF7"/>
    <w:multiLevelType w:val="multilevel"/>
    <w:tmpl w:val="E4C61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B553E8"/>
    <w:multiLevelType w:val="multilevel"/>
    <w:tmpl w:val="697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C823BE"/>
    <w:multiLevelType w:val="hybridMultilevel"/>
    <w:tmpl w:val="0C42C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1DA6E6C"/>
    <w:multiLevelType w:val="multilevel"/>
    <w:tmpl w:val="E1425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C104A6"/>
    <w:multiLevelType w:val="hybridMultilevel"/>
    <w:tmpl w:val="0510B4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478368F"/>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3C72BB"/>
    <w:multiLevelType w:val="hybridMultilevel"/>
    <w:tmpl w:val="E114646E"/>
    <w:lvl w:ilvl="0" w:tplc="53B4968A">
      <w:start w:val="1"/>
      <w:numFmt w:val="bullet"/>
      <w:lvlText w:val=""/>
      <w:lvlJc w:val="left"/>
      <w:pPr>
        <w:ind w:left="1440" w:hanging="360"/>
      </w:pPr>
      <w:rPr>
        <w:rFonts w:ascii="Symbol" w:hAnsi="Symbol" w:hint="default"/>
      </w:rPr>
    </w:lvl>
    <w:lvl w:ilvl="1" w:tplc="C0A2A8B6">
      <w:start w:val="1"/>
      <w:numFmt w:val="bullet"/>
      <w:lvlText w:val="o"/>
      <w:lvlJc w:val="left"/>
      <w:pPr>
        <w:ind w:left="2160" w:hanging="360"/>
      </w:pPr>
      <w:rPr>
        <w:rFonts w:ascii="Courier New" w:hAnsi="Courier New" w:hint="default"/>
      </w:rPr>
    </w:lvl>
    <w:lvl w:ilvl="2" w:tplc="BCC8CC3A">
      <w:start w:val="1"/>
      <w:numFmt w:val="bullet"/>
      <w:lvlText w:val=""/>
      <w:lvlJc w:val="left"/>
      <w:pPr>
        <w:ind w:left="2880" w:hanging="360"/>
      </w:pPr>
      <w:rPr>
        <w:rFonts w:ascii="Wingdings" w:hAnsi="Wingdings" w:hint="default"/>
      </w:rPr>
    </w:lvl>
    <w:lvl w:ilvl="3" w:tplc="559007E0">
      <w:start w:val="1"/>
      <w:numFmt w:val="bullet"/>
      <w:lvlText w:val=""/>
      <w:lvlJc w:val="left"/>
      <w:pPr>
        <w:ind w:left="3600" w:hanging="360"/>
      </w:pPr>
      <w:rPr>
        <w:rFonts w:ascii="Symbol" w:hAnsi="Symbol" w:hint="default"/>
      </w:rPr>
    </w:lvl>
    <w:lvl w:ilvl="4" w:tplc="73F26D8A">
      <w:start w:val="1"/>
      <w:numFmt w:val="bullet"/>
      <w:lvlText w:val="o"/>
      <w:lvlJc w:val="left"/>
      <w:pPr>
        <w:ind w:left="4320" w:hanging="360"/>
      </w:pPr>
      <w:rPr>
        <w:rFonts w:ascii="Courier New" w:hAnsi="Courier New" w:hint="default"/>
      </w:rPr>
    </w:lvl>
    <w:lvl w:ilvl="5" w:tplc="9F8C421A">
      <w:start w:val="1"/>
      <w:numFmt w:val="bullet"/>
      <w:lvlText w:val=""/>
      <w:lvlJc w:val="left"/>
      <w:pPr>
        <w:ind w:left="5040" w:hanging="360"/>
      </w:pPr>
      <w:rPr>
        <w:rFonts w:ascii="Wingdings" w:hAnsi="Wingdings" w:hint="default"/>
      </w:rPr>
    </w:lvl>
    <w:lvl w:ilvl="6" w:tplc="64D6D922">
      <w:start w:val="1"/>
      <w:numFmt w:val="bullet"/>
      <w:lvlText w:val=""/>
      <w:lvlJc w:val="left"/>
      <w:pPr>
        <w:ind w:left="5760" w:hanging="360"/>
      </w:pPr>
      <w:rPr>
        <w:rFonts w:ascii="Symbol" w:hAnsi="Symbol" w:hint="default"/>
      </w:rPr>
    </w:lvl>
    <w:lvl w:ilvl="7" w:tplc="9EC6BD6E">
      <w:start w:val="1"/>
      <w:numFmt w:val="bullet"/>
      <w:lvlText w:val="o"/>
      <w:lvlJc w:val="left"/>
      <w:pPr>
        <w:ind w:left="6480" w:hanging="360"/>
      </w:pPr>
      <w:rPr>
        <w:rFonts w:ascii="Courier New" w:hAnsi="Courier New" w:hint="default"/>
      </w:rPr>
    </w:lvl>
    <w:lvl w:ilvl="8" w:tplc="C56431D8">
      <w:start w:val="1"/>
      <w:numFmt w:val="bullet"/>
      <w:lvlText w:val=""/>
      <w:lvlJc w:val="left"/>
      <w:pPr>
        <w:ind w:left="7200" w:hanging="360"/>
      </w:pPr>
      <w:rPr>
        <w:rFonts w:ascii="Wingdings" w:hAnsi="Wingdings" w:hint="default"/>
      </w:rPr>
    </w:lvl>
  </w:abstractNum>
  <w:abstractNum w:abstractNumId="34" w15:restartNumberingAfterBreak="0">
    <w:nsid w:val="259B7630"/>
    <w:multiLevelType w:val="hybridMultilevel"/>
    <w:tmpl w:val="FB28C4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265F35F6"/>
    <w:multiLevelType w:val="multilevel"/>
    <w:tmpl w:val="D624B170"/>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36" w15:restartNumberingAfterBreak="0">
    <w:nsid w:val="287C513B"/>
    <w:multiLevelType w:val="multilevel"/>
    <w:tmpl w:val="363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C8E59"/>
    <w:multiLevelType w:val="hybridMultilevel"/>
    <w:tmpl w:val="76B437E0"/>
    <w:lvl w:ilvl="0" w:tplc="E5163DEC">
      <w:start w:val="1"/>
      <w:numFmt w:val="bullet"/>
      <w:lvlText w:val="♦"/>
      <w:lvlJc w:val="left"/>
      <w:pPr>
        <w:ind w:left="720" w:hanging="360"/>
      </w:pPr>
      <w:rPr>
        <w:rFonts w:ascii="Courier New" w:hAnsi="Courier New" w:hint="default"/>
      </w:rPr>
    </w:lvl>
    <w:lvl w:ilvl="1" w:tplc="DFC8893A">
      <w:start w:val="1"/>
      <w:numFmt w:val="bullet"/>
      <w:lvlText w:val="o"/>
      <w:lvlJc w:val="left"/>
      <w:pPr>
        <w:ind w:left="1440" w:hanging="360"/>
      </w:pPr>
      <w:rPr>
        <w:rFonts w:ascii="Courier New" w:hAnsi="Courier New" w:hint="default"/>
      </w:rPr>
    </w:lvl>
    <w:lvl w:ilvl="2" w:tplc="FA46D144">
      <w:start w:val="1"/>
      <w:numFmt w:val="bullet"/>
      <w:lvlText w:val=""/>
      <w:lvlJc w:val="left"/>
      <w:pPr>
        <w:ind w:left="2160" w:hanging="360"/>
      </w:pPr>
      <w:rPr>
        <w:rFonts w:ascii="Wingdings" w:hAnsi="Wingdings" w:hint="default"/>
      </w:rPr>
    </w:lvl>
    <w:lvl w:ilvl="3" w:tplc="D1262AD6">
      <w:start w:val="1"/>
      <w:numFmt w:val="bullet"/>
      <w:lvlText w:val=""/>
      <w:lvlJc w:val="left"/>
      <w:pPr>
        <w:ind w:left="2880" w:hanging="360"/>
      </w:pPr>
      <w:rPr>
        <w:rFonts w:ascii="Symbol" w:hAnsi="Symbol" w:hint="default"/>
      </w:rPr>
    </w:lvl>
    <w:lvl w:ilvl="4" w:tplc="C80C2670">
      <w:start w:val="1"/>
      <w:numFmt w:val="bullet"/>
      <w:lvlText w:val="o"/>
      <w:lvlJc w:val="left"/>
      <w:pPr>
        <w:ind w:left="3600" w:hanging="360"/>
      </w:pPr>
      <w:rPr>
        <w:rFonts w:ascii="Courier New" w:hAnsi="Courier New" w:hint="default"/>
      </w:rPr>
    </w:lvl>
    <w:lvl w:ilvl="5" w:tplc="DC1013E2">
      <w:start w:val="1"/>
      <w:numFmt w:val="bullet"/>
      <w:lvlText w:val=""/>
      <w:lvlJc w:val="left"/>
      <w:pPr>
        <w:ind w:left="4320" w:hanging="360"/>
      </w:pPr>
      <w:rPr>
        <w:rFonts w:ascii="Wingdings" w:hAnsi="Wingdings" w:hint="default"/>
      </w:rPr>
    </w:lvl>
    <w:lvl w:ilvl="6" w:tplc="2C8EAF16">
      <w:start w:val="1"/>
      <w:numFmt w:val="bullet"/>
      <w:lvlText w:val=""/>
      <w:lvlJc w:val="left"/>
      <w:pPr>
        <w:ind w:left="5040" w:hanging="360"/>
      </w:pPr>
      <w:rPr>
        <w:rFonts w:ascii="Symbol" w:hAnsi="Symbol" w:hint="default"/>
      </w:rPr>
    </w:lvl>
    <w:lvl w:ilvl="7" w:tplc="78C21F52">
      <w:start w:val="1"/>
      <w:numFmt w:val="bullet"/>
      <w:lvlText w:val="o"/>
      <w:lvlJc w:val="left"/>
      <w:pPr>
        <w:ind w:left="5760" w:hanging="360"/>
      </w:pPr>
      <w:rPr>
        <w:rFonts w:ascii="Courier New" w:hAnsi="Courier New" w:hint="default"/>
      </w:rPr>
    </w:lvl>
    <w:lvl w:ilvl="8" w:tplc="E3CE146A">
      <w:start w:val="1"/>
      <w:numFmt w:val="bullet"/>
      <w:lvlText w:val=""/>
      <w:lvlJc w:val="left"/>
      <w:pPr>
        <w:ind w:left="6480" w:hanging="360"/>
      </w:pPr>
      <w:rPr>
        <w:rFonts w:ascii="Wingdings" w:hAnsi="Wingdings" w:hint="default"/>
      </w:rPr>
    </w:lvl>
  </w:abstractNum>
  <w:abstractNum w:abstractNumId="38" w15:restartNumberingAfterBreak="0">
    <w:nsid w:val="2BDEFCA7"/>
    <w:multiLevelType w:val="hybridMultilevel"/>
    <w:tmpl w:val="3F90E876"/>
    <w:lvl w:ilvl="0" w:tplc="787EDD3A">
      <w:start w:val="1"/>
      <w:numFmt w:val="bullet"/>
      <w:lvlText w:val=""/>
      <w:lvlJc w:val="left"/>
      <w:pPr>
        <w:ind w:left="1080" w:hanging="360"/>
      </w:pPr>
      <w:rPr>
        <w:rFonts w:ascii="Symbol" w:hAnsi="Symbol" w:hint="default"/>
      </w:rPr>
    </w:lvl>
    <w:lvl w:ilvl="1" w:tplc="B8042674">
      <w:start w:val="1"/>
      <w:numFmt w:val="bullet"/>
      <w:lvlText w:val="o"/>
      <w:lvlJc w:val="left"/>
      <w:pPr>
        <w:ind w:left="1800" w:hanging="360"/>
      </w:pPr>
      <w:rPr>
        <w:rFonts w:ascii="Courier New" w:hAnsi="Courier New" w:hint="default"/>
      </w:rPr>
    </w:lvl>
    <w:lvl w:ilvl="2" w:tplc="7B829D20">
      <w:start w:val="1"/>
      <w:numFmt w:val="bullet"/>
      <w:lvlText w:val=""/>
      <w:lvlJc w:val="left"/>
      <w:pPr>
        <w:ind w:left="2520" w:hanging="360"/>
      </w:pPr>
      <w:rPr>
        <w:rFonts w:ascii="Wingdings" w:hAnsi="Wingdings" w:hint="default"/>
      </w:rPr>
    </w:lvl>
    <w:lvl w:ilvl="3" w:tplc="41442596">
      <w:start w:val="1"/>
      <w:numFmt w:val="bullet"/>
      <w:lvlText w:val=""/>
      <w:lvlJc w:val="left"/>
      <w:pPr>
        <w:ind w:left="3240" w:hanging="360"/>
      </w:pPr>
      <w:rPr>
        <w:rFonts w:ascii="Symbol" w:hAnsi="Symbol" w:hint="default"/>
      </w:rPr>
    </w:lvl>
    <w:lvl w:ilvl="4" w:tplc="727ED56E">
      <w:start w:val="1"/>
      <w:numFmt w:val="bullet"/>
      <w:lvlText w:val="o"/>
      <w:lvlJc w:val="left"/>
      <w:pPr>
        <w:ind w:left="3960" w:hanging="360"/>
      </w:pPr>
      <w:rPr>
        <w:rFonts w:ascii="Courier New" w:hAnsi="Courier New" w:hint="default"/>
      </w:rPr>
    </w:lvl>
    <w:lvl w:ilvl="5" w:tplc="6D54CA4A">
      <w:start w:val="1"/>
      <w:numFmt w:val="bullet"/>
      <w:lvlText w:val=""/>
      <w:lvlJc w:val="left"/>
      <w:pPr>
        <w:ind w:left="4680" w:hanging="360"/>
      </w:pPr>
      <w:rPr>
        <w:rFonts w:ascii="Wingdings" w:hAnsi="Wingdings" w:hint="default"/>
      </w:rPr>
    </w:lvl>
    <w:lvl w:ilvl="6" w:tplc="015209C4">
      <w:start w:val="1"/>
      <w:numFmt w:val="bullet"/>
      <w:lvlText w:val=""/>
      <w:lvlJc w:val="left"/>
      <w:pPr>
        <w:ind w:left="5400" w:hanging="360"/>
      </w:pPr>
      <w:rPr>
        <w:rFonts w:ascii="Symbol" w:hAnsi="Symbol" w:hint="default"/>
      </w:rPr>
    </w:lvl>
    <w:lvl w:ilvl="7" w:tplc="243C7498">
      <w:start w:val="1"/>
      <w:numFmt w:val="bullet"/>
      <w:lvlText w:val="o"/>
      <w:lvlJc w:val="left"/>
      <w:pPr>
        <w:ind w:left="6120" w:hanging="360"/>
      </w:pPr>
      <w:rPr>
        <w:rFonts w:ascii="Courier New" w:hAnsi="Courier New" w:hint="default"/>
      </w:rPr>
    </w:lvl>
    <w:lvl w:ilvl="8" w:tplc="68F05286">
      <w:start w:val="1"/>
      <w:numFmt w:val="bullet"/>
      <w:lvlText w:val=""/>
      <w:lvlJc w:val="left"/>
      <w:pPr>
        <w:ind w:left="6840" w:hanging="360"/>
      </w:pPr>
      <w:rPr>
        <w:rFonts w:ascii="Wingdings" w:hAnsi="Wingdings" w:hint="default"/>
      </w:rPr>
    </w:lvl>
  </w:abstractNum>
  <w:abstractNum w:abstractNumId="39" w15:restartNumberingAfterBreak="0">
    <w:nsid w:val="2CF0DAC8"/>
    <w:multiLevelType w:val="hybridMultilevel"/>
    <w:tmpl w:val="1E1C8808"/>
    <w:lvl w:ilvl="0" w:tplc="FEE2C752">
      <w:start w:val="1"/>
      <w:numFmt w:val="bullet"/>
      <w:lvlText w:val=""/>
      <w:lvlJc w:val="left"/>
      <w:pPr>
        <w:ind w:left="720" w:hanging="360"/>
      </w:pPr>
      <w:rPr>
        <w:rFonts w:ascii="Symbol" w:hAnsi="Symbol" w:hint="default"/>
      </w:rPr>
    </w:lvl>
    <w:lvl w:ilvl="1" w:tplc="33804470">
      <w:start w:val="1"/>
      <w:numFmt w:val="bullet"/>
      <w:lvlText w:val="o"/>
      <w:lvlJc w:val="left"/>
      <w:pPr>
        <w:ind w:left="1440" w:hanging="360"/>
      </w:pPr>
      <w:rPr>
        <w:rFonts w:ascii="Courier New" w:hAnsi="Courier New" w:hint="default"/>
      </w:rPr>
    </w:lvl>
    <w:lvl w:ilvl="2" w:tplc="DBFE237C">
      <w:start w:val="1"/>
      <w:numFmt w:val="bullet"/>
      <w:lvlText w:val=""/>
      <w:lvlJc w:val="left"/>
      <w:pPr>
        <w:ind w:left="2160" w:hanging="360"/>
      </w:pPr>
      <w:rPr>
        <w:rFonts w:ascii="Wingdings" w:hAnsi="Wingdings" w:hint="default"/>
      </w:rPr>
    </w:lvl>
    <w:lvl w:ilvl="3" w:tplc="B8565298">
      <w:start w:val="1"/>
      <w:numFmt w:val="bullet"/>
      <w:lvlText w:val=""/>
      <w:lvlJc w:val="left"/>
      <w:pPr>
        <w:ind w:left="2880" w:hanging="360"/>
      </w:pPr>
      <w:rPr>
        <w:rFonts w:ascii="Symbol" w:hAnsi="Symbol" w:hint="default"/>
      </w:rPr>
    </w:lvl>
    <w:lvl w:ilvl="4" w:tplc="E7A8D9CC">
      <w:start w:val="1"/>
      <w:numFmt w:val="bullet"/>
      <w:lvlText w:val="o"/>
      <w:lvlJc w:val="left"/>
      <w:pPr>
        <w:ind w:left="3600" w:hanging="360"/>
      </w:pPr>
      <w:rPr>
        <w:rFonts w:ascii="Courier New" w:hAnsi="Courier New" w:hint="default"/>
      </w:rPr>
    </w:lvl>
    <w:lvl w:ilvl="5" w:tplc="29529BF2">
      <w:start w:val="1"/>
      <w:numFmt w:val="bullet"/>
      <w:lvlText w:val=""/>
      <w:lvlJc w:val="left"/>
      <w:pPr>
        <w:ind w:left="4320" w:hanging="360"/>
      </w:pPr>
      <w:rPr>
        <w:rFonts w:ascii="Wingdings" w:hAnsi="Wingdings" w:hint="default"/>
      </w:rPr>
    </w:lvl>
    <w:lvl w:ilvl="6" w:tplc="32788DAE">
      <w:start w:val="1"/>
      <w:numFmt w:val="bullet"/>
      <w:lvlText w:val=""/>
      <w:lvlJc w:val="left"/>
      <w:pPr>
        <w:ind w:left="5040" w:hanging="360"/>
      </w:pPr>
      <w:rPr>
        <w:rFonts w:ascii="Symbol" w:hAnsi="Symbol" w:hint="default"/>
      </w:rPr>
    </w:lvl>
    <w:lvl w:ilvl="7" w:tplc="D8E4256E">
      <w:start w:val="1"/>
      <w:numFmt w:val="bullet"/>
      <w:lvlText w:val="o"/>
      <w:lvlJc w:val="left"/>
      <w:pPr>
        <w:ind w:left="5760" w:hanging="360"/>
      </w:pPr>
      <w:rPr>
        <w:rFonts w:ascii="Courier New" w:hAnsi="Courier New" w:hint="default"/>
      </w:rPr>
    </w:lvl>
    <w:lvl w:ilvl="8" w:tplc="3910AAD4">
      <w:start w:val="1"/>
      <w:numFmt w:val="bullet"/>
      <w:lvlText w:val=""/>
      <w:lvlJc w:val="left"/>
      <w:pPr>
        <w:ind w:left="6480" w:hanging="360"/>
      </w:pPr>
      <w:rPr>
        <w:rFonts w:ascii="Wingdings" w:hAnsi="Wingdings" w:hint="default"/>
      </w:rPr>
    </w:lvl>
  </w:abstractNum>
  <w:abstractNum w:abstractNumId="40" w15:restartNumberingAfterBreak="0">
    <w:nsid w:val="304F53EE"/>
    <w:multiLevelType w:val="hybridMultilevel"/>
    <w:tmpl w:val="83D40042"/>
    <w:lvl w:ilvl="0" w:tplc="1CFE9FA8">
      <w:start w:val="1"/>
      <w:numFmt w:val="bullet"/>
      <w:lvlText w:val=""/>
      <w:lvlJc w:val="left"/>
      <w:pPr>
        <w:ind w:left="720" w:hanging="360"/>
      </w:pPr>
      <w:rPr>
        <w:rFonts w:ascii="Symbol" w:hAnsi="Symbol" w:hint="default"/>
      </w:rPr>
    </w:lvl>
    <w:lvl w:ilvl="1" w:tplc="76866B44">
      <w:start w:val="1"/>
      <w:numFmt w:val="bullet"/>
      <w:lvlText w:val="o"/>
      <w:lvlJc w:val="left"/>
      <w:pPr>
        <w:ind w:left="1440" w:hanging="360"/>
      </w:pPr>
      <w:rPr>
        <w:rFonts w:ascii="Courier New" w:hAnsi="Courier New" w:hint="default"/>
      </w:rPr>
    </w:lvl>
    <w:lvl w:ilvl="2" w:tplc="8B5CE466">
      <w:start w:val="1"/>
      <w:numFmt w:val="bullet"/>
      <w:lvlText w:val=""/>
      <w:lvlJc w:val="left"/>
      <w:pPr>
        <w:ind w:left="2160" w:hanging="360"/>
      </w:pPr>
      <w:rPr>
        <w:rFonts w:ascii="Wingdings" w:hAnsi="Wingdings" w:hint="default"/>
      </w:rPr>
    </w:lvl>
    <w:lvl w:ilvl="3" w:tplc="98F216D0">
      <w:start w:val="1"/>
      <w:numFmt w:val="bullet"/>
      <w:lvlText w:val=""/>
      <w:lvlJc w:val="left"/>
      <w:pPr>
        <w:ind w:left="2880" w:hanging="360"/>
      </w:pPr>
      <w:rPr>
        <w:rFonts w:ascii="Symbol" w:hAnsi="Symbol" w:hint="default"/>
      </w:rPr>
    </w:lvl>
    <w:lvl w:ilvl="4" w:tplc="A5066E04">
      <w:start w:val="1"/>
      <w:numFmt w:val="bullet"/>
      <w:lvlText w:val="o"/>
      <w:lvlJc w:val="left"/>
      <w:pPr>
        <w:ind w:left="3600" w:hanging="360"/>
      </w:pPr>
      <w:rPr>
        <w:rFonts w:ascii="Courier New" w:hAnsi="Courier New" w:hint="default"/>
      </w:rPr>
    </w:lvl>
    <w:lvl w:ilvl="5" w:tplc="F95ABB5C">
      <w:start w:val="1"/>
      <w:numFmt w:val="bullet"/>
      <w:lvlText w:val=""/>
      <w:lvlJc w:val="left"/>
      <w:pPr>
        <w:ind w:left="4320" w:hanging="360"/>
      </w:pPr>
      <w:rPr>
        <w:rFonts w:ascii="Wingdings" w:hAnsi="Wingdings" w:hint="default"/>
      </w:rPr>
    </w:lvl>
    <w:lvl w:ilvl="6" w:tplc="53BCE846">
      <w:start w:val="1"/>
      <w:numFmt w:val="bullet"/>
      <w:lvlText w:val=""/>
      <w:lvlJc w:val="left"/>
      <w:pPr>
        <w:ind w:left="5040" w:hanging="360"/>
      </w:pPr>
      <w:rPr>
        <w:rFonts w:ascii="Symbol" w:hAnsi="Symbol" w:hint="default"/>
      </w:rPr>
    </w:lvl>
    <w:lvl w:ilvl="7" w:tplc="584CC4A2">
      <w:start w:val="1"/>
      <w:numFmt w:val="bullet"/>
      <w:lvlText w:val="o"/>
      <w:lvlJc w:val="left"/>
      <w:pPr>
        <w:ind w:left="5760" w:hanging="360"/>
      </w:pPr>
      <w:rPr>
        <w:rFonts w:ascii="Courier New" w:hAnsi="Courier New" w:hint="default"/>
      </w:rPr>
    </w:lvl>
    <w:lvl w:ilvl="8" w:tplc="3724D410">
      <w:start w:val="1"/>
      <w:numFmt w:val="bullet"/>
      <w:lvlText w:val=""/>
      <w:lvlJc w:val="left"/>
      <w:pPr>
        <w:ind w:left="6480" w:hanging="360"/>
      </w:pPr>
      <w:rPr>
        <w:rFonts w:ascii="Wingdings" w:hAnsi="Wingdings" w:hint="default"/>
      </w:rPr>
    </w:lvl>
  </w:abstractNum>
  <w:abstractNum w:abstractNumId="41" w15:restartNumberingAfterBreak="0">
    <w:nsid w:val="3065889F"/>
    <w:multiLevelType w:val="hybridMultilevel"/>
    <w:tmpl w:val="32F42D80"/>
    <w:lvl w:ilvl="0" w:tplc="0D34D742">
      <w:start w:val="1"/>
      <w:numFmt w:val="bullet"/>
      <w:lvlText w:val=""/>
      <w:lvlJc w:val="left"/>
      <w:pPr>
        <w:ind w:left="1080" w:hanging="360"/>
      </w:pPr>
      <w:rPr>
        <w:rFonts w:ascii="Symbol" w:hAnsi="Symbol" w:hint="default"/>
      </w:rPr>
    </w:lvl>
    <w:lvl w:ilvl="1" w:tplc="AB148E46">
      <w:start w:val="1"/>
      <w:numFmt w:val="bullet"/>
      <w:lvlText w:val="o"/>
      <w:lvlJc w:val="left"/>
      <w:pPr>
        <w:ind w:left="1800" w:hanging="360"/>
      </w:pPr>
      <w:rPr>
        <w:rFonts w:ascii="Courier New" w:hAnsi="Courier New" w:hint="default"/>
      </w:rPr>
    </w:lvl>
    <w:lvl w:ilvl="2" w:tplc="B32E7AB8">
      <w:start w:val="1"/>
      <w:numFmt w:val="bullet"/>
      <w:lvlText w:val=""/>
      <w:lvlJc w:val="left"/>
      <w:pPr>
        <w:ind w:left="2520" w:hanging="360"/>
      </w:pPr>
      <w:rPr>
        <w:rFonts w:ascii="Wingdings" w:hAnsi="Wingdings" w:hint="default"/>
      </w:rPr>
    </w:lvl>
    <w:lvl w:ilvl="3" w:tplc="4938456E">
      <w:start w:val="1"/>
      <w:numFmt w:val="bullet"/>
      <w:lvlText w:val=""/>
      <w:lvlJc w:val="left"/>
      <w:pPr>
        <w:ind w:left="3240" w:hanging="360"/>
      </w:pPr>
      <w:rPr>
        <w:rFonts w:ascii="Symbol" w:hAnsi="Symbol" w:hint="default"/>
      </w:rPr>
    </w:lvl>
    <w:lvl w:ilvl="4" w:tplc="149E4D02">
      <w:start w:val="1"/>
      <w:numFmt w:val="bullet"/>
      <w:lvlText w:val="o"/>
      <w:lvlJc w:val="left"/>
      <w:pPr>
        <w:ind w:left="3960" w:hanging="360"/>
      </w:pPr>
      <w:rPr>
        <w:rFonts w:ascii="Courier New" w:hAnsi="Courier New" w:hint="default"/>
      </w:rPr>
    </w:lvl>
    <w:lvl w:ilvl="5" w:tplc="DA1AAC90">
      <w:start w:val="1"/>
      <w:numFmt w:val="bullet"/>
      <w:lvlText w:val=""/>
      <w:lvlJc w:val="left"/>
      <w:pPr>
        <w:ind w:left="4680" w:hanging="360"/>
      </w:pPr>
      <w:rPr>
        <w:rFonts w:ascii="Wingdings" w:hAnsi="Wingdings" w:hint="default"/>
      </w:rPr>
    </w:lvl>
    <w:lvl w:ilvl="6" w:tplc="8118E46E">
      <w:start w:val="1"/>
      <w:numFmt w:val="bullet"/>
      <w:lvlText w:val=""/>
      <w:lvlJc w:val="left"/>
      <w:pPr>
        <w:ind w:left="5400" w:hanging="360"/>
      </w:pPr>
      <w:rPr>
        <w:rFonts w:ascii="Symbol" w:hAnsi="Symbol" w:hint="default"/>
      </w:rPr>
    </w:lvl>
    <w:lvl w:ilvl="7" w:tplc="16F0719C">
      <w:start w:val="1"/>
      <w:numFmt w:val="bullet"/>
      <w:lvlText w:val="o"/>
      <w:lvlJc w:val="left"/>
      <w:pPr>
        <w:ind w:left="6120" w:hanging="360"/>
      </w:pPr>
      <w:rPr>
        <w:rFonts w:ascii="Courier New" w:hAnsi="Courier New" w:hint="default"/>
      </w:rPr>
    </w:lvl>
    <w:lvl w:ilvl="8" w:tplc="11065A42">
      <w:start w:val="1"/>
      <w:numFmt w:val="bullet"/>
      <w:lvlText w:val=""/>
      <w:lvlJc w:val="left"/>
      <w:pPr>
        <w:ind w:left="6840" w:hanging="360"/>
      </w:pPr>
      <w:rPr>
        <w:rFonts w:ascii="Wingdings" w:hAnsi="Wingdings" w:hint="default"/>
      </w:rPr>
    </w:lvl>
  </w:abstractNum>
  <w:abstractNum w:abstractNumId="42" w15:restartNumberingAfterBreak="0">
    <w:nsid w:val="31F9156D"/>
    <w:multiLevelType w:val="hybridMultilevel"/>
    <w:tmpl w:val="02084F96"/>
    <w:lvl w:ilvl="0" w:tplc="9606FFDA">
      <w:start w:val="1"/>
      <w:numFmt w:val="bullet"/>
      <w:lvlText w:val=""/>
      <w:lvlJc w:val="left"/>
      <w:pPr>
        <w:ind w:left="720" w:hanging="360"/>
      </w:pPr>
      <w:rPr>
        <w:rFonts w:ascii="Symbol" w:hAnsi="Symbol" w:hint="default"/>
      </w:rPr>
    </w:lvl>
    <w:lvl w:ilvl="1" w:tplc="FCF86C58">
      <w:start w:val="1"/>
      <w:numFmt w:val="bullet"/>
      <w:lvlText w:val="o"/>
      <w:lvlJc w:val="left"/>
      <w:pPr>
        <w:ind w:left="1440" w:hanging="360"/>
      </w:pPr>
      <w:rPr>
        <w:rFonts w:ascii="Courier New" w:hAnsi="Courier New" w:hint="default"/>
      </w:rPr>
    </w:lvl>
    <w:lvl w:ilvl="2" w:tplc="E5AEF45C">
      <w:start w:val="1"/>
      <w:numFmt w:val="bullet"/>
      <w:lvlText w:val=""/>
      <w:lvlJc w:val="left"/>
      <w:pPr>
        <w:ind w:left="2160" w:hanging="360"/>
      </w:pPr>
      <w:rPr>
        <w:rFonts w:ascii="Wingdings" w:hAnsi="Wingdings" w:hint="default"/>
      </w:rPr>
    </w:lvl>
    <w:lvl w:ilvl="3" w:tplc="1E90D49A">
      <w:start w:val="1"/>
      <w:numFmt w:val="bullet"/>
      <w:lvlText w:val=""/>
      <w:lvlJc w:val="left"/>
      <w:pPr>
        <w:ind w:left="2880" w:hanging="360"/>
      </w:pPr>
      <w:rPr>
        <w:rFonts w:ascii="Symbol" w:hAnsi="Symbol" w:hint="default"/>
      </w:rPr>
    </w:lvl>
    <w:lvl w:ilvl="4" w:tplc="A2565F3C">
      <w:start w:val="1"/>
      <w:numFmt w:val="bullet"/>
      <w:lvlText w:val="o"/>
      <w:lvlJc w:val="left"/>
      <w:pPr>
        <w:ind w:left="3600" w:hanging="360"/>
      </w:pPr>
      <w:rPr>
        <w:rFonts w:ascii="Courier New" w:hAnsi="Courier New" w:hint="default"/>
      </w:rPr>
    </w:lvl>
    <w:lvl w:ilvl="5" w:tplc="E0E2BB02">
      <w:start w:val="1"/>
      <w:numFmt w:val="bullet"/>
      <w:lvlText w:val=""/>
      <w:lvlJc w:val="left"/>
      <w:pPr>
        <w:ind w:left="4320" w:hanging="360"/>
      </w:pPr>
      <w:rPr>
        <w:rFonts w:ascii="Wingdings" w:hAnsi="Wingdings" w:hint="default"/>
      </w:rPr>
    </w:lvl>
    <w:lvl w:ilvl="6" w:tplc="DCEE4044">
      <w:start w:val="1"/>
      <w:numFmt w:val="bullet"/>
      <w:lvlText w:val=""/>
      <w:lvlJc w:val="left"/>
      <w:pPr>
        <w:ind w:left="5040" w:hanging="360"/>
      </w:pPr>
      <w:rPr>
        <w:rFonts w:ascii="Symbol" w:hAnsi="Symbol" w:hint="default"/>
      </w:rPr>
    </w:lvl>
    <w:lvl w:ilvl="7" w:tplc="E74268A4">
      <w:start w:val="1"/>
      <w:numFmt w:val="bullet"/>
      <w:lvlText w:val="o"/>
      <w:lvlJc w:val="left"/>
      <w:pPr>
        <w:ind w:left="5760" w:hanging="360"/>
      </w:pPr>
      <w:rPr>
        <w:rFonts w:ascii="Courier New" w:hAnsi="Courier New" w:hint="default"/>
      </w:rPr>
    </w:lvl>
    <w:lvl w:ilvl="8" w:tplc="D79E77C4">
      <w:start w:val="1"/>
      <w:numFmt w:val="bullet"/>
      <w:lvlText w:val=""/>
      <w:lvlJc w:val="left"/>
      <w:pPr>
        <w:ind w:left="6480" w:hanging="360"/>
      </w:pPr>
      <w:rPr>
        <w:rFonts w:ascii="Wingdings" w:hAnsi="Wingdings" w:hint="default"/>
      </w:rPr>
    </w:lvl>
  </w:abstractNum>
  <w:abstractNum w:abstractNumId="43" w15:restartNumberingAfterBreak="0">
    <w:nsid w:val="341FF9CD"/>
    <w:multiLevelType w:val="hybridMultilevel"/>
    <w:tmpl w:val="8C76F062"/>
    <w:lvl w:ilvl="0" w:tplc="8A3486D6">
      <w:start w:val="1"/>
      <w:numFmt w:val="bullet"/>
      <w:lvlText w:val="♦"/>
      <w:lvlJc w:val="left"/>
      <w:pPr>
        <w:ind w:left="720" w:hanging="360"/>
      </w:pPr>
      <w:rPr>
        <w:rFonts w:ascii="Courier New" w:hAnsi="Courier New" w:hint="default"/>
      </w:rPr>
    </w:lvl>
    <w:lvl w:ilvl="1" w:tplc="35208D12">
      <w:start w:val="1"/>
      <w:numFmt w:val="bullet"/>
      <w:lvlText w:val="o"/>
      <w:lvlJc w:val="left"/>
      <w:pPr>
        <w:ind w:left="1440" w:hanging="360"/>
      </w:pPr>
      <w:rPr>
        <w:rFonts w:ascii="Courier New" w:hAnsi="Courier New" w:hint="default"/>
      </w:rPr>
    </w:lvl>
    <w:lvl w:ilvl="2" w:tplc="6E9CDE14">
      <w:start w:val="1"/>
      <w:numFmt w:val="bullet"/>
      <w:lvlText w:val=""/>
      <w:lvlJc w:val="left"/>
      <w:pPr>
        <w:ind w:left="2160" w:hanging="360"/>
      </w:pPr>
      <w:rPr>
        <w:rFonts w:ascii="Wingdings" w:hAnsi="Wingdings" w:hint="default"/>
      </w:rPr>
    </w:lvl>
    <w:lvl w:ilvl="3" w:tplc="5A2CBF86">
      <w:start w:val="1"/>
      <w:numFmt w:val="bullet"/>
      <w:lvlText w:val=""/>
      <w:lvlJc w:val="left"/>
      <w:pPr>
        <w:ind w:left="2880" w:hanging="360"/>
      </w:pPr>
      <w:rPr>
        <w:rFonts w:ascii="Symbol" w:hAnsi="Symbol" w:hint="default"/>
      </w:rPr>
    </w:lvl>
    <w:lvl w:ilvl="4" w:tplc="2EC47B94">
      <w:start w:val="1"/>
      <w:numFmt w:val="bullet"/>
      <w:lvlText w:val="o"/>
      <w:lvlJc w:val="left"/>
      <w:pPr>
        <w:ind w:left="3600" w:hanging="360"/>
      </w:pPr>
      <w:rPr>
        <w:rFonts w:ascii="Courier New" w:hAnsi="Courier New" w:hint="default"/>
      </w:rPr>
    </w:lvl>
    <w:lvl w:ilvl="5" w:tplc="5D389E24">
      <w:start w:val="1"/>
      <w:numFmt w:val="bullet"/>
      <w:lvlText w:val=""/>
      <w:lvlJc w:val="left"/>
      <w:pPr>
        <w:ind w:left="4320" w:hanging="360"/>
      </w:pPr>
      <w:rPr>
        <w:rFonts w:ascii="Wingdings" w:hAnsi="Wingdings" w:hint="default"/>
      </w:rPr>
    </w:lvl>
    <w:lvl w:ilvl="6" w:tplc="6A469CC6">
      <w:start w:val="1"/>
      <w:numFmt w:val="bullet"/>
      <w:lvlText w:val=""/>
      <w:lvlJc w:val="left"/>
      <w:pPr>
        <w:ind w:left="5040" w:hanging="360"/>
      </w:pPr>
      <w:rPr>
        <w:rFonts w:ascii="Symbol" w:hAnsi="Symbol" w:hint="default"/>
      </w:rPr>
    </w:lvl>
    <w:lvl w:ilvl="7" w:tplc="F3C69FA0">
      <w:start w:val="1"/>
      <w:numFmt w:val="bullet"/>
      <w:lvlText w:val="o"/>
      <w:lvlJc w:val="left"/>
      <w:pPr>
        <w:ind w:left="5760" w:hanging="360"/>
      </w:pPr>
      <w:rPr>
        <w:rFonts w:ascii="Courier New" w:hAnsi="Courier New" w:hint="default"/>
      </w:rPr>
    </w:lvl>
    <w:lvl w:ilvl="8" w:tplc="4DFAEFC6">
      <w:start w:val="1"/>
      <w:numFmt w:val="bullet"/>
      <w:lvlText w:val=""/>
      <w:lvlJc w:val="left"/>
      <w:pPr>
        <w:ind w:left="6480" w:hanging="360"/>
      </w:pPr>
      <w:rPr>
        <w:rFonts w:ascii="Wingdings" w:hAnsi="Wingdings" w:hint="default"/>
      </w:rPr>
    </w:lvl>
  </w:abstractNum>
  <w:abstractNum w:abstractNumId="44" w15:restartNumberingAfterBreak="0">
    <w:nsid w:val="342F211C"/>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A376BF"/>
    <w:multiLevelType w:val="hybridMultilevel"/>
    <w:tmpl w:val="BB1CAE94"/>
    <w:lvl w:ilvl="0" w:tplc="0700E090">
      <w:start w:val="1"/>
      <w:numFmt w:val="bullet"/>
      <w:lvlText w:val=""/>
      <w:lvlJc w:val="left"/>
      <w:pPr>
        <w:ind w:left="720" w:hanging="360"/>
      </w:pPr>
      <w:rPr>
        <w:rFonts w:ascii="Symbol" w:hAnsi="Symbol" w:hint="default"/>
      </w:rPr>
    </w:lvl>
    <w:lvl w:ilvl="1" w:tplc="92180E52">
      <w:start w:val="1"/>
      <w:numFmt w:val="bullet"/>
      <w:lvlText w:val="o"/>
      <w:lvlJc w:val="left"/>
      <w:pPr>
        <w:ind w:left="1440" w:hanging="360"/>
      </w:pPr>
      <w:rPr>
        <w:rFonts w:ascii="Courier New" w:hAnsi="Courier New" w:hint="default"/>
      </w:rPr>
    </w:lvl>
    <w:lvl w:ilvl="2" w:tplc="B0D2E2BE">
      <w:start w:val="1"/>
      <w:numFmt w:val="bullet"/>
      <w:lvlText w:val=""/>
      <w:lvlJc w:val="left"/>
      <w:pPr>
        <w:ind w:left="2160" w:hanging="360"/>
      </w:pPr>
      <w:rPr>
        <w:rFonts w:ascii="Wingdings" w:hAnsi="Wingdings" w:hint="default"/>
      </w:rPr>
    </w:lvl>
    <w:lvl w:ilvl="3" w:tplc="4B1AB70E">
      <w:start w:val="1"/>
      <w:numFmt w:val="bullet"/>
      <w:lvlText w:val=""/>
      <w:lvlJc w:val="left"/>
      <w:pPr>
        <w:ind w:left="2880" w:hanging="360"/>
      </w:pPr>
      <w:rPr>
        <w:rFonts w:ascii="Symbol" w:hAnsi="Symbol" w:hint="default"/>
      </w:rPr>
    </w:lvl>
    <w:lvl w:ilvl="4" w:tplc="18A6E846">
      <w:start w:val="1"/>
      <w:numFmt w:val="bullet"/>
      <w:lvlText w:val="o"/>
      <w:lvlJc w:val="left"/>
      <w:pPr>
        <w:ind w:left="3600" w:hanging="360"/>
      </w:pPr>
      <w:rPr>
        <w:rFonts w:ascii="Courier New" w:hAnsi="Courier New" w:hint="default"/>
      </w:rPr>
    </w:lvl>
    <w:lvl w:ilvl="5" w:tplc="6D723384">
      <w:start w:val="1"/>
      <w:numFmt w:val="bullet"/>
      <w:lvlText w:val=""/>
      <w:lvlJc w:val="left"/>
      <w:pPr>
        <w:ind w:left="4320" w:hanging="360"/>
      </w:pPr>
      <w:rPr>
        <w:rFonts w:ascii="Wingdings" w:hAnsi="Wingdings" w:hint="default"/>
      </w:rPr>
    </w:lvl>
    <w:lvl w:ilvl="6" w:tplc="A956CD82">
      <w:start w:val="1"/>
      <w:numFmt w:val="bullet"/>
      <w:lvlText w:val=""/>
      <w:lvlJc w:val="left"/>
      <w:pPr>
        <w:ind w:left="5040" w:hanging="360"/>
      </w:pPr>
      <w:rPr>
        <w:rFonts w:ascii="Symbol" w:hAnsi="Symbol" w:hint="default"/>
      </w:rPr>
    </w:lvl>
    <w:lvl w:ilvl="7" w:tplc="9864ADA8">
      <w:start w:val="1"/>
      <w:numFmt w:val="bullet"/>
      <w:lvlText w:val="o"/>
      <w:lvlJc w:val="left"/>
      <w:pPr>
        <w:ind w:left="5760" w:hanging="360"/>
      </w:pPr>
      <w:rPr>
        <w:rFonts w:ascii="Courier New" w:hAnsi="Courier New" w:hint="default"/>
      </w:rPr>
    </w:lvl>
    <w:lvl w:ilvl="8" w:tplc="949E1568">
      <w:start w:val="1"/>
      <w:numFmt w:val="bullet"/>
      <w:lvlText w:val=""/>
      <w:lvlJc w:val="left"/>
      <w:pPr>
        <w:ind w:left="6480" w:hanging="360"/>
      </w:pPr>
      <w:rPr>
        <w:rFonts w:ascii="Wingdings" w:hAnsi="Wingdings" w:hint="default"/>
      </w:rPr>
    </w:lvl>
  </w:abstractNum>
  <w:abstractNum w:abstractNumId="46" w15:restartNumberingAfterBreak="0">
    <w:nsid w:val="34C34C37"/>
    <w:multiLevelType w:val="hybridMultilevel"/>
    <w:tmpl w:val="35D47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014172"/>
    <w:multiLevelType w:val="hybridMultilevel"/>
    <w:tmpl w:val="F642E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EC355F"/>
    <w:multiLevelType w:val="hybridMultilevel"/>
    <w:tmpl w:val="3B4AE2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3BBE4909"/>
    <w:multiLevelType w:val="hybridMultilevel"/>
    <w:tmpl w:val="2260FF0A"/>
    <w:lvl w:ilvl="0" w:tplc="E5D6EC0E">
      <w:start w:val="1"/>
      <w:numFmt w:val="bullet"/>
      <w:lvlText w:val=""/>
      <w:lvlJc w:val="left"/>
      <w:pPr>
        <w:ind w:left="720" w:hanging="360"/>
      </w:pPr>
      <w:rPr>
        <w:rFonts w:ascii="Symbol" w:hAnsi="Symbol" w:hint="default"/>
      </w:rPr>
    </w:lvl>
    <w:lvl w:ilvl="1" w:tplc="7A0E09FE">
      <w:start w:val="1"/>
      <w:numFmt w:val="bullet"/>
      <w:lvlText w:val="o"/>
      <w:lvlJc w:val="left"/>
      <w:pPr>
        <w:ind w:left="1440" w:hanging="360"/>
      </w:pPr>
      <w:rPr>
        <w:rFonts w:ascii="Courier New" w:hAnsi="Courier New" w:hint="default"/>
      </w:rPr>
    </w:lvl>
    <w:lvl w:ilvl="2" w:tplc="BDB2C594">
      <w:start w:val="1"/>
      <w:numFmt w:val="bullet"/>
      <w:lvlText w:val=""/>
      <w:lvlJc w:val="left"/>
      <w:pPr>
        <w:ind w:left="2160" w:hanging="360"/>
      </w:pPr>
      <w:rPr>
        <w:rFonts w:ascii="Wingdings" w:hAnsi="Wingdings" w:hint="default"/>
      </w:rPr>
    </w:lvl>
    <w:lvl w:ilvl="3" w:tplc="58B48782">
      <w:start w:val="1"/>
      <w:numFmt w:val="bullet"/>
      <w:lvlText w:val=""/>
      <w:lvlJc w:val="left"/>
      <w:pPr>
        <w:ind w:left="2880" w:hanging="360"/>
      </w:pPr>
      <w:rPr>
        <w:rFonts w:ascii="Symbol" w:hAnsi="Symbol" w:hint="default"/>
      </w:rPr>
    </w:lvl>
    <w:lvl w:ilvl="4" w:tplc="FC480E0A">
      <w:start w:val="1"/>
      <w:numFmt w:val="bullet"/>
      <w:lvlText w:val="o"/>
      <w:lvlJc w:val="left"/>
      <w:pPr>
        <w:ind w:left="3600" w:hanging="360"/>
      </w:pPr>
      <w:rPr>
        <w:rFonts w:ascii="Courier New" w:hAnsi="Courier New" w:hint="default"/>
      </w:rPr>
    </w:lvl>
    <w:lvl w:ilvl="5" w:tplc="E454197E">
      <w:start w:val="1"/>
      <w:numFmt w:val="bullet"/>
      <w:lvlText w:val=""/>
      <w:lvlJc w:val="left"/>
      <w:pPr>
        <w:ind w:left="4320" w:hanging="360"/>
      </w:pPr>
      <w:rPr>
        <w:rFonts w:ascii="Wingdings" w:hAnsi="Wingdings" w:hint="default"/>
      </w:rPr>
    </w:lvl>
    <w:lvl w:ilvl="6" w:tplc="6360C2C8">
      <w:start w:val="1"/>
      <w:numFmt w:val="bullet"/>
      <w:lvlText w:val=""/>
      <w:lvlJc w:val="left"/>
      <w:pPr>
        <w:ind w:left="5040" w:hanging="360"/>
      </w:pPr>
      <w:rPr>
        <w:rFonts w:ascii="Symbol" w:hAnsi="Symbol" w:hint="default"/>
      </w:rPr>
    </w:lvl>
    <w:lvl w:ilvl="7" w:tplc="EFD68D40">
      <w:start w:val="1"/>
      <w:numFmt w:val="bullet"/>
      <w:lvlText w:val="o"/>
      <w:lvlJc w:val="left"/>
      <w:pPr>
        <w:ind w:left="5760" w:hanging="360"/>
      </w:pPr>
      <w:rPr>
        <w:rFonts w:ascii="Courier New" w:hAnsi="Courier New" w:hint="default"/>
      </w:rPr>
    </w:lvl>
    <w:lvl w:ilvl="8" w:tplc="3AD08D26">
      <w:start w:val="1"/>
      <w:numFmt w:val="bullet"/>
      <w:lvlText w:val=""/>
      <w:lvlJc w:val="left"/>
      <w:pPr>
        <w:ind w:left="6480" w:hanging="360"/>
      </w:pPr>
      <w:rPr>
        <w:rFonts w:ascii="Wingdings" w:hAnsi="Wingdings" w:hint="default"/>
      </w:rPr>
    </w:lvl>
  </w:abstractNum>
  <w:abstractNum w:abstractNumId="50" w15:restartNumberingAfterBreak="0">
    <w:nsid w:val="3D5D4E44"/>
    <w:multiLevelType w:val="hybridMultilevel"/>
    <w:tmpl w:val="A4B66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D2B729"/>
    <w:multiLevelType w:val="hybridMultilevel"/>
    <w:tmpl w:val="6EDEA368"/>
    <w:lvl w:ilvl="0" w:tplc="72940724">
      <w:start w:val="1"/>
      <w:numFmt w:val="bullet"/>
      <w:lvlText w:val=""/>
      <w:lvlJc w:val="left"/>
      <w:pPr>
        <w:ind w:left="1440" w:hanging="360"/>
      </w:pPr>
      <w:rPr>
        <w:rFonts w:ascii="Symbol" w:hAnsi="Symbol" w:hint="default"/>
      </w:rPr>
    </w:lvl>
    <w:lvl w:ilvl="1" w:tplc="4470D246">
      <w:start w:val="1"/>
      <w:numFmt w:val="bullet"/>
      <w:lvlText w:val="o"/>
      <w:lvlJc w:val="left"/>
      <w:pPr>
        <w:ind w:left="2160" w:hanging="360"/>
      </w:pPr>
      <w:rPr>
        <w:rFonts w:ascii="Courier New" w:hAnsi="Courier New" w:hint="default"/>
      </w:rPr>
    </w:lvl>
    <w:lvl w:ilvl="2" w:tplc="70944E74">
      <w:start w:val="1"/>
      <w:numFmt w:val="bullet"/>
      <w:lvlText w:val=""/>
      <w:lvlJc w:val="left"/>
      <w:pPr>
        <w:ind w:left="2880" w:hanging="360"/>
      </w:pPr>
      <w:rPr>
        <w:rFonts w:ascii="Wingdings" w:hAnsi="Wingdings" w:hint="default"/>
      </w:rPr>
    </w:lvl>
    <w:lvl w:ilvl="3" w:tplc="0DEA4608">
      <w:start w:val="1"/>
      <w:numFmt w:val="bullet"/>
      <w:lvlText w:val=""/>
      <w:lvlJc w:val="left"/>
      <w:pPr>
        <w:ind w:left="3600" w:hanging="360"/>
      </w:pPr>
      <w:rPr>
        <w:rFonts w:ascii="Symbol" w:hAnsi="Symbol" w:hint="default"/>
      </w:rPr>
    </w:lvl>
    <w:lvl w:ilvl="4" w:tplc="0F00DE6C">
      <w:start w:val="1"/>
      <w:numFmt w:val="bullet"/>
      <w:lvlText w:val="o"/>
      <w:lvlJc w:val="left"/>
      <w:pPr>
        <w:ind w:left="4320" w:hanging="360"/>
      </w:pPr>
      <w:rPr>
        <w:rFonts w:ascii="Courier New" w:hAnsi="Courier New" w:hint="default"/>
      </w:rPr>
    </w:lvl>
    <w:lvl w:ilvl="5" w:tplc="97B6B9F2">
      <w:start w:val="1"/>
      <w:numFmt w:val="bullet"/>
      <w:lvlText w:val=""/>
      <w:lvlJc w:val="left"/>
      <w:pPr>
        <w:ind w:left="5040" w:hanging="360"/>
      </w:pPr>
      <w:rPr>
        <w:rFonts w:ascii="Wingdings" w:hAnsi="Wingdings" w:hint="default"/>
      </w:rPr>
    </w:lvl>
    <w:lvl w:ilvl="6" w:tplc="021A1610">
      <w:start w:val="1"/>
      <w:numFmt w:val="bullet"/>
      <w:lvlText w:val=""/>
      <w:lvlJc w:val="left"/>
      <w:pPr>
        <w:ind w:left="5760" w:hanging="360"/>
      </w:pPr>
      <w:rPr>
        <w:rFonts w:ascii="Symbol" w:hAnsi="Symbol" w:hint="default"/>
      </w:rPr>
    </w:lvl>
    <w:lvl w:ilvl="7" w:tplc="B2F27310">
      <w:start w:val="1"/>
      <w:numFmt w:val="bullet"/>
      <w:lvlText w:val="o"/>
      <w:lvlJc w:val="left"/>
      <w:pPr>
        <w:ind w:left="6480" w:hanging="360"/>
      </w:pPr>
      <w:rPr>
        <w:rFonts w:ascii="Courier New" w:hAnsi="Courier New" w:hint="default"/>
      </w:rPr>
    </w:lvl>
    <w:lvl w:ilvl="8" w:tplc="95F8D9E6">
      <w:start w:val="1"/>
      <w:numFmt w:val="bullet"/>
      <w:lvlText w:val=""/>
      <w:lvlJc w:val="left"/>
      <w:pPr>
        <w:ind w:left="7200" w:hanging="360"/>
      </w:pPr>
      <w:rPr>
        <w:rFonts w:ascii="Wingdings" w:hAnsi="Wingdings" w:hint="default"/>
      </w:rPr>
    </w:lvl>
  </w:abstractNum>
  <w:abstractNum w:abstractNumId="52" w15:restartNumberingAfterBreak="0">
    <w:nsid w:val="3EBD1957"/>
    <w:multiLevelType w:val="hybridMultilevel"/>
    <w:tmpl w:val="20B64080"/>
    <w:lvl w:ilvl="0" w:tplc="C304EC14">
      <w:start w:val="1"/>
      <w:numFmt w:val="bullet"/>
      <w:lvlText w:val=""/>
      <w:lvlJc w:val="left"/>
      <w:pPr>
        <w:ind w:left="720" w:hanging="360"/>
      </w:pPr>
      <w:rPr>
        <w:rFonts w:ascii="Symbol" w:hAnsi="Symbol" w:hint="default"/>
      </w:rPr>
    </w:lvl>
    <w:lvl w:ilvl="1" w:tplc="812277E4">
      <w:start w:val="1"/>
      <w:numFmt w:val="bullet"/>
      <w:lvlText w:val="o"/>
      <w:lvlJc w:val="left"/>
      <w:pPr>
        <w:ind w:left="1440" w:hanging="360"/>
      </w:pPr>
      <w:rPr>
        <w:rFonts w:ascii="Courier New" w:hAnsi="Courier New" w:hint="default"/>
      </w:rPr>
    </w:lvl>
    <w:lvl w:ilvl="2" w:tplc="E8D4C8F6">
      <w:start w:val="1"/>
      <w:numFmt w:val="bullet"/>
      <w:lvlText w:val=""/>
      <w:lvlJc w:val="left"/>
      <w:pPr>
        <w:ind w:left="2160" w:hanging="360"/>
      </w:pPr>
      <w:rPr>
        <w:rFonts w:ascii="Wingdings" w:hAnsi="Wingdings" w:hint="default"/>
      </w:rPr>
    </w:lvl>
    <w:lvl w:ilvl="3" w:tplc="1BC0ED06">
      <w:start w:val="1"/>
      <w:numFmt w:val="bullet"/>
      <w:lvlText w:val=""/>
      <w:lvlJc w:val="left"/>
      <w:pPr>
        <w:ind w:left="2880" w:hanging="360"/>
      </w:pPr>
      <w:rPr>
        <w:rFonts w:ascii="Symbol" w:hAnsi="Symbol" w:hint="default"/>
      </w:rPr>
    </w:lvl>
    <w:lvl w:ilvl="4" w:tplc="7C740E5C">
      <w:start w:val="1"/>
      <w:numFmt w:val="bullet"/>
      <w:lvlText w:val="o"/>
      <w:lvlJc w:val="left"/>
      <w:pPr>
        <w:ind w:left="3600" w:hanging="360"/>
      </w:pPr>
      <w:rPr>
        <w:rFonts w:ascii="Courier New" w:hAnsi="Courier New" w:hint="default"/>
      </w:rPr>
    </w:lvl>
    <w:lvl w:ilvl="5" w:tplc="34E0BBD4">
      <w:start w:val="1"/>
      <w:numFmt w:val="bullet"/>
      <w:lvlText w:val=""/>
      <w:lvlJc w:val="left"/>
      <w:pPr>
        <w:ind w:left="4320" w:hanging="360"/>
      </w:pPr>
      <w:rPr>
        <w:rFonts w:ascii="Wingdings" w:hAnsi="Wingdings" w:hint="default"/>
      </w:rPr>
    </w:lvl>
    <w:lvl w:ilvl="6" w:tplc="330E0CF4">
      <w:start w:val="1"/>
      <w:numFmt w:val="bullet"/>
      <w:lvlText w:val=""/>
      <w:lvlJc w:val="left"/>
      <w:pPr>
        <w:ind w:left="5040" w:hanging="360"/>
      </w:pPr>
      <w:rPr>
        <w:rFonts w:ascii="Symbol" w:hAnsi="Symbol" w:hint="default"/>
      </w:rPr>
    </w:lvl>
    <w:lvl w:ilvl="7" w:tplc="3EA23D1E">
      <w:start w:val="1"/>
      <w:numFmt w:val="bullet"/>
      <w:lvlText w:val="o"/>
      <w:lvlJc w:val="left"/>
      <w:pPr>
        <w:ind w:left="5760" w:hanging="360"/>
      </w:pPr>
      <w:rPr>
        <w:rFonts w:ascii="Courier New" w:hAnsi="Courier New" w:hint="default"/>
      </w:rPr>
    </w:lvl>
    <w:lvl w:ilvl="8" w:tplc="346433EA">
      <w:start w:val="1"/>
      <w:numFmt w:val="bullet"/>
      <w:lvlText w:val=""/>
      <w:lvlJc w:val="left"/>
      <w:pPr>
        <w:ind w:left="6480" w:hanging="360"/>
      </w:pPr>
      <w:rPr>
        <w:rFonts w:ascii="Wingdings" w:hAnsi="Wingdings" w:hint="default"/>
      </w:rPr>
    </w:lvl>
  </w:abstractNum>
  <w:abstractNum w:abstractNumId="53" w15:restartNumberingAfterBreak="0">
    <w:nsid w:val="402806FF"/>
    <w:multiLevelType w:val="multilevel"/>
    <w:tmpl w:val="4E94D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DC717F"/>
    <w:multiLevelType w:val="multilevel"/>
    <w:tmpl w:val="0FD845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045861"/>
    <w:multiLevelType w:val="multilevel"/>
    <w:tmpl w:val="993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970BB2"/>
    <w:multiLevelType w:val="multilevel"/>
    <w:tmpl w:val="F5A4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16A2E8"/>
    <w:multiLevelType w:val="hybridMultilevel"/>
    <w:tmpl w:val="0A8E3C2C"/>
    <w:lvl w:ilvl="0" w:tplc="B6A8FD1C">
      <w:start w:val="1"/>
      <w:numFmt w:val="bullet"/>
      <w:lvlText w:val=""/>
      <w:lvlJc w:val="left"/>
      <w:pPr>
        <w:ind w:left="720" w:hanging="360"/>
      </w:pPr>
      <w:rPr>
        <w:rFonts w:ascii="Symbol" w:hAnsi="Symbol" w:hint="default"/>
      </w:rPr>
    </w:lvl>
    <w:lvl w:ilvl="1" w:tplc="CCB4B63C">
      <w:start w:val="1"/>
      <w:numFmt w:val="bullet"/>
      <w:lvlText w:val="o"/>
      <w:lvlJc w:val="left"/>
      <w:pPr>
        <w:ind w:left="1440" w:hanging="360"/>
      </w:pPr>
      <w:rPr>
        <w:rFonts w:ascii="Courier New" w:hAnsi="Courier New" w:hint="default"/>
      </w:rPr>
    </w:lvl>
    <w:lvl w:ilvl="2" w:tplc="D53865AC">
      <w:start w:val="1"/>
      <w:numFmt w:val="bullet"/>
      <w:lvlText w:val=""/>
      <w:lvlJc w:val="left"/>
      <w:pPr>
        <w:ind w:left="2160" w:hanging="360"/>
      </w:pPr>
      <w:rPr>
        <w:rFonts w:ascii="Wingdings" w:hAnsi="Wingdings" w:hint="default"/>
      </w:rPr>
    </w:lvl>
    <w:lvl w:ilvl="3" w:tplc="DB12C2EA">
      <w:start w:val="1"/>
      <w:numFmt w:val="bullet"/>
      <w:lvlText w:val=""/>
      <w:lvlJc w:val="left"/>
      <w:pPr>
        <w:ind w:left="2880" w:hanging="360"/>
      </w:pPr>
      <w:rPr>
        <w:rFonts w:ascii="Symbol" w:hAnsi="Symbol" w:hint="default"/>
      </w:rPr>
    </w:lvl>
    <w:lvl w:ilvl="4" w:tplc="3800B270">
      <w:start w:val="1"/>
      <w:numFmt w:val="bullet"/>
      <w:lvlText w:val="o"/>
      <w:lvlJc w:val="left"/>
      <w:pPr>
        <w:ind w:left="3600" w:hanging="360"/>
      </w:pPr>
      <w:rPr>
        <w:rFonts w:ascii="Courier New" w:hAnsi="Courier New" w:hint="default"/>
      </w:rPr>
    </w:lvl>
    <w:lvl w:ilvl="5" w:tplc="236EAC2A">
      <w:start w:val="1"/>
      <w:numFmt w:val="bullet"/>
      <w:lvlText w:val=""/>
      <w:lvlJc w:val="left"/>
      <w:pPr>
        <w:ind w:left="4320" w:hanging="360"/>
      </w:pPr>
      <w:rPr>
        <w:rFonts w:ascii="Wingdings" w:hAnsi="Wingdings" w:hint="default"/>
      </w:rPr>
    </w:lvl>
    <w:lvl w:ilvl="6" w:tplc="57CC8054">
      <w:start w:val="1"/>
      <w:numFmt w:val="bullet"/>
      <w:lvlText w:val=""/>
      <w:lvlJc w:val="left"/>
      <w:pPr>
        <w:ind w:left="5040" w:hanging="360"/>
      </w:pPr>
      <w:rPr>
        <w:rFonts w:ascii="Symbol" w:hAnsi="Symbol" w:hint="default"/>
      </w:rPr>
    </w:lvl>
    <w:lvl w:ilvl="7" w:tplc="B31AA0F4">
      <w:start w:val="1"/>
      <w:numFmt w:val="bullet"/>
      <w:lvlText w:val="o"/>
      <w:lvlJc w:val="left"/>
      <w:pPr>
        <w:ind w:left="5760" w:hanging="360"/>
      </w:pPr>
      <w:rPr>
        <w:rFonts w:ascii="Courier New" w:hAnsi="Courier New" w:hint="default"/>
      </w:rPr>
    </w:lvl>
    <w:lvl w:ilvl="8" w:tplc="531EFE2E">
      <w:start w:val="1"/>
      <w:numFmt w:val="bullet"/>
      <w:lvlText w:val=""/>
      <w:lvlJc w:val="left"/>
      <w:pPr>
        <w:ind w:left="6480" w:hanging="360"/>
      </w:pPr>
      <w:rPr>
        <w:rFonts w:ascii="Wingdings" w:hAnsi="Wingdings" w:hint="default"/>
      </w:rPr>
    </w:lvl>
  </w:abstractNum>
  <w:abstractNum w:abstractNumId="58" w15:restartNumberingAfterBreak="0">
    <w:nsid w:val="45D6235C"/>
    <w:multiLevelType w:val="hybridMultilevel"/>
    <w:tmpl w:val="F880CD6C"/>
    <w:lvl w:ilvl="0" w:tplc="6620708E">
      <w:start w:val="1"/>
      <w:numFmt w:val="bullet"/>
      <w:lvlText w:val=""/>
      <w:lvlJc w:val="left"/>
      <w:pPr>
        <w:ind w:left="720" w:hanging="360"/>
      </w:pPr>
      <w:rPr>
        <w:rFonts w:ascii="Symbol" w:hAnsi="Symbol" w:hint="default"/>
      </w:rPr>
    </w:lvl>
    <w:lvl w:ilvl="1" w:tplc="73805FE0">
      <w:start w:val="1"/>
      <w:numFmt w:val="bullet"/>
      <w:lvlText w:val="o"/>
      <w:lvlJc w:val="left"/>
      <w:pPr>
        <w:ind w:left="1440" w:hanging="360"/>
      </w:pPr>
      <w:rPr>
        <w:rFonts w:ascii="Courier New" w:hAnsi="Courier New" w:hint="default"/>
      </w:rPr>
    </w:lvl>
    <w:lvl w:ilvl="2" w:tplc="7F9E5F50">
      <w:start w:val="1"/>
      <w:numFmt w:val="bullet"/>
      <w:lvlText w:val=""/>
      <w:lvlJc w:val="left"/>
      <w:pPr>
        <w:ind w:left="2160" w:hanging="360"/>
      </w:pPr>
      <w:rPr>
        <w:rFonts w:ascii="Wingdings" w:hAnsi="Wingdings" w:hint="default"/>
      </w:rPr>
    </w:lvl>
    <w:lvl w:ilvl="3" w:tplc="FACE39B6">
      <w:start w:val="1"/>
      <w:numFmt w:val="bullet"/>
      <w:lvlText w:val=""/>
      <w:lvlJc w:val="left"/>
      <w:pPr>
        <w:ind w:left="2880" w:hanging="360"/>
      </w:pPr>
      <w:rPr>
        <w:rFonts w:ascii="Symbol" w:hAnsi="Symbol" w:hint="default"/>
      </w:rPr>
    </w:lvl>
    <w:lvl w:ilvl="4" w:tplc="505C5206">
      <w:start w:val="1"/>
      <w:numFmt w:val="bullet"/>
      <w:lvlText w:val="o"/>
      <w:lvlJc w:val="left"/>
      <w:pPr>
        <w:ind w:left="3600" w:hanging="360"/>
      </w:pPr>
      <w:rPr>
        <w:rFonts w:ascii="Courier New" w:hAnsi="Courier New" w:hint="default"/>
      </w:rPr>
    </w:lvl>
    <w:lvl w:ilvl="5" w:tplc="49FA4AB4">
      <w:start w:val="1"/>
      <w:numFmt w:val="bullet"/>
      <w:lvlText w:val=""/>
      <w:lvlJc w:val="left"/>
      <w:pPr>
        <w:ind w:left="4320" w:hanging="360"/>
      </w:pPr>
      <w:rPr>
        <w:rFonts w:ascii="Wingdings" w:hAnsi="Wingdings" w:hint="default"/>
      </w:rPr>
    </w:lvl>
    <w:lvl w:ilvl="6" w:tplc="2E943E6A">
      <w:start w:val="1"/>
      <w:numFmt w:val="bullet"/>
      <w:lvlText w:val=""/>
      <w:lvlJc w:val="left"/>
      <w:pPr>
        <w:ind w:left="5040" w:hanging="360"/>
      </w:pPr>
      <w:rPr>
        <w:rFonts w:ascii="Symbol" w:hAnsi="Symbol" w:hint="default"/>
      </w:rPr>
    </w:lvl>
    <w:lvl w:ilvl="7" w:tplc="BE122DDA">
      <w:start w:val="1"/>
      <w:numFmt w:val="bullet"/>
      <w:lvlText w:val="o"/>
      <w:lvlJc w:val="left"/>
      <w:pPr>
        <w:ind w:left="5760" w:hanging="360"/>
      </w:pPr>
      <w:rPr>
        <w:rFonts w:ascii="Courier New" w:hAnsi="Courier New" w:hint="default"/>
      </w:rPr>
    </w:lvl>
    <w:lvl w:ilvl="8" w:tplc="7C1825F8">
      <w:start w:val="1"/>
      <w:numFmt w:val="bullet"/>
      <w:lvlText w:val=""/>
      <w:lvlJc w:val="left"/>
      <w:pPr>
        <w:ind w:left="6480" w:hanging="360"/>
      </w:pPr>
      <w:rPr>
        <w:rFonts w:ascii="Wingdings" w:hAnsi="Wingdings" w:hint="default"/>
      </w:rPr>
    </w:lvl>
  </w:abstractNum>
  <w:abstractNum w:abstractNumId="59" w15:restartNumberingAfterBreak="0">
    <w:nsid w:val="4689A5D8"/>
    <w:multiLevelType w:val="hybridMultilevel"/>
    <w:tmpl w:val="684230E8"/>
    <w:lvl w:ilvl="0" w:tplc="BAD28454">
      <w:start w:val="1"/>
      <w:numFmt w:val="decimal"/>
      <w:lvlText w:val="%1."/>
      <w:lvlJc w:val="left"/>
      <w:pPr>
        <w:ind w:left="720" w:hanging="360"/>
      </w:pPr>
    </w:lvl>
    <w:lvl w:ilvl="1" w:tplc="F922205E">
      <w:start w:val="1"/>
      <w:numFmt w:val="lowerLetter"/>
      <w:lvlText w:val="%2."/>
      <w:lvlJc w:val="left"/>
      <w:pPr>
        <w:ind w:left="1440" w:hanging="360"/>
      </w:pPr>
    </w:lvl>
    <w:lvl w:ilvl="2" w:tplc="3306D3DE">
      <w:start w:val="1"/>
      <w:numFmt w:val="lowerRoman"/>
      <w:lvlText w:val="%3."/>
      <w:lvlJc w:val="right"/>
      <w:pPr>
        <w:ind w:left="2160" w:hanging="180"/>
      </w:pPr>
    </w:lvl>
    <w:lvl w:ilvl="3" w:tplc="A6547D9E">
      <w:start w:val="1"/>
      <w:numFmt w:val="decimal"/>
      <w:lvlText w:val="%4."/>
      <w:lvlJc w:val="left"/>
      <w:pPr>
        <w:ind w:left="2880" w:hanging="360"/>
      </w:pPr>
    </w:lvl>
    <w:lvl w:ilvl="4" w:tplc="98D83C66">
      <w:start w:val="1"/>
      <w:numFmt w:val="lowerLetter"/>
      <w:lvlText w:val="%5."/>
      <w:lvlJc w:val="left"/>
      <w:pPr>
        <w:ind w:left="3600" w:hanging="360"/>
      </w:pPr>
    </w:lvl>
    <w:lvl w:ilvl="5" w:tplc="A4FCCC90">
      <w:start w:val="1"/>
      <w:numFmt w:val="lowerRoman"/>
      <w:lvlText w:val="%6."/>
      <w:lvlJc w:val="right"/>
      <w:pPr>
        <w:ind w:left="4320" w:hanging="180"/>
      </w:pPr>
    </w:lvl>
    <w:lvl w:ilvl="6" w:tplc="2F8EAF8A">
      <w:start w:val="1"/>
      <w:numFmt w:val="decimal"/>
      <w:lvlText w:val="%7."/>
      <w:lvlJc w:val="left"/>
      <w:pPr>
        <w:ind w:left="5040" w:hanging="360"/>
      </w:pPr>
    </w:lvl>
    <w:lvl w:ilvl="7" w:tplc="CF80FB12">
      <w:start w:val="1"/>
      <w:numFmt w:val="lowerLetter"/>
      <w:lvlText w:val="%8."/>
      <w:lvlJc w:val="left"/>
      <w:pPr>
        <w:ind w:left="5760" w:hanging="360"/>
      </w:pPr>
    </w:lvl>
    <w:lvl w:ilvl="8" w:tplc="A4086CCE">
      <w:start w:val="1"/>
      <w:numFmt w:val="lowerRoman"/>
      <w:lvlText w:val="%9."/>
      <w:lvlJc w:val="right"/>
      <w:pPr>
        <w:ind w:left="6480" w:hanging="180"/>
      </w:pPr>
    </w:lvl>
  </w:abstractNum>
  <w:abstractNum w:abstractNumId="60" w15:restartNumberingAfterBreak="0">
    <w:nsid w:val="484D015A"/>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633C4B"/>
    <w:multiLevelType w:val="multilevel"/>
    <w:tmpl w:val="B838B692"/>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62" w15:restartNumberingAfterBreak="0">
    <w:nsid w:val="48B54571"/>
    <w:multiLevelType w:val="hybridMultilevel"/>
    <w:tmpl w:val="14BEFCD8"/>
    <w:lvl w:ilvl="0" w:tplc="7AD6E244">
      <w:start w:val="1"/>
      <w:numFmt w:val="bullet"/>
      <w:lvlText w:val=""/>
      <w:lvlJc w:val="left"/>
      <w:pPr>
        <w:ind w:left="1080" w:hanging="360"/>
      </w:pPr>
      <w:rPr>
        <w:rFonts w:ascii="Symbol" w:hAnsi="Symbol" w:hint="default"/>
      </w:rPr>
    </w:lvl>
    <w:lvl w:ilvl="1" w:tplc="CA662C64">
      <w:start w:val="1"/>
      <w:numFmt w:val="bullet"/>
      <w:lvlText w:val="o"/>
      <w:lvlJc w:val="left"/>
      <w:pPr>
        <w:ind w:left="1800" w:hanging="360"/>
      </w:pPr>
      <w:rPr>
        <w:rFonts w:ascii="Courier New" w:hAnsi="Courier New" w:hint="default"/>
      </w:rPr>
    </w:lvl>
    <w:lvl w:ilvl="2" w:tplc="61D6B484">
      <w:start w:val="1"/>
      <w:numFmt w:val="bullet"/>
      <w:lvlText w:val=""/>
      <w:lvlJc w:val="left"/>
      <w:pPr>
        <w:ind w:left="2520" w:hanging="360"/>
      </w:pPr>
      <w:rPr>
        <w:rFonts w:ascii="Wingdings" w:hAnsi="Wingdings" w:hint="default"/>
      </w:rPr>
    </w:lvl>
    <w:lvl w:ilvl="3" w:tplc="DE0AAC4E">
      <w:start w:val="1"/>
      <w:numFmt w:val="bullet"/>
      <w:lvlText w:val=""/>
      <w:lvlJc w:val="left"/>
      <w:pPr>
        <w:ind w:left="3240" w:hanging="360"/>
      </w:pPr>
      <w:rPr>
        <w:rFonts w:ascii="Symbol" w:hAnsi="Symbol" w:hint="default"/>
      </w:rPr>
    </w:lvl>
    <w:lvl w:ilvl="4" w:tplc="B91874E6">
      <w:start w:val="1"/>
      <w:numFmt w:val="bullet"/>
      <w:lvlText w:val="o"/>
      <w:lvlJc w:val="left"/>
      <w:pPr>
        <w:ind w:left="3960" w:hanging="360"/>
      </w:pPr>
      <w:rPr>
        <w:rFonts w:ascii="Courier New" w:hAnsi="Courier New" w:hint="default"/>
      </w:rPr>
    </w:lvl>
    <w:lvl w:ilvl="5" w:tplc="11425A52">
      <w:start w:val="1"/>
      <w:numFmt w:val="bullet"/>
      <w:lvlText w:val=""/>
      <w:lvlJc w:val="left"/>
      <w:pPr>
        <w:ind w:left="4680" w:hanging="360"/>
      </w:pPr>
      <w:rPr>
        <w:rFonts w:ascii="Wingdings" w:hAnsi="Wingdings" w:hint="default"/>
      </w:rPr>
    </w:lvl>
    <w:lvl w:ilvl="6" w:tplc="866ED008">
      <w:start w:val="1"/>
      <w:numFmt w:val="bullet"/>
      <w:lvlText w:val=""/>
      <w:lvlJc w:val="left"/>
      <w:pPr>
        <w:ind w:left="5400" w:hanging="360"/>
      </w:pPr>
      <w:rPr>
        <w:rFonts w:ascii="Symbol" w:hAnsi="Symbol" w:hint="default"/>
      </w:rPr>
    </w:lvl>
    <w:lvl w:ilvl="7" w:tplc="4D4CAF9E">
      <w:start w:val="1"/>
      <w:numFmt w:val="bullet"/>
      <w:lvlText w:val="o"/>
      <w:lvlJc w:val="left"/>
      <w:pPr>
        <w:ind w:left="6120" w:hanging="360"/>
      </w:pPr>
      <w:rPr>
        <w:rFonts w:ascii="Courier New" w:hAnsi="Courier New" w:hint="default"/>
      </w:rPr>
    </w:lvl>
    <w:lvl w:ilvl="8" w:tplc="BF4EA2FC">
      <w:start w:val="1"/>
      <w:numFmt w:val="bullet"/>
      <w:lvlText w:val=""/>
      <w:lvlJc w:val="left"/>
      <w:pPr>
        <w:ind w:left="6840" w:hanging="360"/>
      </w:pPr>
      <w:rPr>
        <w:rFonts w:ascii="Wingdings" w:hAnsi="Wingdings" w:hint="default"/>
      </w:rPr>
    </w:lvl>
  </w:abstractNum>
  <w:abstractNum w:abstractNumId="63" w15:restartNumberingAfterBreak="0">
    <w:nsid w:val="48D30D73"/>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5051F1"/>
    <w:multiLevelType w:val="multilevel"/>
    <w:tmpl w:val="BCA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A919D0"/>
    <w:multiLevelType w:val="multilevel"/>
    <w:tmpl w:val="CC8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350167"/>
    <w:multiLevelType w:val="hybridMultilevel"/>
    <w:tmpl w:val="1472D1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B391C16"/>
    <w:multiLevelType w:val="hybridMultilevel"/>
    <w:tmpl w:val="59E62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C7027E9"/>
    <w:multiLevelType w:val="multilevel"/>
    <w:tmpl w:val="F5A4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FC1CE0"/>
    <w:multiLevelType w:val="hybridMultilevel"/>
    <w:tmpl w:val="CBCE2B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4E44195D"/>
    <w:multiLevelType w:val="hybridMultilevel"/>
    <w:tmpl w:val="B428F622"/>
    <w:lvl w:ilvl="0" w:tplc="3ED61940">
      <w:start w:val="1"/>
      <w:numFmt w:val="bullet"/>
      <w:lvlText w:val=""/>
      <w:lvlJc w:val="left"/>
      <w:pPr>
        <w:ind w:left="720" w:hanging="360"/>
      </w:pPr>
      <w:rPr>
        <w:rFonts w:ascii="Symbol" w:hAnsi="Symbol" w:hint="default"/>
      </w:rPr>
    </w:lvl>
    <w:lvl w:ilvl="1" w:tplc="044E8408">
      <w:start w:val="1"/>
      <w:numFmt w:val="bullet"/>
      <w:lvlText w:val="o"/>
      <w:lvlJc w:val="left"/>
      <w:pPr>
        <w:ind w:left="1440" w:hanging="360"/>
      </w:pPr>
      <w:rPr>
        <w:rFonts w:ascii="Courier New" w:hAnsi="Courier New" w:hint="default"/>
      </w:rPr>
    </w:lvl>
    <w:lvl w:ilvl="2" w:tplc="B36CC9E8">
      <w:start w:val="1"/>
      <w:numFmt w:val="bullet"/>
      <w:lvlText w:val=""/>
      <w:lvlJc w:val="left"/>
      <w:pPr>
        <w:ind w:left="2160" w:hanging="360"/>
      </w:pPr>
      <w:rPr>
        <w:rFonts w:ascii="Wingdings" w:hAnsi="Wingdings" w:hint="default"/>
      </w:rPr>
    </w:lvl>
    <w:lvl w:ilvl="3" w:tplc="84C0624A">
      <w:start w:val="1"/>
      <w:numFmt w:val="bullet"/>
      <w:lvlText w:val=""/>
      <w:lvlJc w:val="left"/>
      <w:pPr>
        <w:ind w:left="2880" w:hanging="360"/>
      </w:pPr>
      <w:rPr>
        <w:rFonts w:ascii="Symbol" w:hAnsi="Symbol" w:hint="default"/>
      </w:rPr>
    </w:lvl>
    <w:lvl w:ilvl="4" w:tplc="2614383C">
      <w:start w:val="1"/>
      <w:numFmt w:val="bullet"/>
      <w:lvlText w:val="o"/>
      <w:lvlJc w:val="left"/>
      <w:pPr>
        <w:ind w:left="3600" w:hanging="360"/>
      </w:pPr>
      <w:rPr>
        <w:rFonts w:ascii="Courier New" w:hAnsi="Courier New" w:hint="default"/>
      </w:rPr>
    </w:lvl>
    <w:lvl w:ilvl="5" w:tplc="A1CA4038">
      <w:start w:val="1"/>
      <w:numFmt w:val="bullet"/>
      <w:lvlText w:val=""/>
      <w:lvlJc w:val="left"/>
      <w:pPr>
        <w:ind w:left="4320" w:hanging="360"/>
      </w:pPr>
      <w:rPr>
        <w:rFonts w:ascii="Wingdings" w:hAnsi="Wingdings" w:hint="default"/>
      </w:rPr>
    </w:lvl>
    <w:lvl w:ilvl="6" w:tplc="01985BB6">
      <w:start w:val="1"/>
      <w:numFmt w:val="bullet"/>
      <w:lvlText w:val=""/>
      <w:lvlJc w:val="left"/>
      <w:pPr>
        <w:ind w:left="5040" w:hanging="360"/>
      </w:pPr>
      <w:rPr>
        <w:rFonts w:ascii="Symbol" w:hAnsi="Symbol" w:hint="default"/>
      </w:rPr>
    </w:lvl>
    <w:lvl w:ilvl="7" w:tplc="E10E8560">
      <w:start w:val="1"/>
      <w:numFmt w:val="bullet"/>
      <w:lvlText w:val="o"/>
      <w:lvlJc w:val="left"/>
      <w:pPr>
        <w:ind w:left="5760" w:hanging="360"/>
      </w:pPr>
      <w:rPr>
        <w:rFonts w:ascii="Courier New" w:hAnsi="Courier New" w:hint="default"/>
      </w:rPr>
    </w:lvl>
    <w:lvl w:ilvl="8" w:tplc="1D746E32">
      <w:start w:val="1"/>
      <w:numFmt w:val="bullet"/>
      <w:lvlText w:val=""/>
      <w:lvlJc w:val="left"/>
      <w:pPr>
        <w:ind w:left="6480" w:hanging="360"/>
      </w:pPr>
      <w:rPr>
        <w:rFonts w:ascii="Wingdings" w:hAnsi="Wingdings" w:hint="default"/>
      </w:rPr>
    </w:lvl>
  </w:abstractNum>
  <w:abstractNum w:abstractNumId="71" w15:restartNumberingAfterBreak="0">
    <w:nsid w:val="4EE4462B"/>
    <w:multiLevelType w:val="hybridMultilevel"/>
    <w:tmpl w:val="45C4C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05796BC"/>
    <w:multiLevelType w:val="hybridMultilevel"/>
    <w:tmpl w:val="92C661D2"/>
    <w:lvl w:ilvl="0" w:tplc="093201C8">
      <w:start w:val="1"/>
      <w:numFmt w:val="bullet"/>
      <w:lvlText w:val=""/>
      <w:lvlJc w:val="left"/>
      <w:pPr>
        <w:ind w:left="1440" w:hanging="360"/>
      </w:pPr>
      <w:rPr>
        <w:rFonts w:ascii="Symbol" w:hAnsi="Symbol" w:hint="default"/>
      </w:rPr>
    </w:lvl>
    <w:lvl w:ilvl="1" w:tplc="A8740A4A">
      <w:start w:val="1"/>
      <w:numFmt w:val="bullet"/>
      <w:lvlText w:val="o"/>
      <w:lvlJc w:val="left"/>
      <w:pPr>
        <w:ind w:left="2160" w:hanging="360"/>
      </w:pPr>
      <w:rPr>
        <w:rFonts w:ascii="Courier New" w:hAnsi="Courier New" w:hint="default"/>
      </w:rPr>
    </w:lvl>
    <w:lvl w:ilvl="2" w:tplc="3D58C768">
      <w:start w:val="1"/>
      <w:numFmt w:val="bullet"/>
      <w:lvlText w:val=""/>
      <w:lvlJc w:val="left"/>
      <w:pPr>
        <w:ind w:left="2880" w:hanging="360"/>
      </w:pPr>
      <w:rPr>
        <w:rFonts w:ascii="Wingdings" w:hAnsi="Wingdings" w:hint="default"/>
      </w:rPr>
    </w:lvl>
    <w:lvl w:ilvl="3" w:tplc="9294D1D2">
      <w:start w:val="1"/>
      <w:numFmt w:val="bullet"/>
      <w:lvlText w:val=""/>
      <w:lvlJc w:val="left"/>
      <w:pPr>
        <w:ind w:left="3600" w:hanging="360"/>
      </w:pPr>
      <w:rPr>
        <w:rFonts w:ascii="Symbol" w:hAnsi="Symbol" w:hint="default"/>
      </w:rPr>
    </w:lvl>
    <w:lvl w:ilvl="4" w:tplc="09229DD0">
      <w:start w:val="1"/>
      <w:numFmt w:val="bullet"/>
      <w:lvlText w:val="o"/>
      <w:lvlJc w:val="left"/>
      <w:pPr>
        <w:ind w:left="4320" w:hanging="360"/>
      </w:pPr>
      <w:rPr>
        <w:rFonts w:ascii="Courier New" w:hAnsi="Courier New" w:hint="default"/>
      </w:rPr>
    </w:lvl>
    <w:lvl w:ilvl="5" w:tplc="A9D62B30">
      <w:start w:val="1"/>
      <w:numFmt w:val="bullet"/>
      <w:lvlText w:val=""/>
      <w:lvlJc w:val="left"/>
      <w:pPr>
        <w:ind w:left="5040" w:hanging="360"/>
      </w:pPr>
      <w:rPr>
        <w:rFonts w:ascii="Wingdings" w:hAnsi="Wingdings" w:hint="default"/>
      </w:rPr>
    </w:lvl>
    <w:lvl w:ilvl="6" w:tplc="364C6710">
      <w:start w:val="1"/>
      <w:numFmt w:val="bullet"/>
      <w:lvlText w:val=""/>
      <w:lvlJc w:val="left"/>
      <w:pPr>
        <w:ind w:left="5760" w:hanging="360"/>
      </w:pPr>
      <w:rPr>
        <w:rFonts w:ascii="Symbol" w:hAnsi="Symbol" w:hint="default"/>
      </w:rPr>
    </w:lvl>
    <w:lvl w:ilvl="7" w:tplc="3034C1A4">
      <w:start w:val="1"/>
      <w:numFmt w:val="bullet"/>
      <w:lvlText w:val="o"/>
      <w:lvlJc w:val="left"/>
      <w:pPr>
        <w:ind w:left="6480" w:hanging="360"/>
      </w:pPr>
      <w:rPr>
        <w:rFonts w:ascii="Courier New" w:hAnsi="Courier New" w:hint="default"/>
      </w:rPr>
    </w:lvl>
    <w:lvl w:ilvl="8" w:tplc="6648417C">
      <w:start w:val="1"/>
      <w:numFmt w:val="bullet"/>
      <w:lvlText w:val=""/>
      <w:lvlJc w:val="left"/>
      <w:pPr>
        <w:ind w:left="7200" w:hanging="360"/>
      </w:pPr>
      <w:rPr>
        <w:rFonts w:ascii="Wingdings" w:hAnsi="Wingdings" w:hint="default"/>
      </w:rPr>
    </w:lvl>
  </w:abstractNum>
  <w:abstractNum w:abstractNumId="73" w15:restartNumberingAfterBreak="0">
    <w:nsid w:val="506EA566"/>
    <w:multiLevelType w:val="hybridMultilevel"/>
    <w:tmpl w:val="C494E578"/>
    <w:lvl w:ilvl="0" w:tplc="BD7EFB14">
      <w:start w:val="1"/>
      <w:numFmt w:val="bullet"/>
      <w:lvlText w:val=""/>
      <w:lvlJc w:val="left"/>
      <w:pPr>
        <w:ind w:left="1440" w:hanging="360"/>
      </w:pPr>
      <w:rPr>
        <w:rFonts w:ascii="Symbol" w:hAnsi="Symbol" w:hint="default"/>
      </w:rPr>
    </w:lvl>
    <w:lvl w:ilvl="1" w:tplc="F7006F9C">
      <w:start w:val="1"/>
      <w:numFmt w:val="bullet"/>
      <w:lvlText w:val="o"/>
      <w:lvlJc w:val="left"/>
      <w:pPr>
        <w:ind w:left="2160" w:hanging="360"/>
      </w:pPr>
      <w:rPr>
        <w:rFonts w:ascii="Courier New" w:hAnsi="Courier New" w:hint="default"/>
      </w:rPr>
    </w:lvl>
    <w:lvl w:ilvl="2" w:tplc="44CA7E00">
      <w:start w:val="1"/>
      <w:numFmt w:val="bullet"/>
      <w:lvlText w:val=""/>
      <w:lvlJc w:val="left"/>
      <w:pPr>
        <w:ind w:left="2880" w:hanging="360"/>
      </w:pPr>
      <w:rPr>
        <w:rFonts w:ascii="Wingdings" w:hAnsi="Wingdings" w:hint="default"/>
      </w:rPr>
    </w:lvl>
    <w:lvl w:ilvl="3" w:tplc="48E6361C">
      <w:start w:val="1"/>
      <w:numFmt w:val="bullet"/>
      <w:lvlText w:val=""/>
      <w:lvlJc w:val="left"/>
      <w:pPr>
        <w:ind w:left="3600" w:hanging="360"/>
      </w:pPr>
      <w:rPr>
        <w:rFonts w:ascii="Symbol" w:hAnsi="Symbol" w:hint="default"/>
      </w:rPr>
    </w:lvl>
    <w:lvl w:ilvl="4" w:tplc="38D6D67A">
      <w:start w:val="1"/>
      <w:numFmt w:val="bullet"/>
      <w:lvlText w:val="o"/>
      <w:lvlJc w:val="left"/>
      <w:pPr>
        <w:ind w:left="4320" w:hanging="360"/>
      </w:pPr>
      <w:rPr>
        <w:rFonts w:ascii="Courier New" w:hAnsi="Courier New" w:hint="default"/>
      </w:rPr>
    </w:lvl>
    <w:lvl w:ilvl="5" w:tplc="9BB6019C">
      <w:start w:val="1"/>
      <w:numFmt w:val="bullet"/>
      <w:lvlText w:val=""/>
      <w:lvlJc w:val="left"/>
      <w:pPr>
        <w:ind w:left="5040" w:hanging="360"/>
      </w:pPr>
      <w:rPr>
        <w:rFonts w:ascii="Wingdings" w:hAnsi="Wingdings" w:hint="default"/>
      </w:rPr>
    </w:lvl>
    <w:lvl w:ilvl="6" w:tplc="27880158">
      <w:start w:val="1"/>
      <w:numFmt w:val="bullet"/>
      <w:lvlText w:val=""/>
      <w:lvlJc w:val="left"/>
      <w:pPr>
        <w:ind w:left="5760" w:hanging="360"/>
      </w:pPr>
      <w:rPr>
        <w:rFonts w:ascii="Symbol" w:hAnsi="Symbol" w:hint="default"/>
      </w:rPr>
    </w:lvl>
    <w:lvl w:ilvl="7" w:tplc="04B03080">
      <w:start w:val="1"/>
      <w:numFmt w:val="bullet"/>
      <w:lvlText w:val="o"/>
      <w:lvlJc w:val="left"/>
      <w:pPr>
        <w:ind w:left="6480" w:hanging="360"/>
      </w:pPr>
      <w:rPr>
        <w:rFonts w:ascii="Courier New" w:hAnsi="Courier New" w:hint="default"/>
      </w:rPr>
    </w:lvl>
    <w:lvl w:ilvl="8" w:tplc="FED289A4">
      <w:start w:val="1"/>
      <w:numFmt w:val="bullet"/>
      <w:lvlText w:val=""/>
      <w:lvlJc w:val="left"/>
      <w:pPr>
        <w:ind w:left="7200" w:hanging="360"/>
      </w:pPr>
      <w:rPr>
        <w:rFonts w:ascii="Wingdings" w:hAnsi="Wingdings" w:hint="default"/>
      </w:rPr>
    </w:lvl>
  </w:abstractNum>
  <w:abstractNum w:abstractNumId="74" w15:restartNumberingAfterBreak="0">
    <w:nsid w:val="53B0F52D"/>
    <w:multiLevelType w:val="hybridMultilevel"/>
    <w:tmpl w:val="A3381264"/>
    <w:lvl w:ilvl="0" w:tplc="0A7C9F9E">
      <w:start w:val="1"/>
      <w:numFmt w:val="bullet"/>
      <w:lvlText w:val=""/>
      <w:lvlJc w:val="left"/>
      <w:pPr>
        <w:ind w:left="720" w:hanging="360"/>
      </w:pPr>
      <w:rPr>
        <w:rFonts w:ascii="Symbol" w:hAnsi="Symbol" w:hint="default"/>
      </w:rPr>
    </w:lvl>
    <w:lvl w:ilvl="1" w:tplc="DAEAD94E">
      <w:start w:val="1"/>
      <w:numFmt w:val="bullet"/>
      <w:lvlText w:val="o"/>
      <w:lvlJc w:val="left"/>
      <w:pPr>
        <w:ind w:left="1440" w:hanging="360"/>
      </w:pPr>
      <w:rPr>
        <w:rFonts w:ascii="Courier New" w:hAnsi="Courier New" w:hint="default"/>
      </w:rPr>
    </w:lvl>
    <w:lvl w:ilvl="2" w:tplc="117411CA">
      <w:start w:val="1"/>
      <w:numFmt w:val="bullet"/>
      <w:lvlText w:val=""/>
      <w:lvlJc w:val="left"/>
      <w:pPr>
        <w:ind w:left="2160" w:hanging="360"/>
      </w:pPr>
      <w:rPr>
        <w:rFonts w:ascii="Wingdings" w:hAnsi="Wingdings" w:hint="default"/>
      </w:rPr>
    </w:lvl>
    <w:lvl w:ilvl="3" w:tplc="DCDA4A8C">
      <w:start w:val="1"/>
      <w:numFmt w:val="bullet"/>
      <w:lvlText w:val=""/>
      <w:lvlJc w:val="left"/>
      <w:pPr>
        <w:ind w:left="2880" w:hanging="360"/>
      </w:pPr>
      <w:rPr>
        <w:rFonts w:ascii="Symbol" w:hAnsi="Symbol" w:hint="default"/>
      </w:rPr>
    </w:lvl>
    <w:lvl w:ilvl="4" w:tplc="3EF81D24">
      <w:start w:val="1"/>
      <w:numFmt w:val="bullet"/>
      <w:lvlText w:val="o"/>
      <w:lvlJc w:val="left"/>
      <w:pPr>
        <w:ind w:left="3600" w:hanging="360"/>
      </w:pPr>
      <w:rPr>
        <w:rFonts w:ascii="Courier New" w:hAnsi="Courier New" w:hint="default"/>
      </w:rPr>
    </w:lvl>
    <w:lvl w:ilvl="5" w:tplc="51D6044C">
      <w:start w:val="1"/>
      <w:numFmt w:val="bullet"/>
      <w:lvlText w:val=""/>
      <w:lvlJc w:val="left"/>
      <w:pPr>
        <w:ind w:left="4320" w:hanging="360"/>
      </w:pPr>
      <w:rPr>
        <w:rFonts w:ascii="Wingdings" w:hAnsi="Wingdings" w:hint="default"/>
      </w:rPr>
    </w:lvl>
    <w:lvl w:ilvl="6" w:tplc="3C6C497A">
      <w:start w:val="1"/>
      <w:numFmt w:val="bullet"/>
      <w:lvlText w:val=""/>
      <w:lvlJc w:val="left"/>
      <w:pPr>
        <w:ind w:left="5040" w:hanging="360"/>
      </w:pPr>
      <w:rPr>
        <w:rFonts w:ascii="Symbol" w:hAnsi="Symbol" w:hint="default"/>
      </w:rPr>
    </w:lvl>
    <w:lvl w:ilvl="7" w:tplc="30FA2E5E">
      <w:start w:val="1"/>
      <w:numFmt w:val="bullet"/>
      <w:lvlText w:val="o"/>
      <w:lvlJc w:val="left"/>
      <w:pPr>
        <w:ind w:left="5760" w:hanging="360"/>
      </w:pPr>
      <w:rPr>
        <w:rFonts w:ascii="Courier New" w:hAnsi="Courier New" w:hint="default"/>
      </w:rPr>
    </w:lvl>
    <w:lvl w:ilvl="8" w:tplc="2DBA80DE">
      <w:start w:val="1"/>
      <w:numFmt w:val="bullet"/>
      <w:lvlText w:val=""/>
      <w:lvlJc w:val="left"/>
      <w:pPr>
        <w:ind w:left="6480" w:hanging="360"/>
      </w:pPr>
      <w:rPr>
        <w:rFonts w:ascii="Wingdings" w:hAnsi="Wingdings" w:hint="default"/>
      </w:rPr>
    </w:lvl>
  </w:abstractNum>
  <w:abstractNum w:abstractNumId="75" w15:restartNumberingAfterBreak="0">
    <w:nsid w:val="54005CF0"/>
    <w:multiLevelType w:val="hybridMultilevel"/>
    <w:tmpl w:val="5984A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47C4EC2"/>
    <w:multiLevelType w:val="hybridMultilevel"/>
    <w:tmpl w:val="5426B5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54B4406E"/>
    <w:multiLevelType w:val="multilevel"/>
    <w:tmpl w:val="FCE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C85586"/>
    <w:multiLevelType w:val="multilevel"/>
    <w:tmpl w:val="94867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D175F2"/>
    <w:multiLevelType w:val="hybridMultilevel"/>
    <w:tmpl w:val="4DFE6374"/>
    <w:lvl w:ilvl="0" w:tplc="B27E4240">
      <w:start w:val="1"/>
      <w:numFmt w:val="bullet"/>
      <w:lvlText w:val=""/>
      <w:lvlJc w:val="left"/>
      <w:pPr>
        <w:ind w:left="720" w:hanging="360"/>
      </w:pPr>
      <w:rPr>
        <w:rFonts w:ascii="Symbol" w:hAnsi="Symbol" w:hint="default"/>
      </w:rPr>
    </w:lvl>
    <w:lvl w:ilvl="1" w:tplc="20466B1E">
      <w:start w:val="1"/>
      <w:numFmt w:val="bullet"/>
      <w:lvlText w:val="o"/>
      <w:lvlJc w:val="left"/>
      <w:pPr>
        <w:ind w:left="1440" w:hanging="360"/>
      </w:pPr>
      <w:rPr>
        <w:rFonts w:ascii="Courier New" w:hAnsi="Courier New" w:hint="default"/>
      </w:rPr>
    </w:lvl>
    <w:lvl w:ilvl="2" w:tplc="C80C29F8">
      <w:start w:val="1"/>
      <w:numFmt w:val="bullet"/>
      <w:lvlText w:val=""/>
      <w:lvlJc w:val="left"/>
      <w:pPr>
        <w:ind w:left="2160" w:hanging="360"/>
      </w:pPr>
      <w:rPr>
        <w:rFonts w:ascii="Wingdings" w:hAnsi="Wingdings" w:hint="default"/>
      </w:rPr>
    </w:lvl>
    <w:lvl w:ilvl="3" w:tplc="81B20EF6">
      <w:start w:val="1"/>
      <w:numFmt w:val="bullet"/>
      <w:lvlText w:val=""/>
      <w:lvlJc w:val="left"/>
      <w:pPr>
        <w:ind w:left="2880" w:hanging="360"/>
      </w:pPr>
      <w:rPr>
        <w:rFonts w:ascii="Symbol" w:hAnsi="Symbol" w:hint="default"/>
      </w:rPr>
    </w:lvl>
    <w:lvl w:ilvl="4" w:tplc="31085E86">
      <w:start w:val="1"/>
      <w:numFmt w:val="bullet"/>
      <w:lvlText w:val="o"/>
      <w:lvlJc w:val="left"/>
      <w:pPr>
        <w:ind w:left="3600" w:hanging="360"/>
      </w:pPr>
      <w:rPr>
        <w:rFonts w:ascii="Courier New" w:hAnsi="Courier New" w:hint="default"/>
      </w:rPr>
    </w:lvl>
    <w:lvl w:ilvl="5" w:tplc="C25247E6">
      <w:start w:val="1"/>
      <w:numFmt w:val="bullet"/>
      <w:lvlText w:val=""/>
      <w:lvlJc w:val="left"/>
      <w:pPr>
        <w:ind w:left="4320" w:hanging="360"/>
      </w:pPr>
      <w:rPr>
        <w:rFonts w:ascii="Wingdings" w:hAnsi="Wingdings" w:hint="default"/>
      </w:rPr>
    </w:lvl>
    <w:lvl w:ilvl="6" w:tplc="A08A3648">
      <w:start w:val="1"/>
      <w:numFmt w:val="bullet"/>
      <w:lvlText w:val=""/>
      <w:lvlJc w:val="left"/>
      <w:pPr>
        <w:ind w:left="5040" w:hanging="360"/>
      </w:pPr>
      <w:rPr>
        <w:rFonts w:ascii="Symbol" w:hAnsi="Symbol" w:hint="default"/>
      </w:rPr>
    </w:lvl>
    <w:lvl w:ilvl="7" w:tplc="E3C0C534">
      <w:start w:val="1"/>
      <w:numFmt w:val="bullet"/>
      <w:lvlText w:val="o"/>
      <w:lvlJc w:val="left"/>
      <w:pPr>
        <w:ind w:left="5760" w:hanging="360"/>
      </w:pPr>
      <w:rPr>
        <w:rFonts w:ascii="Courier New" w:hAnsi="Courier New" w:hint="default"/>
      </w:rPr>
    </w:lvl>
    <w:lvl w:ilvl="8" w:tplc="FDEAC722">
      <w:start w:val="1"/>
      <w:numFmt w:val="bullet"/>
      <w:lvlText w:val=""/>
      <w:lvlJc w:val="left"/>
      <w:pPr>
        <w:ind w:left="6480" w:hanging="360"/>
      </w:pPr>
      <w:rPr>
        <w:rFonts w:ascii="Wingdings" w:hAnsi="Wingdings" w:hint="default"/>
      </w:rPr>
    </w:lvl>
  </w:abstractNum>
  <w:abstractNum w:abstractNumId="80" w15:restartNumberingAfterBreak="0">
    <w:nsid w:val="54EACAA2"/>
    <w:multiLevelType w:val="hybridMultilevel"/>
    <w:tmpl w:val="F66051C6"/>
    <w:lvl w:ilvl="0" w:tplc="AC34F006">
      <w:start w:val="1"/>
      <w:numFmt w:val="bullet"/>
      <w:lvlText w:val=""/>
      <w:lvlJc w:val="left"/>
      <w:pPr>
        <w:ind w:left="720" w:hanging="360"/>
      </w:pPr>
      <w:rPr>
        <w:rFonts w:ascii="Symbol" w:hAnsi="Symbol" w:hint="default"/>
      </w:rPr>
    </w:lvl>
    <w:lvl w:ilvl="1" w:tplc="D6BEE568">
      <w:start w:val="1"/>
      <w:numFmt w:val="bullet"/>
      <w:lvlText w:val="o"/>
      <w:lvlJc w:val="left"/>
      <w:pPr>
        <w:ind w:left="1440" w:hanging="360"/>
      </w:pPr>
      <w:rPr>
        <w:rFonts w:ascii="Courier New" w:hAnsi="Courier New" w:hint="default"/>
      </w:rPr>
    </w:lvl>
    <w:lvl w:ilvl="2" w:tplc="8A36D060">
      <w:start w:val="1"/>
      <w:numFmt w:val="bullet"/>
      <w:lvlText w:val=""/>
      <w:lvlJc w:val="left"/>
      <w:pPr>
        <w:ind w:left="2160" w:hanging="360"/>
      </w:pPr>
      <w:rPr>
        <w:rFonts w:ascii="Wingdings" w:hAnsi="Wingdings" w:hint="default"/>
      </w:rPr>
    </w:lvl>
    <w:lvl w:ilvl="3" w:tplc="7096BF8E">
      <w:start w:val="1"/>
      <w:numFmt w:val="bullet"/>
      <w:lvlText w:val=""/>
      <w:lvlJc w:val="left"/>
      <w:pPr>
        <w:ind w:left="2880" w:hanging="360"/>
      </w:pPr>
      <w:rPr>
        <w:rFonts w:ascii="Symbol" w:hAnsi="Symbol" w:hint="default"/>
      </w:rPr>
    </w:lvl>
    <w:lvl w:ilvl="4" w:tplc="2416C5EE">
      <w:start w:val="1"/>
      <w:numFmt w:val="bullet"/>
      <w:lvlText w:val="o"/>
      <w:lvlJc w:val="left"/>
      <w:pPr>
        <w:ind w:left="3600" w:hanging="360"/>
      </w:pPr>
      <w:rPr>
        <w:rFonts w:ascii="Courier New" w:hAnsi="Courier New" w:hint="default"/>
      </w:rPr>
    </w:lvl>
    <w:lvl w:ilvl="5" w:tplc="BE486F2C">
      <w:start w:val="1"/>
      <w:numFmt w:val="bullet"/>
      <w:lvlText w:val=""/>
      <w:lvlJc w:val="left"/>
      <w:pPr>
        <w:ind w:left="4320" w:hanging="360"/>
      </w:pPr>
      <w:rPr>
        <w:rFonts w:ascii="Wingdings" w:hAnsi="Wingdings" w:hint="default"/>
      </w:rPr>
    </w:lvl>
    <w:lvl w:ilvl="6" w:tplc="88EEB2DC">
      <w:start w:val="1"/>
      <w:numFmt w:val="bullet"/>
      <w:lvlText w:val=""/>
      <w:lvlJc w:val="left"/>
      <w:pPr>
        <w:ind w:left="5040" w:hanging="360"/>
      </w:pPr>
      <w:rPr>
        <w:rFonts w:ascii="Symbol" w:hAnsi="Symbol" w:hint="default"/>
      </w:rPr>
    </w:lvl>
    <w:lvl w:ilvl="7" w:tplc="44B8A540">
      <w:start w:val="1"/>
      <w:numFmt w:val="bullet"/>
      <w:lvlText w:val="o"/>
      <w:lvlJc w:val="left"/>
      <w:pPr>
        <w:ind w:left="5760" w:hanging="360"/>
      </w:pPr>
      <w:rPr>
        <w:rFonts w:ascii="Courier New" w:hAnsi="Courier New" w:hint="default"/>
      </w:rPr>
    </w:lvl>
    <w:lvl w:ilvl="8" w:tplc="FC5AC982">
      <w:start w:val="1"/>
      <w:numFmt w:val="bullet"/>
      <w:lvlText w:val=""/>
      <w:lvlJc w:val="left"/>
      <w:pPr>
        <w:ind w:left="6480" w:hanging="360"/>
      </w:pPr>
      <w:rPr>
        <w:rFonts w:ascii="Wingdings" w:hAnsi="Wingdings" w:hint="default"/>
      </w:rPr>
    </w:lvl>
  </w:abstractNum>
  <w:abstractNum w:abstractNumId="81" w15:restartNumberingAfterBreak="0">
    <w:nsid w:val="56AF2FFF"/>
    <w:multiLevelType w:val="multilevel"/>
    <w:tmpl w:val="020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CF0BE0"/>
    <w:multiLevelType w:val="hybridMultilevel"/>
    <w:tmpl w:val="90860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85F738F"/>
    <w:multiLevelType w:val="multilevel"/>
    <w:tmpl w:val="F18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5FEC1A"/>
    <w:multiLevelType w:val="hybridMultilevel"/>
    <w:tmpl w:val="F1BC46FC"/>
    <w:lvl w:ilvl="0" w:tplc="B986C3E2">
      <w:start w:val="1"/>
      <w:numFmt w:val="bullet"/>
      <w:lvlText w:val=""/>
      <w:lvlJc w:val="left"/>
      <w:pPr>
        <w:ind w:left="720" w:hanging="360"/>
      </w:pPr>
      <w:rPr>
        <w:rFonts w:ascii="Symbol" w:hAnsi="Symbol" w:hint="default"/>
      </w:rPr>
    </w:lvl>
    <w:lvl w:ilvl="1" w:tplc="56988D78">
      <w:start w:val="1"/>
      <w:numFmt w:val="bullet"/>
      <w:lvlText w:val="o"/>
      <w:lvlJc w:val="left"/>
      <w:pPr>
        <w:ind w:left="1440" w:hanging="360"/>
      </w:pPr>
      <w:rPr>
        <w:rFonts w:ascii="Courier New" w:hAnsi="Courier New" w:hint="default"/>
      </w:rPr>
    </w:lvl>
    <w:lvl w:ilvl="2" w:tplc="A2F0847A">
      <w:start w:val="1"/>
      <w:numFmt w:val="bullet"/>
      <w:lvlText w:val=""/>
      <w:lvlJc w:val="left"/>
      <w:pPr>
        <w:ind w:left="2160" w:hanging="360"/>
      </w:pPr>
      <w:rPr>
        <w:rFonts w:ascii="Wingdings" w:hAnsi="Wingdings" w:hint="default"/>
      </w:rPr>
    </w:lvl>
    <w:lvl w:ilvl="3" w:tplc="A0F0A118">
      <w:start w:val="1"/>
      <w:numFmt w:val="bullet"/>
      <w:lvlText w:val=""/>
      <w:lvlJc w:val="left"/>
      <w:pPr>
        <w:ind w:left="2880" w:hanging="360"/>
      </w:pPr>
      <w:rPr>
        <w:rFonts w:ascii="Symbol" w:hAnsi="Symbol" w:hint="default"/>
      </w:rPr>
    </w:lvl>
    <w:lvl w:ilvl="4" w:tplc="A426EEE6">
      <w:start w:val="1"/>
      <w:numFmt w:val="bullet"/>
      <w:lvlText w:val="o"/>
      <w:lvlJc w:val="left"/>
      <w:pPr>
        <w:ind w:left="3600" w:hanging="360"/>
      </w:pPr>
      <w:rPr>
        <w:rFonts w:ascii="Courier New" w:hAnsi="Courier New" w:hint="default"/>
      </w:rPr>
    </w:lvl>
    <w:lvl w:ilvl="5" w:tplc="A3FED792">
      <w:start w:val="1"/>
      <w:numFmt w:val="bullet"/>
      <w:lvlText w:val=""/>
      <w:lvlJc w:val="left"/>
      <w:pPr>
        <w:ind w:left="4320" w:hanging="360"/>
      </w:pPr>
      <w:rPr>
        <w:rFonts w:ascii="Wingdings" w:hAnsi="Wingdings" w:hint="default"/>
      </w:rPr>
    </w:lvl>
    <w:lvl w:ilvl="6" w:tplc="8B0E1AA6">
      <w:start w:val="1"/>
      <w:numFmt w:val="bullet"/>
      <w:lvlText w:val=""/>
      <w:lvlJc w:val="left"/>
      <w:pPr>
        <w:ind w:left="5040" w:hanging="360"/>
      </w:pPr>
      <w:rPr>
        <w:rFonts w:ascii="Symbol" w:hAnsi="Symbol" w:hint="default"/>
      </w:rPr>
    </w:lvl>
    <w:lvl w:ilvl="7" w:tplc="D27C6BDA">
      <w:start w:val="1"/>
      <w:numFmt w:val="bullet"/>
      <w:lvlText w:val="o"/>
      <w:lvlJc w:val="left"/>
      <w:pPr>
        <w:ind w:left="5760" w:hanging="360"/>
      </w:pPr>
      <w:rPr>
        <w:rFonts w:ascii="Courier New" w:hAnsi="Courier New" w:hint="default"/>
      </w:rPr>
    </w:lvl>
    <w:lvl w:ilvl="8" w:tplc="0554AE06">
      <w:start w:val="1"/>
      <w:numFmt w:val="bullet"/>
      <w:lvlText w:val=""/>
      <w:lvlJc w:val="left"/>
      <w:pPr>
        <w:ind w:left="6480" w:hanging="360"/>
      </w:pPr>
      <w:rPr>
        <w:rFonts w:ascii="Wingdings" w:hAnsi="Wingdings" w:hint="default"/>
      </w:rPr>
    </w:lvl>
  </w:abstractNum>
  <w:abstractNum w:abstractNumId="85" w15:restartNumberingAfterBreak="0">
    <w:nsid w:val="5B6C8141"/>
    <w:multiLevelType w:val="hybridMultilevel"/>
    <w:tmpl w:val="6B1A4D2A"/>
    <w:lvl w:ilvl="0" w:tplc="CA86F282">
      <w:start w:val="1"/>
      <w:numFmt w:val="decimal"/>
      <w:lvlText w:val="%1."/>
      <w:lvlJc w:val="left"/>
      <w:pPr>
        <w:ind w:left="720" w:hanging="360"/>
      </w:pPr>
    </w:lvl>
    <w:lvl w:ilvl="1" w:tplc="2026A40A">
      <w:start w:val="1"/>
      <w:numFmt w:val="lowerLetter"/>
      <w:lvlText w:val="%2."/>
      <w:lvlJc w:val="left"/>
      <w:pPr>
        <w:ind w:left="1440" w:hanging="360"/>
      </w:pPr>
    </w:lvl>
    <w:lvl w:ilvl="2" w:tplc="A672F6F4">
      <w:start w:val="1"/>
      <w:numFmt w:val="lowerRoman"/>
      <w:lvlText w:val="%3."/>
      <w:lvlJc w:val="right"/>
      <w:pPr>
        <w:ind w:left="2160" w:hanging="180"/>
      </w:pPr>
    </w:lvl>
    <w:lvl w:ilvl="3" w:tplc="AAF2AA78">
      <w:start w:val="1"/>
      <w:numFmt w:val="decimal"/>
      <w:lvlText w:val="%4."/>
      <w:lvlJc w:val="left"/>
      <w:pPr>
        <w:ind w:left="2880" w:hanging="360"/>
      </w:pPr>
    </w:lvl>
    <w:lvl w:ilvl="4" w:tplc="5BB0D708">
      <w:start w:val="1"/>
      <w:numFmt w:val="lowerLetter"/>
      <w:lvlText w:val="%5."/>
      <w:lvlJc w:val="left"/>
      <w:pPr>
        <w:ind w:left="3600" w:hanging="360"/>
      </w:pPr>
    </w:lvl>
    <w:lvl w:ilvl="5" w:tplc="C83EA9CC">
      <w:start w:val="1"/>
      <w:numFmt w:val="lowerRoman"/>
      <w:lvlText w:val="%6."/>
      <w:lvlJc w:val="right"/>
      <w:pPr>
        <w:ind w:left="4320" w:hanging="180"/>
      </w:pPr>
    </w:lvl>
    <w:lvl w:ilvl="6" w:tplc="65E696BC">
      <w:start w:val="1"/>
      <w:numFmt w:val="decimal"/>
      <w:lvlText w:val="%7."/>
      <w:lvlJc w:val="left"/>
      <w:pPr>
        <w:ind w:left="5040" w:hanging="360"/>
      </w:pPr>
    </w:lvl>
    <w:lvl w:ilvl="7" w:tplc="38F22C46">
      <w:start w:val="1"/>
      <w:numFmt w:val="lowerLetter"/>
      <w:lvlText w:val="%8."/>
      <w:lvlJc w:val="left"/>
      <w:pPr>
        <w:ind w:left="5760" w:hanging="360"/>
      </w:pPr>
    </w:lvl>
    <w:lvl w:ilvl="8" w:tplc="D7EAEAB2">
      <w:start w:val="1"/>
      <w:numFmt w:val="lowerRoman"/>
      <w:lvlText w:val="%9."/>
      <w:lvlJc w:val="right"/>
      <w:pPr>
        <w:ind w:left="6480" w:hanging="180"/>
      </w:pPr>
    </w:lvl>
  </w:abstractNum>
  <w:abstractNum w:abstractNumId="86" w15:restartNumberingAfterBreak="0">
    <w:nsid w:val="5DE61D3A"/>
    <w:multiLevelType w:val="hybridMultilevel"/>
    <w:tmpl w:val="086423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5E2D2AC7"/>
    <w:multiLevelType w:val="hybridMultilevel"/>
    <w:tmpl w:val="B236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E54ACF"/>
    <w:multiLevelType w:val="hybridMultilevel"/>
    <w:tmpl w:val="6588B338"/>
    <w:lvl w:ilvl="0" w:tplc="025AB4BE">
      <w:start w:val="1"/>
      <w:numFmt w:val="bullet"/>
      <w:lvlText w:val=""/>
      <w:lvlJc w:val="left"/>
      <w:pPr>
        <w:ind w:left="1440" w:hanging="360"/>
      </w:pPr>
      <w:rPr>
        <w:rFonts w:ascii="Symbol" w:hAnsi="Symbol" w:hint="default"/>
      </w:rPr>
    </w:lvl>
    <w:lvl w:ilvl="1" w:tplc="4C8AE08A">
      <w:start w:val="1"/>
      <w:numFmt w:val="bullet"/>
      <w:lvlText w:val="o"/>
      <w:lvlJc w:val="left"/>
      <w:pPr>
        <w:ind w:left="2160" w:hanging="360"/>
      </w:pPr>
      <w:rPr>
        <w:rFonts w:ascii="Courier New" w:hAnsi="Courier New" w:hint="default"/>
      </w:rPr>
    </w:lvl>
    <w:lvl w:ilvl="2" w:tplc="89668E02">
      <w:start w:val="1"/>
      <w:numFmt w:val="bullet"/>
      <w:lvlText w:val=""/>
      <w:lvlJc w:val="left"/>
      <w:pPr>
        <w:ind w:left="2880" w:hanging="360"/>
      </w:pPr>
      <w:rPr>
        <w:rFonts w:ascii="Wingdings" w:hAnsi="Wingdings" w:hint="default"/>
      </w:rPr>
    </w:lvl>
    <w:lvl w:ilvl="3" w:tplc="46162A7A">
      <w:start w:val="1"/>
      <w:numFmt w:val="bullet"/>
      <w:lvlText w:val=""/>
      <w:lvlJc w:val="left"/>
      <w:pPr>
        <w:ind w:left="3600" w:hanging="360"/>
      </w:pPr>
      <w:rPr>
        <w:rFonts w:ascii="Symbol" w:hAnsi="Symbol" w:hint="default"/>
      </w:rPr>
    </w:lvl>
    <w:lvl w:ilvl="4" w:tplc="D256DDD6">
      <w:start w:val="1"/>
      <w:numFmt w:val="bullet"/>
      <w:lvlText w:val="o"/>
      <w:lvlJc w:val="left"/>
      <w:pPr>
        <w:ind w:left="4320" w:hanging="360"/>
      </w:pPr>
      <w:rPr>
        <w:rFonts w:ascii="Courier New" w:hAnsi="Courier New" w:hint="default"/>
      </w:rPr>
    </w:lvl>
    <w:lvl w:ilvl="5" w:tplc="05D646E8">
      <w:start w:val="1"/>
      <w:numFmt w:val="bullet"/>
      <w:lvlText w:val=""/>
      <w:lvlJc w:val="left"/>
      <w:pPr>
        <w:ind w:left="5040" w:hanging="360"/>
      </w:pPr>
      <w:rPr>
        <w:rFonts w:ascii="Wingdings" w:hAnsi="Wingdings" w:hint="default"/>
      </w:rPr>
    </w:lvl>
    <w:lvl w:ilvl="6" w:tplc="AF225894">
      <w:start w:val="1"/>
      <w:numFmt w:val="bullet"/>
      <w:lvlText w:val=""/>
      <w:lvlJc w:val="left"/>
      <w:pPr>
        <w:ind w:left="5760" w:hanging="360"/>
      </w:pPr>
      <w:rPr>
        <w:rFonts w:ascii="Symbol" w:hAnsi="Symbol" w:hint="default"/>
      </w:rPr>
    </w:lvl>
    <w:lvl w:ilvl="7" w:tplc="AB36CACA">
      <w:start w:val="1"/>
      <w:numFmt w:val="bullet"/>
      <w:lvlText w:val="o"/>
      <w:lvlJc w:val="left"/>
      <w:pPr>
        <w:ind w:left="6480" w:hanging="360"/>
      </w:pPr>
      <w:rPr>
        <w:rFonts w:ascii="Courier New" w:hAnsi="Courier New" w:hint="default"/>
      </w:rPr>
    </w:lvl>
    <w:lvl w:ilvl="8" w:tplc="66AA0626">
      <w:start w:val="1"/>
      <w:numFmt w:val="bullet"/>
      <w:lvlText w:val=""/>
      <w:lvlJc w:val="left"/>
      <w:pPr>
        <w:ind w:left="7200" w:hanging="360"/>
      </w:pPr>
      <w:rPr>
        <w:rFonts w:ascii="Wingdings" w:hAnsi="Wingdings" w:hint="default"/>
      </w:rPr>
    </w:lvl>
  </w:abstractNum>
  <w:abstractNum w:abstractNumId="89" w15:restartNumberingAfterBreak="0">
    <w:nsid w:val="60265F56"/>
    <w:multiLevelType w:val="hybridMultilevel"/>
    <w:tmpl w:val="0F50E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2330DEC"/>
    <w:multiLevelType w:val="multilevel"/>
    <w:tmpl w:val="B03A4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DB0F61"/>
    <w:multiLevelType w:val="hybridMultilevel"/>
    <w:tmpl w:val="6950A5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15:restartNumberingAfterBreak="0">
    <w:nsid w:val="64A72C56"/>
    <w:multiLevelType w:val="hybridMultilevel"/>
    <w:tmpl w:val="4618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5B28635"/>
    <w:multiLevelType w:val="hybridMultilevel"/>
    <w:tmpl w:val="0DCEEA9E"/>
    <w:lvl w:ilvl="0" w:tplc="4A0292B4">
      <w:start w:val="1"/>
      <w:numFmt w:val="bullet"/>
      <w:lvlText w:val=""/>
      <w:lvlJc w:val="left"/>
      <w:pPr>
        <w:ind w:left="720" w:hanging="360"/>
      </w:pPr>
      <w:rPr>
        <w:rFonts w:ascii="Symbol" w:hAnsi="Symbol" w:hint="default"/>
      </w:rPr>
    </w:lvl>
    <w:lvl w:ilvl="1" w:tplc="91D287FC">
      <w:start w:val="1"/>
      <w:numFmt w:val="bullet"/>
      <w:lvlText w:val="o"/>
      <w:lvlJc w:val="left"/>
      <w:pPr>
        <w:ind w:left="1440" w:hanging="360"/>
      </w:pPr>
      <w:rPr>
        <w:rFonts w:ascii="Courier New" w:hAnsi="Courier New" w:hint="default"/>
      </w:rPr>
    </w:lvl>
    <w:lvl w:ilvl="2" w:tplc="5B7614DA">
      <w:start w:val="1"/>
      <w:numFmt w:val="bullet"/>
      <w:lvlText w:val=""/>
      <w:lvlJc w:val="left"/>
      <w:pPr>
        <w:ind w:left="2160" w:hanging="360"/>
      </w:pPr>
      <w:rPr>
        <w:rFonts w:ascii="Wingdings" w:hAnsi="Wingdings" w:hint="default"/>
      </w:rPr>
    </w:lvl>
    <w:lvl w:ilvl="3" w:tplc="711A5DBA">
      <w:start w:val="1"/>
      <w:numFmt w:val="bullet"/>
      <w:lvlText w:val=""/>
      <w:lvlJc w:val="left"/>
      <w:pPr>
        <w:ind w:left="2880" w:hanging="360"/>
      </w:pPr>
      <w:rPr>
        <w:rFonts w:ascii="Symbol" w:hAnsi="Symbol" w:hint="default"/>
      </w:rPr>
    </w:lvl>
    <w:lvl w:ilvl="4" w:tplc="3B6ACEAC">
      <w:start w:val="1"/>
      <w:numFmt w:val="bullet"/>
      <w:lvlText w:val="o"/>
      <w:lvlJc w:val="left"/>
      <w:pPr>
        <w:ind w:left="3600" w:hanging="360"/>
      </w:pPr>
      <w:rPr>
        <w:rFonts w:ascii="Courier New" w:hAnsi="Courier New" w:hint="default"/>
      </w:rPr>
    </w:lvl>
    <w:lvl w:ilvl="5" w:tplc="4D3C88FC">
      <w:start w:val="1"/>
      <w:numFmt w:val="bullet"/>
      <w:lvlText w:val=""/>
      <w:lvlJc w:val="left"/>
      <w:pPr>
        <w:ind w:left="4320" w:hanging="360"/>
      </w:pPr>
      <w:rPr>
        <w:rFonts w:ascii="Wingdings" w:hAnsi="Wingdings" w:hint="default"/>
      </w:rPr>
    </w:lvl>
    <w:lvl w:ilvl="6" w:tplc="9C66637E">
      <w:start w:val="1"/>
      <w:numFmt w:val="bullet"/>
      <w:lvlText w:val=""/>
      <w:lvlJc w:val="left"/>
      <w:pPr>
        <w:ind w:left="5040" w:hanging="360"/>
      </w:pPr>
      <w:rPr>
        <w:rFonts w:ascii="Symbol" w:hAnsi="Symbol" w:hint="default"/>
      </w:rPr>
    </w:lvl>
    <w:lvl w:ilvl="7" w:tplc="6DACD51C">
      <w:start w:val="1"/>
      <w:numFmt w:val="bullet"/>
      <w:lvlText w:val="o"/>
      <w:lvlJc w:val="left"/>
      <w:pPr>
        <w:ind w:left="5760" w:hanging="360"/>
      </w:pPr>
      <w:rPr>
        <w:rFonts w:ascii="Courier New" w:hAnsi="Courier New" w:hint="default"/>
      </w:rPr>
    </w:lvl>
    <w:lvl w:ilvl="8" w:tplc="1C404090">
      <w:start w:val="1"/>
      <w:numFmt w:val="bullet"/>
      <w:lvlText w:val=""/>
      <w:lvlJc w:val="left"/>
      <w:pPr>
        <w:ind w:left="6480" w:hanging="360"/>
      </w:pPr>
      <w:rPr>
        <w:rFonts w:ascii="Wingdings" w:hAnsi="Wingdings" w:hint="default"/>
      </w:rPr>
    </w:lvl>
  </w:abstractNum>
  <w:abstractNum w:abstractNumId="94" w15:restartNumberingAfterBreak="0">
    <w:nsid w:val="65CD47C1"/>
    <w:multiLevelType w:val="multilevel"/>
    <w:tmpl w:val="D8B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F5B915"/>
    <w:multiLevelType w:val="hybridMultilevel"/>
    <w:tmpl w:val="873A4B92"/>
    <w:lvl w:ilvl="0" w:tplc="9000E5BE">
      <w:start w:val="1"/>
      <w:numFmt w:val="bullet"/>
      <w:lvlText w:val=""/>
      <w:lvlJc w:val="left"/>
      <w:pPr>
        <w:ind w:left="1080" w:hanging="360"/>
      </w:pPr>
      <w:rPr>
        <w:rFonts w:ascii="Symbol" w:hAnsi="Symbol" w:hint="default"/>
      </w:rPr>
    </w:lvl>
    <w:lvl w:ilvl="1" w:tplc="6F3254BA">
      <w:start w:val="1"/>
      <w:numFmt w:val="bullet"/>
      <w:lvlText w:val="o"/>
      <w:lvlJc w:val="left"/>
      <w:pPr>
        <w:ind w:left="1800" w:hanging="360"/>
      </w:pPr>
      <w:rPr>
        <w:rFonts w:ascii="Courier New" w:hAnsi="Courier New" w:hint="default"/>
      </w:rPr>
    </w:lvl>
    <w:lvl w:ilvl="2" w:tplc="C72A339C">
      <w:start w:val="1"/>
      <w:numFmt w:val="bullet"/>
      <w:lvlText w:val=""/>
      <w:lvlJc w:val="left"/>
      <w:pPr>
        <w:ind w:left="2520" w:hanging="360"/>
      </w:pPr>
      <w:rPr>
        <w:rFonts w:ascii="Wingdings" w:hAnsi="Wingdings" w:hint="default"/>
      </w:rPr>
    </w:lvl>
    <w:lvl w:ilvl="3" w:tplc="3FDE9E52">
      <w:start w:val="1"/>
      <w:numFmt w:val="bullet"/>
      <w:lvlText w:val=""/>
      <w:lvlJc w:val="left"/>
      <w:pPr>
        <w:ind w:left="3240" w:hanging="360"/>
      </w:pPr>
      <w:rPr>
        <w:rFonts w:ascii="Symbol" w:hAnsi="Symbol" w:hint="default"/>
      </w:rPr>
    </w:lvl>
    <w:lvl w:ilvl="4" w:tplc="48FC4A7E">
      <w:start w:val="1"/>
      <w:numFmt w:val="bullet"/>
      <w:lvlText w:val="o"/>
      <w:lvlJc w:val="left"/>
      <w:pPr>
        <w:ind w:left="3960" w:hanging="360"/>
      </w:pPr>
      <w:rPr>
        <w:rFonts w:ascii="Courier New" w:hAnsi="Courier New" w:hint="default"/>
      </w:rPr>
    </w:lvl>
    <w:lvl w:ilvl="5" w:tplc="1076F644">
      <w:start w:val="1"/>
      <w:numFmt w:val="bullet"/>
      <w:lvlText w:val=""/>
      <w:lvlJc w:val="left"/>
      <w:pPr>
        <w:ind w:left="4680" w:hanging="360"/>
      </w:pPr>
      <w:rPr>
        <w:rFonts w:ascii="Wingdings" w:hAnsi="Wingdings" w:hint="default"/>
      </w:rPr>
    </w:lvl>
    <w:lvl w:ilvl="6" w:tplc="1E4A6B10">
      <w:start w:val="1"/>
      <w:numFmt w:val="bullet"/>
      <w:lvlText w:val=""/>
      <w:lvlJc w:val="left"/>
      <w:pPr>
        <w:ind w:left="5400" w:hanging="360"/>
      </w:pPr>
      <w:rPr>
        <w:rFonts w:ascii="Symbol" w:hAnsi="Symbol" w:hint="default"/>
      </w:rPr>
    </w:lvl>
    <w:lvl w:ilvl="7" w:tplc="9BA226AA">
      <w:start w:val="1"/>
      <w:numFmt w:val="bullet"/>
      <w:lvlText w:val="o"/>
      <w:lvlJc w:val="left"/>
      <w:pPr>
        <w:ind w:left="6120" w:hanging="360"/>
      </w:pPr>
      <w:rPr>
        <w:rFonts w:ascii="Courier New" w:hAnsi="Courier New" w:hint="default"/>
      </w:rPr>
    </w:lvl>
    <w:lvl w:ilvl="8" w:tplc="8F6A5370">
      <w:start w:val="1"/>
      <w:numFmt w:val="bullet"/>
      <w:lvlText w:val=""/>
      <w:lvlJc w:val="left"/>
      <w:pPr>
        <w:ind w:left="6840" w:hanging="360"/>
      </w:pPr>
      <w:rPr>
        <w:rFonts w:ascii="Wingdings" w:hAnsi="Wingdings" w:hint="default"/>
      </w:rPr>
    </w:lvl>
  </w:abstractNum>
  <w:abstractNum w:abstractNumId="96" w15:restartNumberingAfterBreak="0">
    <w:nsid w:val="68083C62"/>
    <w:multiLevelType w:val="multilevel"/>
    <w:tmpl w:val="0FD845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7A3156"/>
    <w:multiLevelType w:val="hybridMultilevel"/>
    <w:tmpl w:val="2C4A60A0"/>
    <w:lvl w:ilvl="0" w:tplc="6588A51A">
      <w:start w:val="1"/>
      <w:numFmt w:val="decimal"/>
      <w:lvlText w:val="%1."/>
      <w:lvlJc w:val="left"/>
      <w:pPr>
        <w:ind w:left="720" w:hanging="360"/>
      </w:pPr>
    </w:lvl>
    <w:lvl w:ilvl="1" w:tplc="509843D4">
      <w:start w:val="1"/>
      <w:numFmt w:val="lowerLetter"/>
      <w:lvlText w:val="%2."/>
      <w:lvlJc w:val="left"/>
      <w:pPr>
        <w:ind w:left="1440" w:hanging="360"/>
      </w:pPr>
    </w:lvl>
    <w:lvl w:ilvl="2" w:tplc="AF829A10">
      <w:start w:val="1"/>
      <w:numFmt w:val="lowerRoman"/>
      <w:lvlText w:val="%3."/>
      <w:lvlJc w:val="right"/>
      <w:pPr>
        <w:ind w:left="2160" w:hanging="180"/>
      </w:pPr>
    </w:lvl>
    <w:lvl w:ilvl="3" w:tplc="E512760C">
      <w:start w:val="1"/>
      <w:numFmt w:val="decimal"/>
      <w:lvlText w:val="%4."/>
      <w:lvlJc w:val="left"/>
      <w:pPr>
        <w:ind w:left="2880" w:hanging="360"/>
      </w:pPr>
    </w:lvl>
    <w:lvl w:ilvl="4" w:tplc="3356F0F4">
      <w:start w:val="1"/>
      <w:numFmt w:val="lowerLetter"/>
      <w:lvlText w:val="%5."/>
      <w:lvlJc w:val="left"/>
      <w:pPr>
        <w:ind w:left="3600" w:hanging="360"/>
      </w:pPr>
    </w:lvl>
    <w:lvl w:ilvl="5" w:tplc="8BA80DBA">
      <w:start w:val="1"/>
      <w:numFmt w:val="lowerRoman"/>
      <w:lvlText w:val="%6."/>
      <w:lvlJc w:val="right"/>
      <w:pPr>
        <w:ind w:left="4320" w:hanging="180"/>
      </w:pPr>
    </w:lvl>
    <w:lvl w:ilvl="6" w:tplc="034820E2">
      <w:start w:val="1"/>
      <w:numFmt w:val="decimal"/>
      <w:lvlText w:val="%7."/>
      <w:lvlJc w:val="left"/>
      <w:pPr>
        <w:ind w:left="5040" w:hanging="360"/>
      </w:pPr>
    </w:lvl>
    <w:lvl w:ilvl="7" w:tplc="FAB0BC80">
      <w:start w:val="1"/>
      <w:numFmt w:val="lowerLetter"/>
      <w:lvlText w:val="%8."/>
      <w:lvlJc w:val="left"/>
      <w:pPr>
        <w:ind w:left="5760" w:hanging="360"/>
      </w:pPr>
    </w:lvl>
    <w:lvl w:ilvl="8" w:tplc="F9B42E44">
      <w:start w:val="1"/>
      <w:numFmt w:val="lowerRoman"/>
      <w:lvlText w:val="%9."/>
      <w:lvlJc w:val="right"/>
      <w:pPr>
        <w:ind w:left="6480" w:hanging="180"/>
      </w:pPr>
    </w:lvl>
  </w:abstractNum>
  <w:abstractNum w:abstractNumId="98" w15:restartNumberingAfterBreak="0">
    <w:nsid w:val="69C749F8"/>
    <w:multiLevelType w:val="hybridMultilevel"/>
    <w:tmpl w:val="06400E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6A49350C"/>
    <w:multiLevelType w:val="hybridMultilevel"/>
    <w:tmpl w:val="9BBE42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6AA74C64"/>
    <w:multiLevelType w:val="multilevel"/>
    <w:tmpl w:val="ECA4E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AB91761"/>
    <w:multiLevelType w:val="hybridMultilevel"/>
    <w:tmpl w:val="41F855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6D4E1351"/>
    <w:multiLevelType w:val="multilevel"/>
    <w:tmpl w:val="96A6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B4546D"/>
    <w:multiLevelType w:val="hybridMultilevel"/>
    <w:tmpl w:val="4C5A97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4" w15:restartNumberingAfterBreak="0">
    <w:nsid w:val="6E115C02"/>
    <w:multiLevelType w:val="hybridMultilevel"/>
    <w:tmpl w:val="CDF4C6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E614F23"/>
    <w:multiLevelType w:val="hybridMultilevel"/>
    <w:tmpl w:val="8332A1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06" w15:restartNumberingAfterBreak="0">
    <w:nsid w:val="6E84E68B"/>
    <w:multiLevelType w:val="hybridMultilevel"/>
    <w:tmpl w:val="996A0424"/>
    <w:lvl w:ilvl="0" w:tplc="55A63320">
      <w:start w:val="1"/>
      <w:numFmt w:val="bullet"/>
      <w:lvlText w:val="♦"/>
      <w:lvlJc w:val="left"/>
      <w:pPr>
        <w:ind w:left="720" w:hanging="360"/>
      </w:pPr>
      <w:rPr>
        <w:rFonts w:ascii="Courier New" w:hAnsi="Courier New" w:hint="default"/>
      </w:rPr>
    </w:lvl>
    <w:lvl w:ilvl="1" w:tplc="C57498BC">
      <w:start w:val="1"/>
      <w:numFmt w:val="bullet"/>
      <w:lvlText w:val="o"/>
      <w:lvlJc w:val="left"/>
      <w:pPr>
        <w:ind w:left="1440" w:hanging="360"/>
      </w:pPr>
      <w:rPr>
        <w:rFonts w:ascii="Courier New" w:hAnsi="Courier New" w:hint="default"/>
      </w:rPr>
    </w:lvl>
    <w:lvl w:ilvl="2" w:tplc="FF84F9F6">
      <w:start w:val="1"/>
      <w:numFmt w:val="bullet"/>
      <w:lvlText w:val=""/>
      <w:lvlJc w:val="left"/>
      <w:pPr>
        <w:ind w:left="2160" w:hanging="360"/>
      </w:pPr>
      <w:rPr>
        <w:rFonts w:ascii="Wingdings" w:hAnsi="Wingdings" w:hint="default"/>
      </w:rPr>
    </w:lvl>
    <w:lvl w:ilvl="3" w:tplc="E306DFF0">
      <w:start w:val="1"/>
      <w:numFmt w:val="bullet"/>
      <w:lvlText w:val=""/>
      <w:lvlJc w:val="left"/>
      <w:pPr>
        <w:ind w:left="2880" w:hanging="360"/>
      </w:pPr>
      <w:rPr>
        <w:rFonts w:ascii="Symbol" w:hAnsi="Symbol" w:hint="default"/>
      </w:rPr>
    </w:lvl>
    <w:lvl w:ilvl="4" w:tplc="AD1821C2">
      <w:start w:val="1"/>
      <w:numFmt w:val="bullet"/>
      <w:lvlText w:val="o"/>
      <w:lvlJc w:val="left"/>
      <w:pPr>
        <w:ind w:left="3600" w:hanging="360"/>
      </w:pPr>
      <w:rPr>
        <w:rFonts w:ascii="Courier New" w:hAnsi="Courier New" w:hint="default"/>
      </w:rPr>
    </w:lvl>
    <w:lvl w:ilvl="5" w:tplc="86643282">
      <w:start w:val="1"/>
      <w:numFmt w:val="bullet"/>
      <w:lvlText w:val=""/>
      <w:lvlJc w:val="left"/>
      <w:pPr>
        <w:ind w:left="4320" w:hanging="360"/>
      </w:pPr>
      <w:rPr>
        <w:rFonts w:ascii="Wingdings" w:hAnsi="Wingdings" w:hint="default"/>
      </w:rPr>
    </w:lvl>
    <w:lvl w:ilvl="6" w:tplc="177EBBF2">
      <w:start w:val="1"/>
      <w:numFmt w:val="bullet"/>
      <w:lvlText w:val=""/>
      <w:lvlJc w:val="left"/>
      <w:pPr>
        <w:ind w:left="5040" w:hanging="360"/>
      </w:pPr>
      <w:rPr>
        <w:rFonts w:ascii="Symbol" w:hAnsi="Symbol" w:hint="default"/>
      </w:rPr>
    </w:lvl>
    <w:lvl w:ilvl="7" w:tplc="EBBE6940">
      <w:start w:val="1"/>
      <w:numFmt w:val="bullet"/>
      <w:lvlText w:val="o"/>
      <w:lvlJc w:val="left"/>
      <w:pPr>
        <w:ind w:left="5760" w:hanging="360"/>
      </w:pPr>
      <w:rPr>
        <w:rFonts w:ascii="Courier New" w:hAnsi="Courier New" w:hint="default"/>
      </w:rPr>
    </w:lvl>
    <w:lvl w:ilvl="8" w:tplc="3432C806">
      <w:start w:val="1"/>
      <w:numFmt w:val="bullet"/>
      <w:lvlText w:val=""/>
      <w:lvlJc w:val="left"/>
      <w:pPr>
        <w:ind w:left="6480" w:hanging="360"/>
      </w:pPr>
      <w:rPr>
        <w:rFonts w:ascii="Wingdings" w:hAnsi="Wingdings" w:hint="default"/>
      </w:rPr>
    </w:lvl>
  </w:abstractNum>
  <w:abstractNum w:abstractNumId="107" w15:restartNumberingAfterBreak="0">
    <w:nsid w:val="6F13088A"/>
    <w:multiLevelType w:val="multilevel"/>
    <w:tmpl w:val="F5A4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FF610E2"/>
    <w:multiLevelType w:val="multilevel"/>
    <w:tmpl w:val="ECA4EA92"/>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rPr>
        <w:rFonts w:hint="default"/>
        <w:sz w:val="20"/>
      </w:rPr>
    </w:lvl>
    <w:lvl w:ilvl="2">
      <w:start w:val="1"/>
      <w:numFmt w:val="bullet"/>
      <w:lvlText w:val=""/>
      <w:lvlJc w:val="left"/>
      <w:pPr>
        <w:ind w:left="2880" w:hanging="360"/>
      </w:pPr>
      <w:rPr>
        <w:rFonts w:ascii="Symbol" w:hAnsi="Symbol"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9" w15:restartNumberingAfterBreak="0">
    <w:nsid w:val="70B81174"/>
    <w:multiLevelType w:val="multilevel"/>
    <w:tmpl w:val="8C0AD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C0E1F7"/>
    <w:multiLevelType w:val="hybridMultilevel"/>
    <w:tmpl w:val="2236CCBA"/>
    <w:lvl w:ilvl="0" w:tplc="ACCA5B7A">
      <w:start w:val="1"/>
      <w:numFmt w:val="decimal"/>
      <w:lvlText w:val="%1."/>
      <w:lvlJc w:val="left"/>
      <w:pPr>
        <w:ind w:left="720" w:hanging="360"/>
      </w:pPr>
    </w:lvl>
    <w:lvl w:ilvl="1" w:tplc="B5F282E8">
      <w:start w:val="1"/>
      <w:numFmt w:val="lowerLetter"/>
      <w:lvlText w:val="%2."/>
      <w:lvlJc w:val="left"/>
      <w:pPr>
        <w:ind w:left="1440" w:hanging="360"/>
      </w:pPr>
    </w:lvl>
    <w:lvl w:ilvl="2" w:tplc="8B4A1C74">
      <w:start w:val="1"/>
      <w:numFmt w:val="lowerRoman"/>
      <w:lvlText w:val="%3."/>
      <w:lvlJc w:val="right"/>
      <w:pPr>
        <w:ind w:left="2160" w:hanging="180"/>
      </w:pPr>
    </w:lvl>
    <w:lvl w:ilvl="3" w:tplc="E7322B40">
      <w:start w:val="1"/>
      <w:numFmt w:val="decimal"/>
      <w:lvlText w:val="%4."/>
      <w:lvlJc w:val="left"/>
      <w:pPr>
        <w:ind w:left="2880" w:hanging="360"/>
      </w:pPr>
    </w:lvl>
    <w:lvl w:ilvl="4" w:tplc="A4CA7F72">
      <w:start w:val="1"/>
      <w:numFmt w:val="lowerLetter"/>
      <w:lvlText w:val="%5."/>
      <w:lvlJc w:val="left"/>
      <w:pPr>
        <w:ind w:left="3600" w:hanging="360"/>
      </w:pPr>
    </w:lvl>
    <w:lvl w:ilvl="5" w:tplc="952E926E">
      <w:start w:val="1"/>
      <w:numFmt w:val="lowerRoman"/>
      <w:lvlText w:val="%6."/>
      <w:lvlJc w:val="right"/>
      <w:pPr>
        <w:ind w:left="4320" w:hanging="180"/>
      </w:pPr>
    </w:lvl>
    <w:lvl w:ilvl="6" w:tplc="2C56305C">
      <w:start w:val="1"/>
      <w:numFmt w:val="decimal"/>
      <w:lvlText w:val="%7."/>
      <w:lvlJc w:val="left"/>
      <w:pPr>
        <w:ind w:left="5040" w:hanging="360"/>
      </w:pPr>
    </w:lvl>
    <w:lvl w:ilvl="7" w:tplc="80E4228C">
      <w:start w:val="1"/>
      <w:numFmt w:val="lowerLetter"/>
      <w:lvlText w:val="%8."/>
      <w:lvlJc w:val="left"/>
      <w:pPr>
        <w:ind w:left="5760" w:hanging="360"/>
      </w:pPr>
    </w:lvl>
    <w:lvl w:ilvl="8" w:tplc="B1406670">
      <w:start w:val="1"/>
      <w:numFmt w:val="lowerRoman"/>
      <w:lvlText w:val="%9."/>
      <w:lvlJc w:val="right"/>
      <w:pPr>
        <w:ind w:left="6480" w:hanging="180"/>
      </w:pPr>
    </w:lvl>
  </w:abstractNum>
  <w:abstractNum w:abstractNumId="111" w15:restartNumberingAfterBreak="0">
    <w:nsid w:val="71058A5D"/>
    <w:multiLevelType w:val="hybridMultilevel"/>
    <w:tmpl w:val="BF7EEB00"/>
    <w:lvl w:ilvl="0" w:tplc="F8F2FC08">
      <w:start w:val="1"/>
      <w:numFmt w:val="bullet"/>
      <w:lvlText w:val=""/>
      <w:lvlJc w:val="left"/>
      <w:pPr>
        <w:ind w:left="1440" w:hanging="360"/>
      </w:pPr>
      <w:rPr>
        <w:rFonts w:ascii="Symbol" w:hAnsi="Symbol" w:hint="default"/>
      </w:rPr>
    </w:lvl>
    <w:lvl w:ilvl="1" w:tplc="4BF44AD8">
      <w:start w:val="1"/>
      <w:numFmt w:val="bullet"/>
      <w:lvlText w:val="o"/>
      <w:lvlJc w:val="left"/>
      <w:pPr>
        <w:ind w:left="2160" w:hanging="360"/>
      </w:pPr>
      <w:rPr>
        <w:rFonts w:ascii="Courier New" w:hAnsi="Courier New" w:hint="default"/>
      </w:rPr>
    </w:lvl>
    <w:lvl w:ilvl="2" w:tplc="BFF6EC16">
      <w:start w:val="1"/>
      <w:numFmt w:val="bullet"/>
      <w:lvlText w:val=""/>
      <w:lvlJc w:val="left"/>
      <w:pPr>
        <w:ind w:left="2880" w:hanging="360"/>
      </w:pPr>
      <w:rPr>
        <w:rFonts w:ascii="Wingdings" w:hAnsi="Wingdings" w:hint="default"/>
      </w:rPr>
    </w:lvl>
    <w:lvl w:ilvl="3" w:tplc="B838AC72">
      <w:start w:val="1"/>
      <w:numFmt w:val="bullet"/>
      <w:lvlText w:val=""/>
      <w:lvlJc w:val="left"/>
      <w:pPr>
        <w:ind w:left="3600" w:hanging="360"/>
      </w:pPr>
      <w:rPr>
        <w:rFonts w:ascii="Symbol" w:hAnsi="Symbol" w:hint="default"/>
      </w:rPr>
    </w:lvl>
    <w:lvl w:ilvl="4" w:tplc="0E6CB338">
      <w:start w:val="1"/>
      <w:numFmt w:val="bullet"/>
      <w:lvlText w:val="o"/>
      <w:lvlJc w:val="left"/>
      <w:pPr>
        <w:ind w:left="4320" w:hanging="360"/>
      </w:pPr>
      <w:rPr>
        <w:rFonts w:ascii="Courier New" w:hAnsi="Courier New" w:hint="default"/>
      </w:rPr>
    </w:lvl>
    <w:lvl w:ilvl="5" w:tplc="08CCD60E">
      <w:start w:val="1"/>
      <w:numFmt w:val="bullet"/>
      <w:lvlText w:val=""/>
      <w:lvlJc w:val="left"/>
      <w:pPr>
        <w:ind w:left="5040" w:hanging="360"/>
      </w:pPr>
      <w:rPr>
        <w:rFonts w:ascii="Wingdings" w:hAnsi="Wingdings" w:hint="default"/>
      </w:rPr>
    </w:lvl>
    <w:lvl w:ilvl="6" w:tplc="7BFE60B0">
      <w:start w:val="1"/>
      <w:numFmt w:val="bullet"/>
      <w:lvlText w:val=""/>
      <w:lvlJc w:val="left"/>
      <w:pPr>
        <w:ind w:left="5760" w:hanging="360"/>
      </w:pPr>
      <w:rPr>
        <w:rFonts w:ascii="Symbol" w:hAnsi="Symbol" w:hint="default"/>
      </w:rPr>
    </w:lvl>
    <w:lvl w:ilvl="7" w:tplc="C544490A">
      <w:start w:val="1"/>
      <w:numFmt w:val="bullet"/>
      <w:lvlText w:val="o"/>
      <w:lvlJc w:val="left"/>
      <w:pPr>
        <w:ind w:left="6480" w:hanging="360"/>
      </w:pPr>
      <w:rPr>
        <w:rFonts w:ascii="Courier New" w:hAnsi="Courier New" w:hint="default"/>
      </w:rPr>
    </w:lvl>
    <w:lvl w:ilvl="8" w:tplc="6824AB72">
      <w:start w:val="1"/>
      <w:numFmt w:val="bullet"/>
      <w:lvlText w:val=""/>
      <w:lvlJc w:val="left"/>
      <w:pPr>
        <w:ind w:left="7200" w:hanging="360"/>
      </w:pPr>
      <w:rPr>
        <w:rFonts w:ascii="Wingdings" w:hAnsi="Wingdings" w:hint="default"/>
      </w:rPr>
    </w:lvl>
  </w:abstractNum>
  <w:abstractNum w:abstractNumId="112" w15:restartNumberingAfterBreak="0">
    <w:nsid w:val="723522E2"/>
    <w:multiLevelType w:val="hybridMultilevel"/>
    <w:tmpl w:val="153C11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3" w15:restartNumberingAfterBreak="0">
    <w:nsid w:val="76946549"/>
    <w:multiLevelType w:val="hybridMultilevel"/>
    <w:tmpl w:val="D1A2C0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4" w15:restartNumberingAfterBreak="0">
    <w:nsid w:val="76EA43C2"/>
    <w:multiLevelType w:val="hybridMultilevel"/>
    <w:tmpl w:val="4392A7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5" w15:restartNumberingAfterBreak="0">
    <w:nsid w:val="77107512"/>
    <w:multiLevelType w:val="hybridMultilevel"/>
    <w:tmpl w:val="167E2AD8"/>
    <w:lvl w:ilvl="0" w:tplc="EAF08262">
      <w:start w:val="1"/>
      <w:numFmt w:val="decimal"/>
      <w:lvlText w:val="%1."/>
      <w:lvlJc w:val="left"/>
      <w:pPr>
        <w:ind w:left="720" w:hanging="360"/>
      </w:pPr>
    </w:lvl>
    <w:lvl w:ilvl="1" w:tplc="7BAAB3E0">
      <w:start w:val="1"/>
      <w:numFmt w:val="lowerLetter"/>
      <w:lvlText w:val="%2."/>
      <w:lvlJc w:val="left"/>
      <w:pPr>
        <w:ind w:left="1440" w:hanging="360"/>
      </w:pPr>
    </w:lvl>
    <w:lvl w:ilvl="2" w:tplc="08BEB582">
      <w:start w:val="1"/>
      <w:numFmt w:val="lowerRoman"/>
      <w:lvlText w:val="%3."/>
      <w:lvlJc w:val="right"/>
      <w:pPr>
        <w:ind w:left="2160" w:hanging="180"/>
      </w:pPr>
    </w:lvl>
    <w:lvl w:ilvl="3" w:tplc="BBAEBA1A">
      <w:start w:val="1"/>
      <w:numFmt w:val="decimal"/>
      <w:lvlText w:val="%4."/>
      <w:lvlJc w:val="left"/>
      <w:pPr>
        <w:ind w:left="2880" w:hanging="360"/>
      </w:pPr>
    </w:lvl>
    <w:lvl w:ilvl="4" w:tplc="263AF386">
      <w:start w:val="1"/>
      <w:numFmt w:val="lowerLetter"/>
      <w:lvlText w:val="%5."/>
      <w:lvlJc w:val="left"/>
      <w:pPr>
        <w:ind w:left="3600" w:hanging="360"/>
      </w:pPr>
    </w:lvl>
    <w:lvl w:ilvl="5" w:tplc="18D64EF0">
      <w:start w:val="1"/>
      <w:numFmt w:val="lowerRoman"/>
      <w:lvlText w:val="%6."/>
      <w:lvlJc w:val="right"/>
      <w:pPr>
        <w:ind w:left="4320" w:hanging="180"/>
      </w:pPr>
    </w:lvl>
    <w:lvl w:ilvl="6" w:tplc="E73A4FD6">
      <w:start w:val="1"/>
      <w:numFmt w:val="decimal"/>
      <w:lvlText w:val="%7."/>
      <w:lvlJc w:val="left"/>
      <w:pPr>
        <w:ind w:left="5040" w:hanging="360"/>
      </w:pPr>
    </w:lvl>
    <w:lvl w:ilvl="7" w:tplc="32C2A9DC">
      <w:start w:val="1"/>
      <w:numFmt w:val="lowerLetter"/>
      <w:lvlText w:val="%8."/>
      <w:lvlJc w:val="left"/>
      <w:pPr>
        <w:ind w:left="5760" w:hanging="360"/>
      </w:pPr>
    </w:lvl>
    <w:lvl w:ilvl="8" w:tplc="D9A8854E">
      <w:start w:val="1"/>
      <w:numFmt w:val="lowerRoman"/>
      <w:lvlText w:val="%9."/>
      <w:lvlJc w:val="right"/>
      <w:pPr>
        <w:ind w:left="6480" w:hanging="180"/>
      </w:pPr>
    </w:lvl>
  </w:abstractNum>
  <w:abstractNum w:abstractNumId="116" w15:restartNumberingAfterBreak="0">
    <w:nsid w:val="77F23EB1"/>
    <w:multiLevelType w:val="hybridMultilevel"/>
    <w:tmpl w:val="BBA2F0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8800A0D"/>
    <w:multiLevelType w:val="hybridMultilevel"/>
    <w:tmpl w:val="813A36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78F485D3"/>
    <w:multiLevelType w:val="hybridMultilevel"/>
    <w:tmpl w:val="A0766EE8"/>
    <w:lvl w:ilvl="0" w:tplc="12BC2D1C">
      <w:start w:val="1"/>
      <w:numFmt w:val="bullet"/>
      <w:lvlText w:val=""/>
      <w:lvlJc w:val="left"/>
      <w:pPr>
        <w:ind w:left="1440" w:hanging="360"/>
      </w:pPr>
      <w:rPr>
        <w:rFonts w:ascii="Symbol" w:hAnsi="Symbol" w:hint="default"/>
      </w:rPr>
    </w:lvl>
    <w:lvl w:ilvl="1" w:tplc="142E8B32">
      <w:start w:val="1"/>
      <w:numFmt w:val="bullet"/>
      <w:lvlText w:val="o"/>
      <w:lvlJc w:val="left"/>
      <w:pPr>
        <w:ind w:left="2160" w:hanging="360"/>
      </w:pPr>
      <w:rPr>
        <w:rFonts w:ascii="Courier New" w:hAnsi="Courier New" w:hint="default"/>
      </w:rPr>
    </w:lvl>
    <w:lvl w:ilvl="2" w:tplc="916681C2">
      <w:start w:val="1"/>
      <w:numFmt w:val="bullet"/>
      <w:lvlText w:val=""/>
      <w:lvlJc w:val="left"/>
      <w:pPr>
        <w:ind w:left="2880" w:hanging="360"/>
      </w:pPr>
      <w:rPr>
        <w:rFonts w:ascii="Wingdings" w:hAnsi="Wingdings" w:hint="default"/>
      </w:rPr>
    </w:lvl>
    <w:lvl w:ilvl="3" w:tplc="6288923E">
      <w:start w:val="1"/>
      <w:numFmt w:val="bullet"/>
      <w:lvlText w:val=""/>
      <w:lvlJc w:val="left"/>
      <w:pPr>
        <w:ind w:left="3600" w:hanging="360"/>
      </w:pPr>
      <w:rPr>
        <w:rFonts w:ascii="Symbol" w:hAnsi="Symbol" w:hint="default"/>
      </w:rPr>
    </w:lvl>
    <w:lvl w:ilvl="4" w:tplc="B85E6260">
      <w:start w:val="1"/>
      <w:numFmt w:val="bullet"/>
      <w:lvlText w:val="o"/>
      <w:lvlJc w:val="left"/>
      <w:pPr>
        <w:ind w:left="4320" w:hanging="360"/>
      </w:pPr>
      <w:rPr>
        <w:rFonts w:ascii="Courier New" w:hAnsi="Courier New" w:hint="default"/>
      </w:rPr>
    </w:lvl>
    <w:lvl w:ilvl="5" w:tplc="63E6D654">
      <w:start w:val="1"/>
      <w:numFmt w:val="bullet"/>
      <w:lvlText w:val=""/>
      <w:lvlJc w:val="left"/>
      <w:pPr>
        <w:ind w:left="5040" w:hanging="360"/>
      </w:pPr>
      <w:rPr>
        <w:rFonts w:ascii="Wingdings" w:hAnsi="Wingdings" w:hint="default"/>
      </w:rPr>
    </w:lvl>
    <w:lvl w:ilvl="6" w:tplc="E5BAC7EE">
      <w:start w:val="1"/>
      <w:numFmt w:val="bullet"/>
      <w:lvlText w:val=""/>
      <w:lvlJc w:val="left"/>
      <w:pPr>
        <w:ind w:left="5760" w:hanging="360"/>
      </w:pPr>
      <w:rPr>
        <w:rFonts w:ascii="Symbol" w:hAnsi="Symbol" w:hint="default"/>
      </w:rPr>
    </w:lvl>
    <w:lvl w:ilvl="7" w:tplc="B398745C">
      <w:start w:val="1"/>
      <w:numFmt w:val="bullet"/>
      <w:lvlText w:val="o"/>
      <w:lvlJc w:val="left"/>
      <w:pPr>
        <w:ind w:left="6480" w:hanging="360"/>
      </w:pPr>
      <w:rPr>
        <w:rFonts w:ascii="Courier New" w:hAnsi="Courier New" w:hint="default"/>
      </w:rPr>
    </w:lvl>
    <w:lvl w:ilvl="8" w:tplc="74FEAFE6">
      <w:start w:val="1"/>
      <w:numFmt w:val="bullet"/>
      <w:lvlText w:val=""/>
      <w:lvlJc w:val="left"/>
      <w:pPr>
        <w:ind w:left="7200" w:hanging="360"/>
      </w:pPr>
      <w:rPr>
        <w:rFonts w:ascii="Wingdings" w:hAnsi="Wingdings" w:hint="default"/>
      </w:rPr>
    </w:lvl>
  </w:abstractNum>
  <w:abstractNum w:abstractNumId="119" w15:restartNumberingAfterBreak="0">
    <w:nsid w:val="79615DCC"/>
    <w:multiLevelType w:val="hybridMultilevel"/>
    <w:tmpl w:val="5546D4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0" w15:restartNumberingAfterBreak="0">
    <w:nsid w:val="79F16A6D"/>
    <w:multiLevelType w:val="hybridMultilevel"/>
    <w:tmpl w:val="4E962E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1" w15:restartNumberingAfterBreak="0">
    <w:nsid w:val="79F214D4"/>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10B13B"/>
    <w:multiLevelType w:val="hybridMultilevel"/>
    <w:tmpl w:val="4704C13C"/>
    <w:lvl w:ilvl="0" w:tplc="D250FD90">
      <w:start w:val="1"/>
      <w:numFmt w:val="bullet"/>
      <w:lvlText w:val=""/>
      <w:lvlJc w:val="left"/>
      <w:pPr>
        <w:ind w:left="720" w:hanging="360"/>
      </w:pPr>
      <w:rPr>
        <w:rFonts w:ascii="Symbol" w:hAnsi="Symbol" w:hint="default"/>
      </w:rPr>
    </w:lvl>
    <w:lvl w:ilvl="1" w:tplc="08BA043E">
      <w:start w:val="1"/>
      <w:numFmt w:val="bullet"/>
      <w:lvlText w:val="o"/>
      <w:lvlJc w:val="left"/>
      <w:pPr>
        <w:ind w:left="1440" w:hanging="360"/>
      </w:pPr>
      <w:rPr>
        <w:rFonts w:ascii="Courier New" w:hAnsi="Courier New" w:hint="default"/>
      </w:rPr>
    </w:lvl>
    <w:lvl w:ilvl="2" w:tplc="3590257E">
      <w:start w:val="1"/>
      <w:numFmt w:val="bullet"/>
      <w:lvlText w:val=""/>
      <w:lvlJc w:val="left"/>
      <w:pPr>
        <w:ind w:left="2160" w:hanging="360"/>
      </w:pPr>
      <w:rPr>
        <w:rFonts w:ascii="Wingdings" w:hAnsi="Wingdings" w:hint="default"/>
      </w:rPr>
    </w:lvl>
    <w:lvl w:ilvl="3" w:tplc="D012D6E6">
      <w:start w:val="1"/>
      <w:numFmt w:val="bullet"/>
      <w:lvlText w:val=""/>
      <w:lvlJc w:val="left"/>
      <w:pPr>
        <w:ind w:left="2880" w:hanging="360"/>
      </w:pPr>
      <w:rPr>
        <w:rFonts w:ascii="Symbol" w:hAnsi="Symbol" w:hint="default"/>
      </w:rPr>
    </w:lvl>
    <w:lvl w:ilvl="4" w:tplc="CB52C17A">
      <w:start w:val="1"/>
      <w:numFmt w:val="bullet"/>
      <w:lvlText w:val="o"/>
      <w:lvlJc w:val="left"/>
      <w:pPr>
        <w:ind w:left="3600" w:hanging="360"/>
      </w:pPr>
      <w:rPr>
        <w:rFonts w:ascii="Courier New" w:hAnsi="Courier New" w:hint="default"/>
      </w:rPr>
    </w:lvl>
    <w:lvl w:ilvl="5" w:tplc="03FAD706">
      <w:start w:val="1"/>
      <w:numFmt w:val="bullet"/>
      <w:lvlText w:val=""/>
      <w:lvlJc w:val="left"/>
      <w:pPr>
        <w:ind w:left="4320" w:hanging="360"/>
      </w:pPr>
      <w:rPr>
        <w:rFonts w:ascii="Wingdings" w:hAnsi="Wingdings" w:hint="default"/>
      </w:rPr>
    </w:lvl>
    <w:lvl w:ilvl="6" w:tplc="C2583A4A">
      <w:start w:val="1"/>
      <w:numFmt w:val="bullet"/>
      <w:lvlText w:val=""/>
      <w:lvlJc w:val="left"/>
      <w:pPr>
        <w:ind w:left="5040" w:hanging="360"/>
      </w:pPr>
      <w:rPr>
        <w:rFonts w:ascii="Symbol" w:hAnsi="Symbol" w:hint="default"/>
      </w:rPr>
    </w:lvl>
    <w:lvl w:ilvl="7" w:tplc="7870F664">
      <w:start w:val="1"/>
      <w:numFmt w:val="bullet"/>
      <w:lvlText w:val="o"/>
      <w:lvlJc w:val="left"/>
      <w:pPr>
        <w:ind w:left="5760" w:hanging="360"/>
      </w:pPr>
      <w:rPr>
        <w:rFonts w:ascii="Courier New" w:hAnsi="Courier New" w:hint="default"/>
      </w:rPr>
    </w:lvl>
    <w:lvl w:ilvl="8" w:tplc="1A1854DE">
      <w:start w:val="1"/>
      <w:numFmt w:val="bullet"/>
      <w:lvlText w:val=""/>
      <w:lvlJc w:val="left"/>
      <w:pPr>
        <w:ind w:left="6480" w:hanging="360"/>
      </w:pPr>
      <w:rPr>
        <w:rFonts w:ascii="Wingdings" w:hAnsi="Wingdings" w:hint="default"/>
      </w:rPr>
    </w:lvl>
  </w:abstractNum>
  <w:abstractNum w:abstractNumId="123" w15:restartNumberingAfterBreak="0">
    <w:nsid w:val="7CFB0AE9"/>
    <w:multiLevelType w:val="hybridMultilevel"/>
    <w:tmpl w:val="6BBEB738"/>
    <w:lvl w:ilvl="0" w:tplc="65D407BC">
      <w:start w:val="1"/>
      <w:numFmt w:val="decimal"/>
      <w:lvlText w:val="%1."/>
      <w:lvlJc w:val="left"/>
      <w:pPr>
        <w:ind w:left="720" w:hanging="360"/>
      </w:pPr>
    </w:lvl>
    <w:lvl w:ilvl="1" w:tplc="F028E568">
      <w:start w:val="1"/>
      <w:numFmt w:val="lowerLetter"/>
      <w:lvlText w:val="%2."/>
      <w:lvlJc w:val="left"/>
      <w:pPr>
        <w:ind w:left="1440" w:hanging="360"/>
      </w:pPr>
    </w:lvl>
    <w:lvl w:ilvl="2" w:tplc="6B52B8E4">
      <w:start w:val="1"/>
      <w:numFmt w:val="lowerRoman"/>
      <w:lvlText w:val="%3."/>
      <w:lvlJc w:val="right"/>
      <w:pPr>
        <w:ind w:left="2160" w:hanging="180"/>
      </w:pPr>
    </w:lvl>
    <w:lvl w:ilvl="3" w:tplc="A5C4BBE2">
      <w:start w:val="1"/>
      <w:numFmt w:val="decimal"/>
      <w:lvlText w:val="%4."/>
      <w:lvlJc w:val="left"/>
      <w:pPr>
        <w:ind w:left="2880" w:hanging="360"/>
      </w:pPr>
    </w:lvl>
    <w:lvl w:ilvl="4" w:tplc="5EA2C3F4">
      <w:start w:val="1"/>
      <w:numFmt w:val="lowerLetter"/>
      <w:lvlText w:val="%5."/>
      <w:lvlJc w:val="left"/>
      <w:pPr>
        <w:ind w:left="3600" w:hanging="360"/>
      </w:pPr>
    </w:lvl>
    <w:lvl w:ilvl="5" w:tplc="E47E323A">
      <w:start w:val="1"/>
      <w:numFmt w:val="lowerRoman"/>
      <w:lvlText w:val="%6."/>
      <w:lvlJc w:val="right"/>
      <w:pPr>
        <w:ind w:left="4320" w:hanging="180"/>
      </w:pPr>
    </w:lvl>
    <w:lvl w:ilvl="6" w:tplc="3ABA41CA">
      <w:start w:val="1"/>
      <w:numFmt w:val="decimal"/>
      <w:lvlText w:val="%7."/>
      <w:lvlJc w:val="left"/>
      <w:pPr>
        <w:ind w:left="5040" w:hanging="360"/>
      </w:pPr>
    </w:lvl>
    <w:lvl w:ilvl="7" w:tplc="750495E6">
      <w:start w:val="1"/>
      <w:numFmt w:val="lowerLetter"/>
      <w:lvlText w:val="%8."/>
      <w:lvlJc w:val="left"/>
      <w:pPr>
        <w:ind w:left="5760" w:hanging="360"/>
      </w:pPr>
    </w:lvl>
    <w:lvl w:ilvl="8" w:tplc="10F8481A">
      <w:start w:val="1"/>
      <w:numFmt w:val="lowerRoman"/>
      <w:lvlText w:val="%9."/>
      <w:lvlJc w:val="right"/>
      <w:pPr>
        <w:ind w:left="6480" w:hanging="180"/>
      </w:pPr>
    </w:lvl>
  </w:abstractNum>
  <w:abstractNum w:abstractNumId="124" w15:restartNumberingAfterBreak="0">
    <w:nsid w:val="7D46272C"/>
    <w:multiLevelType w:val="multilevel"/>
    <w:tmpl w:val="F5A4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DF2A7F"/>
    <w:multiLevelType w:val="hybridMultilevel"/>
    <w:tmpl w:val="E7F2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F4134AF"/>
    <w:multiLevelType w:val="multilevel"/>
    <w:tmpl w:val="BE7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C2CC0C"/>
    <w:multiLevelType w:val="hybridMultilevel"/>
    <w:tmpl w:val="D7D6B268"/>
    <w:lvl w:ilvl="0" w:tplc="C82CD41C">
      <w:start w:val="1"/>
      <w:numFmt w:val="bullet"/>
      <w:lvlText w:val=""/>
      <w:lvlJc w:val="left"/>
      <w:pPr>
        <w:ind w:left="720" w:hanging="360"/>
      </w:pPr>
      <w:rPr>
        <w:rFonts w:ascii="Symbol" w:hAnsi="Symbol" w:hint="default"/>
      </w:rPr>
    </w:lvl>
    <w:lvl w:ilvl="1" w:tplc="BFD0381C">
      <w:start w:val="1"/>
      <w:numFmt w:val="bullet"/>
      <w:lvlText w:val="o"/>
      <w:lvlJc w:val="left"/>
      <w:pPr>
        <w:ind w:left="1440" w:hanging="360"/>
      </w:pPr>
      <w:rPr>
        <w:rFonts w:ascii="Courier New" w:hAnsi="Courier New" w:hint="default"/>
      </w:rPr>
    </w:lvl>
    <w:lvl w:ilvl="2" w:tplc="1C2C17D4">
      <w:start w:val="1"/>
      <w:numFmt w:val="bullet"/>
      <w:lvlText w:val=""/>
      <w:lvlJc w:val="left"/>
      <w:pPr>
        <w:ind w:left="2160" w:hanging="360"/>
      </w:pPr>
      <w:rPr>
        <w:rFonts w:ascii="Wingdings" w:hAnsi="Wingdings" w:hint="default"/>
      </w:rPr>
    </w:lvl>
    <w:lvl w:ilvl="3" w:tplc="A77E3940">
      <w:start w:val="1"/>
      <w:numFmt w:val="bullet"/>
      <w:lvlText w:val=""/>
      <w:lvlJc w:val="left"/>
      <w:pPr>
        <w:ind w:left="2880" w:hanging="360"/>
      </w:pPr>
      <w:rPr>
        <w:rFonts w:ascii="Symbol" w:hAnsi="Symbol" w:hint="default"/>
      </w:rPr>
    </w:lvl>
    <w:lvl w:ilvl="4" w:tplc="BA8E7E58">
      <w:start w:val="1"/>
      <w:numFmt w:val="bullet"/>
      <w:lvlText w:val="o"/>
      <w:lvlJc w:val="left"/>
      <w:pPr>
        <w:ind w:left="3600" w:hanging="360"/>
      </w:pPr>
      <w:rPr>
        <w:rFonts w:ascii="Courier New" w:hAnsi="Courier New" w:hint="default"/>
      </w:rPr>
    </w:lvl>
    <w:lvl w:ilvl="5" w:tplc="6A7480CA">
      <w:start w:val="1"/>
      <w:numFmt w:val="bullet"/>
      <w:lvlText w:val=""/>
      <w:lvlJc w:val="left"/>
      <w:pPr>
        <w:ind w:left="4320" w:hanging="360"/>
      </w:pPr>
      <w:rPr>
        <w:rFonts w:ascii="Wingdings" w:hAnsi="Wingdings" w:hint="default"/>
      </w:rPr>
    </w:lvl>
    <w:lvl w:ilvl="6" w:tplc="6D48C0A4">
      <w:start w:val="1"/>
      <w:numFmt w:val="bullet"/>
      <w:lvlText w:val=""/>
      <w:lvlJc w:val="left"/>
      <w:pPr>
        <w:ind w:left="5040" w:hanging="360"/>
      </w:pPr>
      <w:rPr>
        <w:rFonts w:ascii="Symbol" w:hAnsi="Symbol" w:hint="default"/>
      </w:rPr>
    </w:lvl>
    <w:lvl w:ilvl="7" w:tplc="CD1E790E">
      <w:start w:val="1"/>
      <w:numFmt w:val="bullet"/>
      <w:lvlText w:val="o"/>
      <w:lvlJc w:val="left"/>
      <w:pPr>
        <w:ind w:left="5760" w:hanging="360"/>
      </w:pPr>
      <w:rPr>
        <w:rFonts w:ascii="Courier New" w:hAnsi="Courier New" w:hint="default"/>
      </w:rPr>
    </w:lvl>
    <w:lvl w:ilvl="8" w:tplc="87EA9192">
      <w:start w:val="1"/>
      <w:numFmt w:val="bullet"/>
      <w:lvlText w:val=""/>
      <w:lvlJc w:val="left"/>
      <w:pPr>
        <w:ind w:left="6480" w:hanging="360"/>
      </w:pPr>
      <w:rPr>
        <w:rFonts w:ascii="Wingdings" w:hAnsi="Wingdings" w:hint="default"/>
      </w:rPr>
    </w:lvl>
  </w:abstractNum>
  <w:num w:numId="1" w16cid:durableId="587615264">
    <w:abstractNumId w:val="23"/>
  </w:num>
  <w:num w:numId="2" w16cid:durableId="1059550564">
    <w:abstractNumId w:val="95"/>
  </w:num>
  <w:num w:numId="3" w16cid:durableId="419521784">
    <w:abstractNumId w:val="62"/>
  </w:num>
  <w:num w:numId="4" w16cid:durableId="810516151">
    <w:abstractNumId w:val="73"/>
  </w:num>
  <w:num w:numId="5" w16cid:durableId="1426342583">
    <w:abstractNumId w:val="38"/>
  </w:num>
  <w:num w:numId="6" w16cid:durableId="779228144">
    <w:abstractNumId w:val="106"/>
  </w:num>
  <w:num w:numId="7" w16cid:durableId="45221679">
    <w:abstractNumId w:val="12"/>
  </w:num>
  <w:num w:numId="8" w16cid:durableId="2143306727">
    <w:abstractNumId w:val="43"/>
  </w:num>
  <w:num w:numId="9" w16cid:durableId="616252554">
    <w:abstractNumId w:val="37"/>
  </w:num>
  <w:num w:numId="10" w16cid:durableId="992682586">
    <w:abstractNumId w:val="42"/>
  </w:num>
  <w:num w:numId="11" w16cid:durableId="367679546">
    <w:abstractNumId w:val="59"/>
  </w:num>
  <w:num w:numId="12" w16cid:durableId="997222726">
    <w:abstractNumId w:val="52"/>
  </w:num>
  <w:num w:numId="13" w16cid:durableId="1303997347">
    <w:abstractNumId w:val="97"/>
  </w:num>
  <w:num w:numId="14" w16cid:durableId="209925410">
    <w:abstractNumId w:val="84"/>
  </w:num>
  <w:num w:numId="15" w16cid:durableId="1467158744">
    <w:abstractNumId w:val="123"/>
  </w:num>
  <w:num w:numId="16" w16cid:durableId="759915806">
    <w:abstractNumId w:val="93"/>
  </w:num>
  <w:num w:numId="17" w16cid:durableId="1755590759">
    <w:abstractNumId w:val="115"/>
  </w:num>
  <w:num w:numId="18" w16cid:durableId="429013478">
    <w:abstractNumId w:val="70"/>
  </w:num>
  <w:num w:numId="19" w16cid:durableId="58946216">
    <w:abstractNumId w:val="17"/>
  </w:num>
  <w:num w:numId="20" w16cid:durableId="1752307714">
    <w:abstractNumId w:val="79"/>
  </w:num>
  <w:num w:numId="21" w16cid:durableId="940720025">
    <w:abstractNumId w:val="85"/>
  </w:num>
  <w:num w:numId="22" w16cid:durableId="1389526344">
    <w:abstractNumId w:val="51"/>
  </w:num>
  <w:num w:numId="23" w16cid:durableId="1430157318">
    <w:abstractNumId w:val="40"/>
  </w:num>
  <w:num w:numId="24" w16cid:durableId="431559566">
    <w:abstractNumId w:val="110"/>
  </w:num>
  <w:num w:numId="25" w16cid:durableId="1662267988">
    <w:abstractNumId w:val="58"/>
  </w:num>
  <w:num w:numId="26" w16cid:durableId="1360088282">
    <w:abstractNumId w:val="39"/>
  </w:num>
  <w:num w:numId="27" w16cid:durableId="1062674512">
    <w:abstractNumId w:val="57"/>
  </w:num>
  <w:num w:numId="28" w16cid:durableId="1419792627">
    <w:abstractNumId w:val="122"/>
  </w:num>
  <w:num w:numId="29" w16cid:durableId="1006439195">
    <w:abstractNumId w:val="49"/>
  </w:num>
  <w:num w:numId="30" w16cid:durableId="923689904">
    <w:abstractNumId w:val="15"/>
  </w:num>
  <w:num w:numId="31" w16cid:durableId="1326981364">
    <w:abstractNumId w:val="45"/>
  </w:num>
  <w:num w:numId="32" w16cid:durableId="863593095">
    <w:abstractNumId w:val="74"/>
  </w:num>
  <w:num w:numId="33" w16cid:durableId="1006782582">
    <w:abstractNumId w:val="127"/>
  </w:num>
  <w:num w:numId="34" w16cid:durableId="294144041">
    <w:abstractNumId w:val="19"/>
  </w:num>
  <w:num w:numId="35" w16cid:durableId="2114663618">
    <w:abstractNumId w:val="80"/>
  </w:num>
  <w:num w:numId="36" w16cid:durableId="236792047">
    <w:abstractNumId w:val="41"/>
  </w:num>
  <w:num w:numId="37" w16cid:durableId="1350982681">
    <w:abstractNumId w:val="72"/>
  </w:num>
  <w:num w:numId="38" w16cid:durableId="1199973478">
    <w:abstractNumId w:val="111"/>
  </w:num>
  <w:num w:numId="39" w16cid:durableId="1153251419">
    <w:abstractNumId w:val="118"/>
  </w:num>
  <w:num w:numId="40" w16cid:durableId="1914243742">
    <w:abstractNumId w:val="88"/>
  </w:num>
  <w:num w:numId="41" w16cid:durableId="1487430581">
    <w:abstractNumId w:val="33"/>
  </w:num>
  <w:num w:numId="42" w16cid:durableId="1552575613">
    <w:abstractNumId w:val="65"/>
  </w:num>
  <w:num w:numId="43" w16cid:durableId="661474319">
    <w:abstractNumId w:val="81"/>
  </w:num>
  <w:num w:numId="44" w16cid:durableId="705839555">
    <w:abstractNumId w:val="36"/>
  </w:num>
  <w:num w:numId="45" w16cid:durableId="517621816">
    <w:abstractNumId w:val="28"/>
  </w:num>
  <w:num w:numId="46" w16cid:durableId="363753324">
    <w:abstractNumId w:val="90"/>
  </w:num>
  <w:num w:numId="47" w16cid:durableId="1478691231">
    <w:abstractNumId w:val="94"/>
  </w:num>
  <w:num w:numId="48" w16cid:durableId="4404420">
    <w:abstractNumId w:val="55"/>
  </w:num>
  <w:num w:numId="49" w16cid:durableId="2096974786">
    <w:abstractNumId w:val="10"/>
  </w:num>
  <w:num w:numId="50" w16cid:durableId="2125806794">
    <w:abstractNumId w:val="83"/>
  </w:num>
  <w:num w:numId="51" w16cid:durableId="1205484234">
    <w:abstractNumId w:val="77"/>
  </w:num>
  <w:num w:numId="52" w16cid:durableId="1046954792">
    <w:abstractNumId w:val="61"/>
  </w:num>
  <w:num w:numId="53" w16cid:durableId="1682050077">
    <w:abstractNumId w:val="35"/>
  </w:num>
  <w:num w:numId="54" w16cid:durableId="1115322003">
    <w:abstractNumId w:val="102"/>
  </w:num>
  <w:num w:numId="55" w16cid:durableId="432866568">
    <w:abstractNumId w:val="13"/>
  </w:num>
  <w:num w:numId="56" w16cid:durableId="2009821274">
    <w:abstractNumId w:val="54"/>
  </w:num>
  <w:num w:numId="57" w16cid:durableId="186144042">
    <w:abstractNumId w:val="96"/>
  </w:num>
  <w:num w:numId="58" w16cid:durableId="451175004">
    <w:abstractNumId w:val="0"/>
  </w:num>
  <w:num w:numId="59" w16cid:durableId="1748263407">
    <w:abstractNumId w:val="66"/>
  </w:num>
  <w:num w:numId="60" w16cid:durableId="1911379023">
    <w:abstractNumId w:val="30"/>
  </w:num>
  <w:num w:numId="61" w16cid:durableId="183204117">
    <w:abstractNumId w:val="20"/>
  </w:num>
  <w:num w:numId="62" w16cid:durableId="2002192634">
    <w:abstractNumId w:val="109"/>
  </w:num>
  <w:num w:numId="63" w16cid:durableId="389840339">
    <w:abstractNumId w:val="18"/>
  </w:num>
  <w:num w:numId="64" w16cid:durableId="887909971">
    <w:abstractNumId w:val="78"/>
  </w:num>
  <w:num w:numId="65" w16cid:durableId="1915313475">
    <w:abstractNumId w:val="26"/>
  </w:num>
  <w:num w:numId="66" w16cid:durableId="858860015">
    <w:abstractNumId w:val="24"/>
  </w:num>
  <w:num w:numId="67" w16cid:durableId="1800799719">
    <w:abstractNumId w:val="27"/>
  </w:num>
  <w:num w:numId="68" w16cid:durableId="103690482">
    <w:abstractNumId w:val="114"/>
  </w:num>
  <w:num w:numId="69" w16cid:durableId="399255641">
    <w:abstractNumId w:val="31"/>
  </w:num>
  <w:num w:numId="70" w16cid:durableId="843472493">
    <w:abstractNumId w:val="68"/>
  </w:num>
  <w:num w:numId="71" w16cid:durableId="986864269">
    <w:abstractNumId w:val="21"/>
  </w:num>
  <w:num w:numId="72" w16cid:durableId="939531969">
    <w:abstractNumId w:val="113"/>
  </w:num>
  <w:num w:numId="73" w16cid:durableId="2041470211">
    <w:abstractNumId w:val="4"/>
  </w:num>
  <w:num w:numId="74" w16cid:durableId="525565202">
    <w:abstractNumId w:val="103"/>
  </w:num>
  <w:num w:numId="75" w16cid:durableId="1495490961">
    <w:abstractNumId w:val="48"/>
  </w:num>
  <w:num w:numId="76" w16cid:durableId="380175189">
    <w:abstractNumId w:val="119"/>
  </w:num>
  <w:num w:numId="77" w16cid:durableId="637148222">
    <w:abstractNumId w:val="34"/>
  </w:num>
  <w:num w:numId="78" w16cid:durableId="1242913488">
    <w:abstractNumId w:val="22"/>
  </w:num>
  <w:num w:numId="79" w16cid:durableId="822430092">
    <w:abstractNumId w:val="121"/>
  </w:num>
  <w:num w:numId="80" w16cid:durableId="616721577">
    <w:abstractNumId w:val="63"/>
  </w:num>
  <w:num w:numId="81" w16cid:durableId="1082988421">
    <w:abstractNumId w:val="107"/>
  </w:num>
  <w:num w:numId="82" w16cid:durableId="1058743490">
    <w:abstractNumId w:val="69"/>
  </w:num>
  <w:num w:numId="83" w16cid:durableId="762920916">
    <w:abstractNumId w:val="101"/>
  </w:num>
  <w:num w:numId="84" w16cid:durableId="2111395002">
    <w:abstractNumId w:val="47"/>
  </w:num>
  <w:num w:numId="85" w16cid:durableId="1778331162">
    <w:abstractNumId w:val="82"/>
  </w:num>
  <w:num w:numId="86" w16cid:durableId="1723871313">
    <w:abstractNumId w:val="56"/>
  </w:num>
  <w:num w:numId="87" w16cid:durableId="1964264219">
    <w:abstractNumId w:val="2"/>
  </w:num>
  <w:num w:numId="88" w16cid:durableId="502742793">
    <w:abstractNumId w:val="11"/>
  </w:num>
  <w:num w:numId="89" w16cid:durableId="1084454175">
    <w:abstractNumId w:val="120"/>
  </w:num>
  <w:num w:numId="90" w16cid:durableId="969165411">
    <w:abstractNumId w:val="98"/>
  </w:num>
  <w:num w:numId="91" w16cid:durableId="499782085">
    <w:abstractNumId w:val="117"/>
  </w:num>
  <w:num w:numId="92" w16cid:durableId="447238685">
    <w:abstractNumId w:val="86"/>
  </w:num>
  <w:num w:numId="93" w16cid:durableId="1825925203">
    <w:abstractNumId w:val="9"/>
  </w:num>
  <w:num w:numId="94" w16cid:durableId="2048333467">
    <w:abstractNumId w:val="60"/>
  </w:num>
  <w:num w:numId="95" w16cid:durableId="1891190810">
    <w:abstractNumId w:val="124"/>
  </w:num>
  <w:num w:numId="96" w16cid:durableId="1561012412">
    <w:abstractNumId w:val="100"/>
  </w:num>
  <w:num w:numId="97" w16cid:durableId="53237463">
    <w:abstractNumId w:val="44"/>
  </w:num>
  <w:num w:numId="98" w16cid:durableId="1214851635">
    <w:abstractNumId w:val="32"/>
  </w:num>
  <w:num w:numId="99" w16cid:durableId="1099064453">
    <w:abstractNumId w:val="7"/>
  </w:num>
  <w:num w:numId="100" w16cid:durableId="1642231865">
    <w:abstractNumId w:val="8"/>
  </w:num>
  <w:num w:numId="101" w16cid:durableId="703142278">
    <w:abstractNumId w:val="108"/>
  </w:num>
  <w:num w:numId="102" w16cid:durableId="620309833">
    <w:abstractNumId w:val="5"/>
  </w:num>
  <w:num w:numId="103" w16cid:durableId="2038310743">
    <w:abstractNumId w:val="99"/>
  </w:num>
  <w:num w:numId="104" w16cid:durableId="632057059">
    <w:abstractNumId w:val="1"/>
  </w:num>
  <w:num w:numId="105" w16cid:durableId="1110853762">
    <w:abstractNumId w:val="76"/>
  </w:num>
  <w:num w:numId="106" w16cid:durableId="1263103303">
    <w:abstractNumId w:val="16"/>
  </w:num>
  <w:num w:numId="107" w16cid:durableId="478881903">
    <w:abstractNumId w:val="112"/>
  </w:num>
  <w:num w:numId="108" w16cid:durableId="1742017232">
    <w:abstractNumId w:val="91"/>
  </w:num>
  <w:num w:numId="109" w16cid:durableId="1228149466">
    <w:abstractNumId w:val="116"/>
  </w:num>
  <w:num w:numId="110" w16cid:durableId="712271637">
    <w:abstractNumId w:val="104"/>
  </w:num>
  <w:num w:numId="111" w16cid:durableId="830406888">
    <w:abstractNumId w:val="89"/>
  </w:num>
  <w:num w:numId="112" w16cid:durableId="1004043399">
    <w:abstractNumId w:val="126"/>
  </w:num>
  <w:num w:numId="113" w16cid:durableId="536355934">
    <w:abstractNumId w:val="53"/>
  </w:num>
  <w:num w:numId="114" w16cid:durableId="462772457">
    <w:abstractNumId w:val="64"/>
  </w:num>
  <w:num w:numId="115" w16cid:durableId="385836638">
    <w:abstractNumId w:val="92"/>
  </w:num>
  <w:num w:numId="116" w16cid:durableId="66653456">
    <w:abstractNumId w:val="67"/>
  </w:num>
  <w:num w:numId="117" w16cid:durableId="1829049699">
    <w:abstractNumId w:val="25"/>
  </w:num>
  <w:num w:numId="118" w16cid:durableId="983116939">
    <w:abstractNumId w:val="14"/>
  </w:num>
  <w:num w:numId="119" w16cid:durableId="1202480243">
    <w:abstractNumId w:val="75"/>
  </w:num>
  <w:num w:numId="120" w16cid:durableId="2051684196">
    <w:abstractNumId w:val="46"/>
  </w:num>
  <w:num w:numId="121" w16cid:durableId="48649024">
    <w:abstractNumId w:val="125"/>
  </w:num>
  <w:num w:numId="122" w16cid:durableId="2081055220">
    <w:abstractNumId w:val="3"/>
  </w:num>
  <w:num w:numId="123" w16cid:durableId="2004818786">
    <w:abstractNumId w:val="50"/>
  </w:num>
  <w:num w:numId="124" w16cid:durableId="816267817">
    <w:abstractNumId w:val="71"/>
  </w:num>
  <w:num w:numId="125" w16cid:durableId="1578637085">
    <w:abstractNumId w:val="87"/>
  </w:num>
  <w:num w:numId="126" w16cid:durableId="894513832">
    <w:abstractNumId w:val="6"/>
  </w:num>
  <w:num w:numId="127" w16cid:durableId="1496333481">
    <w:abstractNumId w:val="105"/>
  </w:num>
  <w:num w:numId="128" w16cid:durableId="1153793442">
    <w:abstractNumId w:val="29"/>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ine Kwong">
    <w15:presenceInfo w15:providerId="AD" w15:userId="S::kwongje@MFCGD.COM::b34ad106-6cf5-4665-9f92-f5666735971b"/>
  </w15:person>
  <w15:person w15:author="Joy Dutta">
    <w15:presenceInfo w15:providerId="AD" w15:userId="S::duttjoy@mfcgd.com::0eb92b0f-3823-4c03-a9c5-3de46fcbb39c"/>
  </w15:person>
  <w15:person w15:author="Han Zhang">
    <w15:presenceInfo w15:providerId="AD" w15:userId="S::zhanhan@MFCGD.COM::70700e29-4f29-4333-9c75-e8c155c8891c"/>
  </w15:person>
  <w15:person w15:author="Sangmeshwar Birajdar">
    <w15:presenceInfo w15:providerId="AD" w15:userId="S::birajsa@MFCGD.COM::14b68d90-c8bf-45ad-b603-b8581ae029d2"/>
  </w15:person>
  <w15:person w15:author="Pao Macalincag">
    <w15:presenceInfo w15:providerId="AD" w15:userId="S::macalge@MFCGD.COM::fb140d3c-3231-4099-882b-e477c3f8b9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D7"/>
    <w:rsid w:val="00001AC6"/>
    <w:rsid w:val="00013462"/>
    <w:rsid w:val="0002585C"/>
    <w:rsid w:val="000324DD"/>
    <w:rsid w:val="00037C04"/>
    <w:rsid w:val="000410F9"/>
    <w:rsid w:val="00052F6C"/>
    <w:rsid w:val="000578CA"/>
    <w:rsid w:val="00064BFB"/>
    <w:rsid w:val="00066BB3"/>
    <w:rsid w:val="000714FC"/>
    <w:rsid w:val="00071906"/>
    <w:rsid w:val="0009042A"/>
    <w:rsid w:val="00094469"/>
    <w:rsid w:val="00095ACD"/>
    <w:rsid w:val="000B0F08"/>
    <w:rsid w:val="000B3941"/>
    <w:rsid w:val="000B4DE8"/>
    <w:rsid w:val="000B4E7E"/>
    <w:rsid w:val="000B6DC1"/>
    <w:rsid w:val="000D1B30"/>
    <w:rsid w:val="000D1CA3"/>
    <w:rsid w:val="000D5ACA"/>
    <w:rsid w:val="000D7741"/>
    <w:rsid w:val="000E6908"/>
    <w:rsid w:val="000F180D"/>
    <w:rsid w:val="000F237A"/>
    <w:rsid w:val="00103C9B"/>
    <w:rsid w:val="00105343"/>
    <w:rsid w:val="001060A3"/>
    <w:rsid w:val="0011154C"/>
    <w:rsid w:val="0011795B"/>
    <w:rsid w:val="0012155E"/>
    <w:rsid w:val="001309B0"/>
    <w:rsid w:val="00133965"/>
    <w:rsid w:val="00136297"/>
    <w:rsid w:val="00141A96"/>
    <w:rsid w:val="00143E64"/>
    <w:rsid w:val="00150994"/>
    <w:rsid w:val="0015205B"/>
    <w:rsid w:val="00161842"/>
    <w:rsid w:val="00162125"/>
    <w:rsid w:val="001776E0"/>
    <w:rsid w:val="00177AD7"/>
    <w:rsid w:val="001950E8"/>
    <w:rsid w:val="00195A8E"/>
    <w:rsid w:val="001A60D1"/>
    <w:rsid w:val="001B07E8"/>
    <w:rsid w:val="001B6EB2"/>
    <w:rsid w:val="001D2A23"/>
    <w:rsid w:val="001D48E3"/>
    <w:rsid w:val="001E3532"/>
    <w:rsid w:val="001E5C8F"/>
    <w:rsid w:val="001F6797"/>
    <w:rsid w:val="00207D41"/>
    <w:rsid w:val="00210944"/>
    <w:rsid w:val="0021254D"/>
    <w:rsid w:val="00213909"/>
    <w:rsid w:val="002169BE"/>
    <w:rsid w:val="002174D8"/>
    <w:rsid w:val="00223B22"/>
    <w:rsid w:val="002379A2"/>
    <w:rsid w:val="002453BE"/>
    <w:rsid w:val="0024598E"/>
    <w:rsid w:val="002500FF"/>
    <w:rsid w:val="002506B5"/>
    <w:rsid w:val="002564FA"/>
    <w:rsid w:val="00257A01"/>
    <w:rsid w:val="0026190C"/>
    <w:rsid w:val="002751CD"/>
    <w:rsid w:val="0027524D"/>
    <w:rsid w:val="002811C3"/>
    <w:rsid w:val="00281B49"/>
    <w:rsid w:val="00283F6C"/>
    <w:rsid w:val="002A1551"/>
    <w:rsid w:val="002B4788"/>
    <w:rsid w:val="002B4DC0"/>
    <w:rsid w:val="002B71ED"/>
    <w:rsid w:val="002C53B7"/>
    <w:rsid w:val="002E1E5E"/>
    <w:rsid w:val="002F4F5B"/>
    <w:rsid w:val="00302A4B"/>
    <w:rsid w:val="00307AFE"/>
    <w:rsid w:val="00355AAE"/>
    <w:rsid w:val="003635A3"/>
    <w:rsid w:val="00380D67"/>
    <w:rsid w:val="003906C9"/>
    <w:rsid w:val="003A2A3B"/>
    <w:rsid w:val="003A5B57"/>
    <w:rsid w:val="003B28C9"/>
    <w:rsid w:val="003B480E"/>
    <w:rsid w:val="003B5406"/>
    <w:rsid w:val="003D24A1"/>
    <w:rsid w:val="003D28A3"/>
    <w:rsid w:val="003D3595"/>
    <w:rsid w:val="003D7502"/>
    <w:rsid w:val="003E1FDA"/>
    <w:rsid w:val="003F1936"/>
    <w:rsid w:val="003F4C42"/>
    <w:rsid w:val="00403AF0"/>
    <w:rsid w:val="00406136"/>
    <w:rsid w:val="00417C73"/>
    <w:rsid w:val="00422328"/>
    <w:rsid w:val="00432FCE"/>
    <w:rsid w:val="004330D4"/>
    <w:rsid w:val="00441DEB"/>
    <w:rsid w:val="00450493"/>
    <w:rsid w:val="00456063"/>
    <w:rsid w:val="00457A3F"/>
    <w:rsid w:val="004726CE"/>
    <w:rsid w:val="00473401"/>
    <w:rsid w:val="0047417B"/>
    <w:rsid w:val="004B5451"/>
    <w:rsid w:val="004C277E"/>
    <w:rsid w:val="004C5FA4"/>
    <w:rsid w:val="004E39E5"/>
    <w:rsid w:val="00500B17"/>
    <w:rsid w:val="005076FD"/>
    <w:rsid w:val="0051004D"/>
    <w:rsid w:val="00510859"/>
    <w:rsid w:val="00511815"/>
    <w:rsid w:val="00517B29"/>
    <w:rsid w:val="00523A60"/>
    <w:rsid w:val="00525F3E"/>
    <w:rsid w:val="00526C2B"/>
    <w:rsid w:val="00531E52"/>
    <w:rsid w:val="00541420"/>
    <w:rsid w:val="00550B4E"/>
    <w:rsid w:val="005543E2"/>
    <w:rsid w:val="00555F35"/>
    <w:rsid w:val="00564231"/>
    <w:rsid w:val="00580E53"/>
    <w:rsid w:val="00583062"/>
    <w:rsid w:val="00591821"/>
    <w:rsid w:val="005A06B7"/>
    <w:rsid w:val="005A2096"/>
    <w:rsid w:val="005B307F"/>
    <w:rsid w:val="005C24D7"/>
    <w:rsid w:val="005E0544"/>
    <w:rsid w:val="005F3D1E"/>
    <w:rsid w:val="00603AA5"/>
    <w:rsid w:val="00604C92"/>
    <w:rsid w:val="00615A2B"/>
    <w:rsid w:val="00622B96"/>
    <w:rsid w:val="006346BC"/>
    <w:rsid w:val="00643ED3"/>
    <w:rsid w:val="00661B09"/>
    <w:rsid w:val="00672954"/>
    <w:rsid w:val="00676DC6"/>
    <w:rsid w:val="0069259F"/>
    <w:rsid w:val="006960D5"/>
    <w:rsid w:val="006A4DCA"/>
    <w:rsid w:val="006B192A"/>
    <w:rsid w:val="006B45A2"/>
    <w:rsid w:val="006C0465"/>
    <w:rsid w:val="006C0706"/>
    <w:rsid w:val="006F1CF4"/>
    <w:rsid w:val="006F23C6"/>
    <w:rsid w:val="006F52EB"/>
    <w:rsid w:val="006F5CD2"/>
    <w:rsid w:val="007027B6"/>
    <w:rsid w:val="00707840"/>
    <w:rsid w:val="007250C1"/>
    <w:rsid w:val="00731E16"/>
    <w:rsid w:val="00747F95"/>
    <w:rsid w:val="007521D7"/>
    <w:rsid w:val="00781937"/>
    <w:rsid w:val="0078259F"/>
    <w:rsid w:val="00785E4F"/>
    <w:rsid w:val="00786D0B"/>
    <w:rsid w:val="00795943"/>
    <w:rsid w:val="007972C0"/>
    <w:rsid w:val="007A0444"/>
    <w:rsid w:val="007A40CC"/>
    <w:rsid w:val="007B0A00"/>
    <w:rsid w:val="007B6FED"/>
    <w:rsid w:val="007C2990"/>
    <w:rsid w:val="007D2E09"/>
    <w:rsid w:val="007D3000"/>
    <w:rsid w:val="007D370E"/>
    <w:rsid w:val="007E798F"/>
    <w:rsid w:val="007F04A1"/>
    <w:rsid w:val="00803877"/>
    <w:rsid w:val="00807AFA"/>
    <w:rsid w:val="0081375B"/>
    <w:rsid w:val="0081593C"/>
    <w:rsid w:val="00826E5C"/>
    <w:rsid w:val="0084349C"/>
    <w:rsid w:val="00845701"/>
    <w:rsid w:val="00856647"/>
    <w:rsid w:val="008610E6"/>
    <w:rsid w:val="00861586"/>
    <w:rsid w:val="00892790"/>
    <w:rsid w:val="008A4282"/>
    <w:rsid w:val="008B488F"/>
    <w:rsid w:val="008E5DEB"/>
    <w:rsid w:val="008E6CC1"/>
    <w:rsid w:val="00901351"/>
    <w:rsid w:val="0091681B"/>
    <w:rsid w:val="0092429F"/>
    <w:rsid w:val="00932D09"/>
    <w:rsid w:val="00937EB6"/>
    <w:rsid w:val="0095777A"/>
    <w:rsid w:val="00962054"/>
    <w:rsid w:val="00962286"/>
    <w:rsid w:val="009657E0"/>
    <w:rsid w:val="00965D31"/>
    <w:rsid w:val="00966B5E"/>
    <w:rsid w:val="0097012C"/>
    <w:rsid w:val="00972E60"/>
    <w:rsid w:val="00981848"/>
    <w:rsid w:val="00993F21"/>
    <w:rsid w:val="009B3859"/>
    <w:rsid w:val="009B7457"/>
    <w:rsid w:val="009C4746"/>
    <w:rsid w:val="009C7082"/>
    <w:rsid w:val="009D021D"/>
    <w:rsid w:val="009D3512"/>
    <w:rsid w:val="009E5384"/>
    <w:rsid w:val="009E70B3"/>
    <w:rsid w:val="009F1839"/>
    <w:rsid w:val="00A023C9"/>
    <w:rsid w:val="00A04C85"/>
    <w:rsid w:val="00A12B18"/>
    <w:rsid w:val="00A131C9"/>
    <w:rsid w:val="00A167EB"/>
    <w:rsid w:val="00A22CD0"/>
    <w:rsid w:val="00A2445C"/>
    <w:rsid w:val="00A31143"/>
    <w:rsid w:val="00A33DC9"/>
    <w:rsid w:val="00A43859"/>
    <w:rsid w:val="00A43F34"/>
    <w:rsid w:val="00A44E4F"/>
    <w:rsid w:val="00A567F7"/>
    <w:rsid w:val="00A63DA1"/>
    <w:rsid w:val="00A72F6F"/>
    <w:rsid w:val="00A74E81"/>
    <w:rsid w:val="00A77376"/>
    <w:rsid w:val="00A77EAB"/>
    <w:rsid w:val="00A801D0"/>
    <w:rsid w:val="00A85860"/>
    <w:rsid w:val="00AB0AF9"/>
    <w:rsid w:val="00AB0FC6"/>
    <w:rsid w:val="00AC4202"/>
    <w:rsid w:val="00AD1A54"/>
    <w:rsid w:val="00AD7941"/>
    <w:rsid w:val="00AE440B"/>
    <w:rsid w:val="00B0354E"/>
    <w:rsid w:val="00B13633"/>
    <w:rsid w:val="00B13C1B"/>
    <w:rsid w:val="00B16F2F"/>
    <w:rsid w:val="00B17964"/>
    <w:rsid w:val="00B35D0D"/>
    <w:rsid w:val="00B50E27"/>
    <w:rsid w:val="00B54B01"/>
    <w:rsid w:val="00B55A7F"/>
    <w:rsid w:val="00B61D89"/>
    <w:rsid w:val="00B666CC"/>
    <w:rsid w:val="00B719F0"/>
    <w:rsid w:val="00B72954"/>
    <w:rsid w:val="00B878E1"/>
    <w:rsid w:val="00B90C1D"/>
    <w:rsid w:val="00B953D0"/>
    <w:rsid w:val="00BA101F"/>
    <w:rsid w:val="00BA3C96"/>
    <w:rsid w:val="00BB0769"/>
    <w:rsid w:val="00BC2363"/>
    <w:rsid w:val="00BC62B9"/>
    <w:rsid w:val="00BC7611"/>
    <w:rsid w:val="00BE789B"/>
    <w:rsid w:val="00BF194A"/>
    <w:rsid w:val="00BF4501"/>
    <w:rsid w:val="00BF6BC8"/>
    <w:rsid w:val="00C00778"/>
    <w:rsid w:val="00C04435"/>
    <w:rsid w:val="00C0730B"/>
    <w:rsid w:val="00C13CE2"/>
    <w:rsid w:val="00C15618"/>
    <w:rsid w:val="00C21505"/>
    <w:rsid w:val="00C31B7B"/>
    <w:rsid w:val="00C44158"/>
    <w:rsid w:val="00C45AF3"/>
    <w:rsid w:val="00C51474"/>
    <w:rsid w:val="00C52338"/>
    <w:rsid w:val="00C63D29"/>
    <w:rsid w:val="00C657E6"/>
    <w:rsid w:val="00C77804"/>
    <w:rsid w:val="00C8409E"/>
    <w:rsid w:val="00C85776"/>
    <w:rsid w:val="00C902FD"/>
    <w:rsid w:val="00C97520"/>
    <w:rsid w:val="00C9769A"/>
    <w:rsid w:val="00CA2115"/>
    <w:rsid w:val="00CB6322"/>
    <w:rsid w:val="00CC3915"/>
    <w:rsid w:val="00CD2EAC"/>
    <w:rsid w:val="00CD3615"/>
    <w:rsid w:val="00CE0C7F"/>
    <w:rsid w:val="00CE22BA"/>
    <w:rsid w:val="00CE6324"/>
    <w:rsid w:val="00CF24E0"/>
    <w:rsid w:val="00D00D64"/>
    <w:rsid w:val="00D066C4"/>
    <w:rsid w:val="00D10636"/>
    <w:rsid w:val="00D10D02"/>
    <w:rsid w:val="00D16A06"/>
    <w:rsid w:val="00D17F02"/>
    <w:rsid w:val="00D4608E"/>
    <w:rsid w:val="00D463C3"/>
    <w:rsid w:val="00D54564"/>
    <w:rsid w:val="00D85422"/>
    <w:rsid w:val="00D86A7F"/>
    <w:rsid w:val="00DA77E3"/>
    <w:rsid w:val="00DB21D4"/>
    <w:rsid w:val="00DB2CCB"/>
    <w:rsid w:val="00DC5819"/>
    <w:rsid w:val="00DC6837"/>
    <w:rsid w:val="00DD7DAC"/>
    <w:rsid w:val="00DE0B4F"/>
    <w:rsid w:val="00DF06FF"/>
    <w:rsid w:val="00E06567"/>
    <w:rsid w:val="00E22DA7"/>
    <w:rsid w:val="00E24026"/>
    <w:rsid w:val="00E24AFC"/>
    <w:rsid w:val="00E26571"/>
    <w:rsid w:val="00E44F43"/>
    <w:rsid w:val="00E454F7"/>
    <w:rsid w:val="00E52256"/>
    <w:rsid w:val="00E56091"/>
    <w:rsid w:val="00E56B72"/>
    <w:rsid w:val="00E56C8D"/>
    <w:rsid w:val="00E56D4F"/>
    <w:rsid w:val="00E5710D"/>
    <w:rsid w:val="00E62102"/>
    <w:rsid w:val="00E65972"/>
    <w:rsid w:val="00E8783B"/>
    <w:rsid w:val="00EB1F08"/>
    <w:rsid w:val="00EB6229"/>
    <w:rsid w:val="00EC25CC"/>
    <w:rsid w:val="00ED11CD"/>
    <w:rsid w:val="00ED5CB5"/>
    <w:rsid w:val="00ED5FAB"/>
    <w:rsid w:val="00EE20AC"/>
    <w:rsid w:val="00EF26EA"/>
    <w:rsid w:val="00EF2AB4"/>
    <w:rsid w:val="00F11340"/>
    <w:rsid w:val="00F136E3"/>
    <w:rsid w:val="00F23610"/>
    <w:rsid w:val="00F318C1"/>
    <w:rsid w:val="00F5680F"/>
    <w:rsid w:val="00F72AE9"/>
    <w:rsid w:val="00F72F36"/>
    <w:rsid w:val="00F797E5"/>
    <w:rsid w:val="00F86A25"/>
    <w:rsid w:val="00F92C15"/>
    <w:rsid w:val="00F93BD6"/>
    <w:rsid w:val="00F97E4C"/>
    <w:rsid w:val="00FA2C21"/>
    <w:rsid w:val="00FB5D9C"/>
    <w:rsid w:val="00FC226A"/>
    <w:rsid w:val="00FC5110"/>
    <w:rsid w:val="00FD0FA6"/>
    <w:rsid w:val="00FD0FEA"/>
    <w:rsid w:val="00FD1967"/>
    <w:rsid w:val="00FE29EF"/>
    <w:rsid w:val="00FE7F4E"/>
    <w:rsid w:val="00FF33EA"/>
    <w:rsid w:val="00FF68EF"/>
    <w:rsid w:val="0150E56B"/>
    <w:rsid w:val="018E67A9"/>
    <w:rsid w:val="01DCF200"/>
    <w:rsid w:val="02817401"/>
    <w:rsid w:val="02BBEBF0"/>
    <w:rsid w:val="02DD3787"/>
    <w:rsid w:val="02E7C824"/>
    <w:rsid w:val="02E874A0"/>
    <w:rsid w:val="03916BC3"/>
    <w:rsid w:val="03946641"/>
    <w:rsid w:val="03986353"/>
    <w:rsid w:val="047224A0"/>
    <w:rsid w:val="047A3A40"/>
    <w:rsid w:val="04F556FF"/>
    <w:rsid w:val="0506B87A"/>
    <w:rsid w:val="0507F6C3"/>
    <w:rsid w:val="057919CF"/>
    <w:rsid w:val="05B07803"/>
    <w:rsid w:val="062B76AF"/>
    <w:rsid w:val="064D55E3"/>
    <w:rsid w:val="067D0920"/>
    <w:rsid w:val="06889E59"/>
    <w:rsid w:val="06CF886B"/>
    <w:rsid w:val="06E246CF"/>
    <w:rsid w:val="0724B886"/>
    <w:rsid w:val="0747C976"/>
    <w:rsid w:val="07723296"/>
    <w:rsid w:val="0780D397"/>
    <w:rsid w:val="07E1DD0F"/>
    <w:rsid w:val="082B7BB7"/>
    <w:rsid w:val="0869C575"/>
    <w:rsid w:val="08D89BC5"/>
    <w:rsid w:val="08F68D93"/>
    <w:rsid w:val="08FDAD1B"/>
    <w:rsid w:val="092E6CF5"/>
    <w:rsid w:val="094610CB"/>
    <w:rsid w:val="0947773A"/>
    <w:rsid w:val="0947E6B6"/>
    <w:rsid w:val="095244EF"/>
    <w:rsid w:val="09AC7D3A"/>
    <w:rsid w:val="09E34FDD"/>
    <w:rsid w:val="0A244087"/>
    <w:rsid w:val="0A32020A"/>
    <w:rsid w:val="0A5952E0"/>
    <w:rsid w:val="0AB4563F"/>
    <w:rsid w:val="0B372DD4"/>
    <w:rsid w:val="0B3EBE10"/>
    <w:rsid w:val="0BD4B700"/>
    <w:rsid w:val="0BF053AD"/>
    <w:rsid w:val="0C0F9DC9"/>
    <w:rsid w:val="0C4647B7"/>
    <w:rsid w:val="0C7C772F"/>
    <w:rsid w:val="0D922DCF"/>
    <w:rsid w:val="0DDE30AF"/>
    <w:rsid w:val="0DEB3173"/>
    <w:rsid w:val="0E1713C9"/>
    <w:rsid w:val="0E1ADACE"/>
    <w:rsid w:val="0E3D6EEC"/>
    <w:rsid w:val="0E56CF6C"/>
    <w:rsid w:val="0EA2135E"/>
    <w:rsid w:val="0F0AE556"/>
    <w:rsid w:val="0F4346F9"/>
    <w:rsid w:val="0F4D9E28"/>
    <w:rsid w:val="0F525BD5"/>
    <w:rsid w:val="0F57E174"/>
    <w:rsid w:val="1016B86B"/>
    <w:rsid w:val="10195F9A"/>
    <w:rsid w:val="10240FA5"/>
    <w:rsid w:val="10366411"/>
    <w:rsid w:val="109A541B"/>
    <w:rsid w:val="1109A0B4"/>
    <w:rsid w:val="110B8A52"/>
    <w:rsid w:val="1129DDE2"/>
    <w:rsid w:val="112F58DC"/>
    <w:rsid w:val="11C1CD5F"/>
    <w:rsid w:val="11C953A0"/>
    <w:rsid w:val="12068133"/>
    <w:rsid w:val="123C1406"/>
    <w:rsid w:val="124634A4"/>
    <w:rsid w:val="125F28FC"/>
    <w:rsid w:val="12AB47B5"/>
    <w:rsid w:val="12D49DF1"/>
    <w:rsid w:val="12FE186C"/>
    <w:rsid w:val="132E2EFE"/>
    <w:rsid w:val="135D87E2"/>
    <w:rsid w:val="136A93B9"/>
    <w:rsid w:val="136D3D5B"/>
    <w:rsid w:val="13B709EC"/>
    <w:rsid w:val="13DBC38D"/>
    <w:rsid w:val="141A506F"/>
    <w:rsid w:val="142AFAC7"/>
    <w:rsid w:val="1512B452"/>
    <w:rsid w:val="15CA81CB"/>
    <w:rsid w:val="15D4A46B"/>
    <w:rsid w:val="15E55D80"/>
    <w:rsid w:val="16D49037"/>
    <w:rsid w:val="17238915"/>
    <w:rsid w:val="176BBEBD"/>
    <w:rsid w:val="176C8F88"/>
    <w:rsid w:val="1772A8B7"/>
    <w:rsid w:val="178B80FF"/>
    <w:rsid w:val="178C4A90"/>
    <w:rsid w:val="17AD3DA0"/>
    <w:rsid w:val="17E0C39B"/>
    <w:rsid w:val="1802B053"/>
    <w:rsid w:val="1817D146"/>
    <w:rsid w:val="1864418F"/>
    <w:rsid w:val="1872BE2F"/>
    <w:rsid w:val="1895A9BA"/>
    <w:rsid w:val="18D600AB"/>
    <w:rsid w:val="18DB0592"/>
    <w:rsid w:val="19A8E9E1"/>
    <w:rsid w:val="1A15F084"/>
    <w:rsid w:val="1A612348"/>
    <w:rsid w:val="1A9801A1"/>
    <w:rsid w:val="1AA3DCF7"/>
    <w:rsid w:val="1ACAFDD0"/>
    <w:rsid w:val="1AF16D45"/>
    <w:rsid w:val="1B025B1F"/>
    <w:rsid w:val="1BBB92FB"/>
    <w:rsid w:val="1BE0B901"/>
    <w:rsid w:val="1BF2903C"/>
    <w:rsid w:val="1CC3C57D"/>
    <w:rsid w:val="1D15395F"/>
    <w:rsid w:val="1D3CEEAF"/>
    <w:rsid w:val="1DBCE78F"/>
    <w:rsid w:val="1DBD4A3A"/>
    <w:rsid w:val="1DFA24E0"/>
    <w:rsid w:val="1DFDC100"/>
    <w:rsid w:val="1E0C31AA"/>
    <w:rsid w:val="1E45859B"/>
    <w:rsid w:val="1E5DFEC4"/>
    <w:rsid w:val="1E623050"/>
    <w:rsid w:val="1E788582"/>
    <w:rsid w:val="1E81A494"/>
    <w:rsid w:val="1E84F8B3"/>
    <w:rsid w:val="1EB96EA9"/>
    <w:rsid w:val="1EC8078C"/>
    <w:rsid w:val="1EDA6B13"/>
    <w:rsid w:val="1F39743B"/>
    <w:rsid w:val="1F77D717"/>
    <w:rsid w:val="1FD3DBB5"/>
    <w:rsid w:val="1FD9E1F5"/>
    <w:rsid w:val="1FF7E0E5"/>
    <w:rsid w:val="2002C2C4"/>
    <w:rsid w:val="20399E8F"/>
    <w:rsid w:val="204F2F13"/>
    <w:rsid w:val="22289016"/>
    <w:rsid w:val="2259D9BD"/>
    <w:rsid w:val="22AAED6B"/>
    <w:rsid w:val="22E98B07"/>
    <w:rsid w:val="2338797B"/>
    <w:rsid w:val="234366FB"/>
    <w:rsid w:val="234815D3"/>
    <w:rsid w:val="23773E8A"/>
    <w:rsid w:val="239F5D5C"/>
    <w:rsid w:val="23ABE2DF"/>
    <w:rsid w:val="241DFA0E"/>
    <w:rsid w:val="24282EBE"/>
    <w:rsid w:val="246107A6"/>
    <w:rsid w:val="24AB7146"/>
    <w:rsid w:val="24BDAD84"/>
    <w:rsid w:val="24CC31FA"/>
    <w:rsid w:val="2517AF36"/>
    <w:rsid w:val="25452474"/>
    <w:rsid w:val="25595BC6"/>
    <w:rsid w:val="255FC526"/>
    <w:rsid w:val="25A4C0FA"/>
    <w:rsid w:val="2622F011"/>
    <w:rsid w:val="267D5483"/>
    <w:rsid w:val="268551F1"/>
    <w:rsid w:val="268E382E"/>
    <w:rsid w:val="26906B83"/>
    <w:rsid w:val="26AB2E00"/>
    <w:rsid w:val="26E501DB"/>
    <w:rsid w:val="27476428"/>
    <w:rsid w:val="277105FA"/>
    <w:rsid w:val="27C54FF3"/>
    <w:rsid w:val="27F69E4F"/>
    <w:rsid w:val="28E7BE9A"/>
    <w:rsid w:val="28FD9EEC"/>
    <w:rsid w:val="29328D5B"/>
    <w:rsid w:val="2950E9ED"/>
    <w:rsid w:val="2950F655"/>
    <w:rsid w:val="29592178"/>
    <w:rsid w:val="2978C497"/>
    <w:rsid w:val="29C56880"/>
    <w:rsid w:val="29DDCA7F"/>
    <w:rsid w:val="29E75316"/>
    <w:rsid w:val="29FCCA61"/>
    <w:rsid w:val="2A147C2A"/>
    <w:rsid w:val="2A57ECC5"/>
    <w:rsid w:val="2A633397"/>
    <w:rsid w:val="2B7D84DB"/>
    <w:rsid w:val="2B9E38B7"/>
    <w:rsid w:val="2C2F3ED5"/>
    <w:rsid w:val="2C57A71D"/>
    <w:rsid w:val="2C6DCA81"/>
    <w:rsid w:val="2CB63C8A"/>
    <w:rsid w:val="2CCE2509"/>
    <w:rsid w:val="2CD96C40"/>
    <w:rsid w:val="2CF50B52"/>
    <w:rsid w:val="2D0F0627"/>
    <w:rsid w:val="2D175138"/>
    <w:rsid w:val="2D2AE297"/>
    <w:rsid w:val="2D4D735B"/>
    <w:rsid w:val="2DA7D398"/>
    <w:rsid w:val="2DA9BA91"/>
    <w:rsid w:val="2DDB0E13"/>
    <w:rsid w:val="2E307EFA"/>
    <w:rsid w:val="2E5404A8"/>
    <w:rsid w:val="2EBDFC38"/>
    <w:rsid w:val="2EC9132F"/>
    <w:rsid w:val="2F143B0C"/>
    <w:rsid w:val="2F35A824"/>
    <w:rsid w:val="2FC9ACBE"/>
    <w:rsid w:val="2FDFFBC6"/>
    <w:rsid w:val="2FF37FAA"/>
    <w:rsid w:val="301424BD"/>
    <w:rsid w:val="30189911"/>
    <w:rsid w:val="302D2376"/>
    <w:rsid w:val="302F9035"/>
    <w:rsid w:val="308769D6"/>
    <w:rsid w:val="3097CDA7"/>
    <w:rsid w:val="30E3E692"/>
    <w:rsid w:val="30F6A882"/>
    <w:rsid w:val="316C5A70"/>
    <w:rsid w:val="3185787B"/>
    <w:rsid w:val="31D0D33A"/>
    <w:rsid w:val="32756514"/>
    <w:rsid w:val="32A5FF81"/>
    <w:rsid w:val="32BE90A3"/>
    <w:rsid w:val="330913C1"/>
    <w:rsid w:val="3328B80B"/>
    <w:rsid w:val="337846D2"/>
    <w:rsid w:val="33CBAC9B"/>
    <w:rsid w:val="342C0CF7"/>
    <w:rsid w:val="3446D986"/>
    <w:rsid w:val="344EB6A2"/>
    <w:rsid w:val="3474C1AF"/>
    <w:rsid w:val="34ABF9F7"/>
    <w:rsid w:val="3508D8AE"/>
    <w:rsid w:val="35D6AA5B"/>
    <w:rsid w:val="35F270F2"/>
    <w:rsid w:val="3605FEFB"/>
    <w:rsid w:val="360C17EB"/>
    <w:rsid w:val="362FD2E0"/>
    <w:rsid w:val="3644AFDC"/>
    <w:rsid w:val="36C7DB09"/>
    <w:rsid w:val="3719B1AD"/>
    <w:rsid w:val="3746B918"/>
    <w:rsid w:val="37B0680E"/>
    <w:rsid w:val="3813FD33"/>
    <w:rsid w:val="38651ADA"/>
    <w:rsid w:val="38705933"/>
    <w:rsid w:val="387E5EB2"/>
    <w:rsid w:val="38F73023"/>
    <w:rsid w:val="392FE948"/>
    <w:rsid w:val="396BA35D"/>
    <w:rsid w:val="3988EC46"/>
    <w:rsid w:val="39D6F07E"/>
    <w:rsid w:val="3A734019"/>
    <w:rsid w:val="3A7C527B"/>
    <w:rsid w:val="3AC7518B"/>
    <w:rsid w:val="3B3E2255"/>
    <w:rsid w:val="3B4E8BC4"/>
    <w:rsid w:val="3BD1D6FA"/>
    <w:rsid w:val="3C071670"/>
    <w:rsid w:val="3C0AECA7"/>
    <w:rsid w:val="3C0CD9E1"/>
    <w:rsid w:val="3C158685"/>
    <w:rsid w:val="3C3C9948"/>
    <w:rsid w:val="3C5CB0DD"/>
    <w:rsid w:val="3C8BF75F"/>
    <w:rsid w:val="3D198FA3"/>
    <w:rsid w:val="3D8E3130"/>
    <w:rsid w:val="3DA28C00"/>
    <w:rsid w:val="3E13CF7E"/>
    <w:rsid w:val="3E375C91"/>
    <w:rsid w:val="3E4C083A"/>
    <w:rsid w:val="3E555C13"/>
    <w:rsid w:val="3E9FF50C"/>
    <w:rsid w:val="3EA317B1"/>
    <w:rsid w:val="3EA63684"/>
    <w:rsid w:val="3ED91AE5"/>
    <w:rsid w:val="3EE68237"/>
    <w:rsid w:val="3EF0B31C"/>
    <w:rsid w:val="3F729DDC"/>
    <w:rsid w:val="400A2DD2"/>
    <w:rsid w:val="40432488"/>
    <w:rsid w:val="40782A9B"/>
    <w:rsid w:val="40D3A071"/>
    <w:rsid w:val="40F697DC"/>
    <w:rsid w:val="41016DCB"/>
    <w:rsid w:val="41057B46"/>
    <w:rsid w:val="4114E0F1"/>
    <w:rsid w:val="41262452"/>
    <w:rsid w:val="41412823"/>
    <w:rsid w:val="4176BA8C"/>
    <w:rsid w:val="41BF7274"/>
    <w:rsid w:val="425887EC"/>
    <w:rsid w:val="425AF438"/>
    <w:rsid w:val="425CB32B"/>
    <w:rsid w:val="42689106"/>
    <w:rsid w:val="42CC080E"/>
    <w:rsid w:val="432CE481"/>
    <w:rsid w:val="4351ABE4"/>
    <w:rsid w:val="439A9DBB"/>
    <w:rsid w:val="43C4F693"/>
    <w:rsid w:val="43D40A48"/>
    <w:rsid w:val="442D5C3B"/>
    <w:rsid w:val="44336A5A"/>
    <w:rsid w:val="44737C04"/>
    <w:rsid w:val="44DC24BC"/>
    <w:rsid w:val="454F1D56"/>
    <w:rsid w:val="4612D0DC"/>
    <w:rsid w:val="46183D6B"/>
    <w:rsid w:val="46605281"/>
    <w:rsid w:val="47268132"/>
    <w:rsid w:val="472A7D44"/>
    <w:rsid w:val="4762CC2C"/>
    <w:rsid w:val="47EF805A"/>
    <w:rsid w:val="4814AED6"/>
    <w:rsid w:val="485C30D9"/>
    <w:rsid w:val="48AA4592"/>
    <w:rsid w:val="48BDB8FE"/>
    <w:rsid w:val="4925F7A6"/>
    <w:rsid w:val="494D8F32"/>
    <w:rsid w:val="4AAEBD06"/>
    <w:rsid w:val="4B29F994"/>
    <w:rsid w:val="4B61A7A9"/>
    <w:rsid w:val="4B8D9011"/>
    <w:rsid w:val="4BA32A86"/>
    <w:rsid w:val="4BB514FE"/>
    <w:rsid w:val="4BE02BD8"/>
    <w:rsid w:val="4BFBF2FA"/>
    <w:rsid w:val="4C701051"/>
    <w:rsid w:val="4CB0E866"/>
    <w:rsid w:val="4CC84DF7"/>
    <w:rsid w:val="4D102E2D"/>
    <w:rsid w:val="4DABD2BF"/>
    <w:rsid w:val="4DAFE147"/>
    <w:rsid w:val="4DBB24A6"/>
    <w:rsid w:val="4DDB138E"/>
    <w:rsid w:val="4DFEE532"/>
    <w:rsid w:val="4F3175D9"/>
    <w:rsid w:val="4F41BD0C"/>
    <w:rsid w:val="4F74B08F"/>
    <w:rsid w:val="4F9D37B7"/>
    <w:rsid w:val="4FF63F93"/>
    <w:rsid w:val="5077639E"/>
    <w:rsid w:val="508CA665"/>
    <w:rsid w:val="50AEED70"/>
    <w:rsid w:val="50D9C99D"/>
    <w:rsid w:val="51BBBC86"/>
    <w:rsid w:val="51F03A1A"/>
    <w:rsid w:val="51F8BB68"/>
    <w:rsid w:val="520D102F"/>
    <w:rsid w:val="525DB186"/>
    <w:rsid w:val="5290D1C9"/>
    <w:rsid w:val="52E3AD74"/>
    <w:rsid w:val="52E752DD"/>
    <w:rsid w:val="5356FF91"/>
    <w:rsid w:val="537CCC68"/>
    <w:rsid w:val="53B14015"/>
    <w:rsid w:val="5402E69B"/>
    <w:rsid w:val="541789A1"/>
    <w:rsid w:val="541BC771"/>
    <w:rsid w:val="542262A3"/>
    <w:rsid w:val="544B6390"/>
    <w:rsid w:val="55096006"/>
    <w:rsid w:val="554BB06F"/>
    <w:rsid w:val="5559A4E9"/>
    <w:rsid w:val="556C2EF6"/>
    <w:rsid w:val="557F3165"/>
    <w:rsid w:val="55AA93E0"/>
    <w:rsid w:val="55B0F086"/>
    <w:rsid w:val="55CCC202"/>
    <w:rsid w:val="55CF8999"/>
    <w:rsid w:val="5636D73E"/>
    <w:rsid w:val="56AF5647"/>
    <w:rsid w:val="56C9E1AE"/>
    <w:rsid w:val="57696797"/>
    <w:rsid w:val="57ADAB3A"/>
    <w:rsid w:val="580F90F5"/>
    <w:rsid w:val="581ACED7"/>
    <w:rsid w:val="582C1BB8"/>
    <w:rsid w:val="584588C0"/>
    <w:rsid w:val="589D3986"/>
    <w:rsid w:val="58B8EC37"/>
    <w:rsid w:val="593F9110"/>
    <w:rsid w:val="5940F40C"/>
    <w:rsid w:val="59A08D69"/>
    <w:rsid w:val="59D60BD6"/>
    <w:rsid w:val="59EC771E"/>
    <w:rsid w:val="5A23CE35"/>
    <w:rsid w:val="5A35DCF3"/>
    <w:rsid w:val="5A6C9430"/>
    <w:rsid w:val="5AA6AA87"/>
    <w:rsid w:val="5AB5E30B"/>
    <w:rsid w:val="5ABA56F1"/>
    <w:rsid w:val="5AD5AAB3"/>
    <w:rsid w:val="5AFF088F"/>
    <w:rsid w:val="5B45CF29"/>
    <w:rsid w:val="5BE9FB38"/>
    <w:rsid w:val="5C38F992"/>
    <w:rsid w:val="5C749E30"/>
    <w:rsid w:val="5C74A074"/>
    <w:rsid w:val="5C74C064"/>
    <w:rsid w:val="5C94029A"/>
    <w:rsid w:val="5C976189"/>
    <w:rsid w:val="5CCA6D0F"/>
    <w:rsid w:val="5CECC0CB"/>
    <w:rsid w:val="5D118906"/>
    <w:rsid w:val="5D1846D3"/>
    <w:rsid w:val="5D2441F6"/>
    <w:rsid w:val="5D677727"/>
    <w:rsid w:val="5DDE9E50"/>
    <w:rsid w:val="5EB3D1C3"/>
    <w:rsid w:val="5ED56C69"/>
    <w:rsid w:val="5F0C3D99"/>
    <w:rsid w:val="5F5D6D7D"/>
    <w:rsid w:val="5F943F34"/>
    <w:rsid w:val="5FD5650C"/>
    <w:rsid w:val="5FE30E8E"/>
    <w:rsid w:val="6073A262"/>
    <w:rsid w:val="607A573B"/>
    <w:rsid w:val="616C4326"/>
    <w:rsid w:val="61A0142C"/>
    <w:rsid w:val="623FFE4A"/>
    <w:rsid w:val="62838F2F"/>
    <w:rsid w:val="62A66CB2"/>
    <w:rsid w:val="62E373C5"/>
    <w:rsid w:val="62E38556"/>
    <w:rsid w:val="631AA93C"/>
    <w:rsid w:val="631CF982"/>
    <w:rsid w:val="6385D4AD"/>
    <w:rsid w:val="63A075F2"/>
    <w:rsid w:val="6418E0B9"/>
    <w:rsid w:val="641FFC6F"/>
    <w:rsid w:val="64372D15"/>
    <w:rsid w:val="644E0BDA"/>
    <w:rsid w:val="646702A6"/>
    <w:rsid w:val="64901DEE"/>
    <w:rsid w:val="64C0DC54"/>
    <w:rsid w:val="64D714F6"/>
    <w:rsid w:val="6502249B"/>
    <w:rsid w:val="6555F044"/>
    <w:rsid w:val="655B6EFF"/>
    <w:rsid w:val="65605009"/>
    <w:rsid w:val="65F92056"/>
    <w:rsid w:val="661B9F46"/>
    <w:rsid w:val="66ADDBF2"/>
    <w:rsid w:val="66C14985"/>
    <w:rsid w:val="6746E7E1"/>
    <w:rsid w:val="675D6040"/>
    <w:rsid w:val="67642CA6"/>
    <w:rsid w:val="67788397"/>
    <w:rsid w:val="67A4E972"/>
    <w:rsid w:val="67A9F9E6"/>
    <w:rsid w:val="67B85D23"/>
    <w:rsid w:val="680575FC"/>
    <w:rsid w:val="681D9709"/>
    <w:rsid w:val="682E0DB4"/>
    <w:rsid w:val="683704AD"/>
    <w:rsid w:val="68B1D607"/>
    <w:rsid w:val="69122BEE"/>
    <w:rsid w:val="69206DFA"/>
    <w:rsid w:val="69E598B1"/>
    <w:rsid w:val="6A0E225E"/>
    <w:rsid w:val="6A36AB53"/>
    <w:rsid w:val="6A7ECA0F"/>
    <w:rsid w:val="6ACC9ECA"/>
    <w:rsid w:val="6B169F15"/>
    <w:rsid w:val="6B413592"/>
    <w:rsid w:val="6B5DCA9E"/>
    <w:rsid w:val="6BA7DEF2"/>
    <w:rsid w:val="6BCCB7F0"/>
    <w:rsid w:val="6C4C6151"/>
    <w:rsid w:val="6C87C4D5"/>
    <w:rsid w:val="6C99EB77"/>
    <w:rsid w:val="6CAD00AE"/>
    <w:rsid w:val="6D893FBC"/>
    <w:rsid w:val="6D99E030"/>
    <w:rsid w:val="6DA1950A"/>
    <w:rsid w:val="6DA96580"/>
    <w:rsid w:val="6DCF4E2B"/>
    <w:rsid w:val="6DE450EE"/>
    <w:rsid w:val="6DEB18DB"/>
    <w:rsid w:val="6E3F4EA8"/>
    <w:rsid w:val="6E88E3DF"/>
    <w:rsid w:val="6EAD87B1"/>
    <w:rsid w:val="6EE3C1DE"/>
    <w:rsid w:val="6EF37A30"/>
    <w:rsid w:val="6EF9B569"/>
    <w:rsid w:val="6F056669"/>
    <w:rsid w:val="6FFA7068"/>
    <w:rsid w:val="703D7E20"/>
    <w:rsid w:val="705EEC0D"/>
    <w:rsid w:val="70786F5C"/>
    <w:rsid w:val="70D61B0E"/>
    <w:rsid w:val="70FB1B07"/>
    <w:rsid w:val="713942EC"/>
    <w:rsid w:val="71C3F291"/>
    <w:rsid w:val="71DC440F"/>
    <w:rsid w:val="7210B2E5"/>
    <w:rsid w:val="7213D869"/>
    <w:rsid w:val="722600ED"/>
    <w:rsid w:val="7274B0FA"/>
    <w:rsid w:val="72A78DF4"/>
    <w:rsid w:val="72C84DB0"/>
    <w:rsid w:val="72E999E1"/>
    <w:rsid w:val="72F0D53B"/>
    <w:rsid w:val="72F7091D"/>
    <w:rsid w:val="733B817C"/>
    <w:rsid w:val="7344955D"/>
    <w:rsid w:val="73BD4E6F"/>
    <w:rsid w:val="73FE3836"/>
    <w:rsid w:val="74186992"/>
    <w:rsid w:val="74683A02"/>
    <w:rsid w:val="74A962CD"/>
    <w:rsid w:val="74D0DA3C"/>
    <w:rsid w:val="75302F5E"/>
    <w:rsid w:val="755045B6"/>
    <w:rsid w:val="755F6D79"/>
    <w:rsid w:val="75DC3695"/>
    <w:rsid w:val="76A9785E"/>
    <w:rsid w:val="76EBEAF7"/>
    <w:rsid w:val="770D299F"/>
    <w:rsid w:val="771D5EF5"/>
    <w:rsid w:val="7726E28B"/>
    <w:rsid w:val="772AD208"/>
    <w:rsid w:val="773297FD"/>
    <w:rsid w:val="7778AAB4"/>
    <w:rsid w:val="77999754"/>
    <w:rsid w:val="77AB1FF7"/>
    <w:rsid w:val="77B293CB"/>
    <w:rsid w:val="77BF8476"/>
    <w:rsid w:val="77E92144"/>
    <w:rsid w:val="7860D788"/>
    <w:rsid w:val="78DE6FDC"/>
    <w:rsid w:val="79785183"/>
    <w:rsid w:val="79838858"/>
    <w:rsid w:val="7989A653"/>
    <w:rsid w:val="798F4206"/>
    <w:rsid w:val="79C277F8"/>
    <w:rsid w:val="7A02D633"/>
    <w:rsid w:val="7A4BB8F1"/>
    <w:rsid w:val="7A660356"/>
    <w:rsid w:val="7AF17A05"/>
    <w:rsid w:val="7B07A171"/>
    <w:rsid w:val="7BE2ED66"/>
    <w:rsid w:val="7BFADD83"/>
    <w:rsid w:val="7C0125A1"/>
    <w:rsid w:val="7C108122"/>
    <w:rsid w:val="7C197E80"/>
    <w:rsid w:val="7C73EE0D"/>
    <w:rsid w:val="7CC5CCAF"/>
    <w:rsid w:val="7D13C827"/>
    <w:rsid w:val="7D259161"/>
    <w:rsid w:val="7D3E828F"/>
    <w:rsid w:val="7D5E903B"/>
    <w:rsid w:val="7DE3EC6D"/>
    <w:rsid w:val="7E3851A2"/>
    <w:rsid w:val="7E566E18"/>
    <w:rsid w:val="7EAE2624"/>
    <w:rsid w:val="7ECE5DFE"/>
    <w:rsid w:val="7ED4B7F3"/>
    <w:rsid w:val="7EEE9B61"/>
    <w:rsid w:val="7FA24A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C508"/>
  <w15:chartTrackingRefBased/>
  <w15:docId w15:val="{ACB6E91A-7BBF-4736-9C4B-DA7A39B60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20"/>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52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2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2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1D7"/>
    <w:rPr>
      <w:rFonts w:eastAsiaTheme="majorEastAsia" w:cstheme="majorBidi"/>
      <w:color w:val="272727" w:themeColor="text1" w:themeTint="D8"/>
    </w:rPr>
  </w:style>
  <w:style w:type="paragraph" w:styleId="Title">
    <w:name w:val="Title"/>
    <w:basedOn w:val="Normal"/>
    <w:next w:val="Normal"/>
    <w:link w:val="TitleChar"/>
    <w:uiPriority w:val="10"/>
    <w:qFormat/>
    <w:rsid w:val="00752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1D7"/>
    <w:pPr>
      <w:spacing w:before="160"/>
      <w:jc w:val="center"/>
    </w:pPr>
    <w:rPr>
      <w:i/>
      <w:iCs/>
      <w:color w:val="404040" w:themeColor="text1" w:themeTint="BF"/>
    </w:rPr>
  </w:style>
  <w:style w:type="character" w:customStyle="1" w:styleId="QuoteChar">
    <w:name w:val="Quote Char"/>
    <w:basedOn w:val="DefaultParagraphFont"/>
    <w:link w:val="Quote"/>
    <w:uiPriority w:val="29"/>
    <w:rsid w:val="007521D7"/>
    <w:rPr>
      <w:i/>
      <w:iCs/>
      <w:color w:val="404040" w:themeColor="text1" w:themeTint="BF"/>
    </w:rPr>
  </w:style>
  <w:style w:type="paragraph" w:styleId="ListParagraph">
    <w:name w:val="List Paragraph"/>
    <w:basedOn w:val="Normal"/>
    <w:uiPriority w:val="34"/>
    <w:qFormat/>
    <w:rsid w:val="007521D7"/>
    <w:pPr>
      <w:ind w:left="720"/>
      <w:contextualSpacing/>
    </w:pPr>
  </w:style>
  <w:style w:type="character" w:styleId="IntenseEmphasis">
    <w:name w:val="Intense Emphasis"/>
    <w:basedOn w:val="DefaultParagraphFont"/>
    <w:uiPriority w:val="21"/>
    <w:qFormat/>
    <w:rsid w:val="007521D7"/>
    <w:rPr>
      <w:i/>
      <w:iCs/>
      <w:color w:val="0F4761" w:themeColor="accent1" w:themeShade="BF"/>
    </w:rPr>
  </w:style>
  <w:style w:type="paragraph" w:styleId="IntenseQuote">
    <w:name w:val="Intense Quote"/>
    <w:basedOn w:val="Normal"/>
    <w:next w:val="Normal"/>
    <w:link w:val="IntenseQuoteChar"/>
    <w:uiPriority w:val="30"/>
    <w:qFormat/>
    <w:rsid w:val="00752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1D7"/>
    <w:rPr>
      <w:i/>
      <w:iCs/>
      <w:color w:val="0F4761" w:themeColor="accent1" w:themeShade="BF"/>
    </w:rPr>
  </w:style>
  <w:style w:type="character" w:styleId="IntenseReference">
    <w:name w:val="Intense Reference"/>
    <w:basedOn w:val="DefaultParagraphFont"/>
    <w:uiPriority w:val="32"/>
    <w:qFormat/>
    <w:rsid w:val="007521D7"/>
    <w:rPr>
      <w:b/>
      <w:bCs/>
      <w:smallCaps/>
      <w:color w:val="0F4761" w:themeColor="accent1" w:themeShade="BF"/>
      <w:spacing w:val="5"/>
    </w:rPr>
  </w:style>
  <w:style w:type="paragraph" w:styleId="Footer">
    <w:name w:val="footer"/>
    <w:basedOn w:val="Normal"/>
    <w:link w:val="FooterChar"/>
    <w:uiPriority w:val="99"/>
    <w:unhideWhenUsed/>
    <w:rsid w:val="00541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420"/>
  </w:style>
  <w:style w:type="paragraph" w:styleId="NoSpacing">
    <w:name w:val="No Spacing"/>
    <w:uiPriority w:val="1"/>
    <w:qFormat/>
    <w:rsid w:val="00541420"/>
    <w:pPr>
      <w:spacing w:after="0" w:line="240" w:lineRule="auto"/>
    </w:pPr>
    <w:rPr>
      <w:rFonts w:eastAsiaTheme="minorEastAsia"/>
      <w:kern w:val="0"/>
      <w:sz w:val="22"/>
      <w:szCs w:val="22"/>
      <w14:ligatures w14:val="none"/>
    </w:rPr>
  </w:style>
  <w:style w:type="paragraph" w:styleId="TOCHeading">
    <w:name w:val="TOC Heading"/>
    <w:basedOn w:val="Heading1"/>
    <w:next w:val="Normal"/>
    <w:uiPriority w:val="39"/>
    <w:unhideWhenUsed/>
    <w:qFormat/>
    <w:rsid w:val="00541420"/>
    <w:pPr>
      <w:spacing w:before="480" w:after="0"/>
      <w:outlineLvl w:val="9"/>
    </w:pPr>
    <w:rPr>
      <w:b/>
      <w:bCs/>
      <w:sz w:val="28"/>
      <w:szCs w:val="28"/>
    </w:rPr>
  </w:style>
  <w:style w:type="table" w:styleId="TableGrid">
    <w:name w:val="Table Grid"/>
    <w:basedOn w:val="TableNormal"/>
    <w:uiPriority w:val="59"/>
    <w:rsid w:val="0054142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1420"/>
    <w:rPr>
      <w:color w:val="467886" w:themeColor="hyperlink"/>
      <w:u w:val="single"/>
    </w:rPr>
  </w:style>
  <w:style w:type="paragraph" w:styleId="TOC1">
    <w:name w:val="toc 1"/>
    <w:basedOn w:val="Normal"/>
    <w:next w:val="Normal"/>
    <w:autoRedefine/>
    <w:uiPriority w:val="39"/>
    <w:unhideWhenUsed/>
    <w:rsid w:val="00541420"/>
    <w:pPr>
      <w:spacing w:after="100"/>
    </w:pPr>
  </w:style>
  <w:style w:type="paragraph" w:customStyle="1" w:styleId="ChartHeaderInformation">
    <w:name w:val="Chart Header Information"/>
    <w:basedOn w:val="Normal"/>
    <w:qFormat/>
    <w:rsid w:val="00541420"/>
    <w:pPr>
      <w:framePr w:hSpace="180" w:wrap="around" w:vAnchor="page" w:hAnchor="margin" w:y="2266"/>
      <w:spacing w:before="120" w:after="120" w:line="240" w:lineRule="auto"/>
      <w:jc w:val="center"/>
    </w:pPr>
    <w:rPr>
      <w:rFonts w:ascii="Cambria" w:eastAsia="Calibri" w:hAnsi="Cambria" w:cs="Times New Roman"/>
      <w:b/>
      <w:color w:val="0066CC"/>
    </w:rPr>
  </w:style>
  <w:style w:type="paragraph" w:customStyle="1" w:styleId="ChartBodyCopy">
    <w:name w:val="Chart Body Copy"/>
    <w:basedOn w:val="Normal"/>
    <w:qFormat/>
    <w:rsid w:val="00541420"/>
    <w:pPr>
      <w:spacing w:before="60" w:after="60" w:line="252" w:lineRule="auto"/>
    </w:pPr>
    <w:rPr>
      <w:rFonts w:ascii="Calibri" w:eastAsia="Calibri" w:hAnsi="Calibri" w:cs="Times New Roman"/>
      <w:color w:val="000000"/>
      <w:sz w:val="20"/>
    </w:rPr>
  </w:style>
  <w:style w:type="paragraph" w:styleId="TOC2">
    <w:name w:val="toc 2"/>
    <w:basedOn w:val="Normal"/>
    <w:next w:val="Normal"/>
    <w:autoRedefine/>
    <w:uiPriority w:val="39"/>
    <w:unhideWhenUsed/>
    <w:rsid w:val="00541420"/>
    <w:pPr>
      <w:widowControl w:val="0"/>
      <w:spacing w:after="100" w:line="240" w:lineRule="atLeast"/>
      <w:ind w:left="200"/>
    </w:pPr>
    <w:rPr>
      <w:rFonts w:ascii="Times New Roman" w:eastAsia="Calibri" w:hAnsi="Times New Roman" w:cs="Times New Roman"/>
      <w:sz w:val="20"/>
      <w:szCs w:val="20"/>
    </w:rPr>
  </w:style>
  <w:style w:type="paragraph" w:styleId="TOC3">
    <w:name w:val="toc 3"/>
    <w:basedOn w:val="Normal"/>
    <w:next w:val="Normal"/>
    <w:autoRedefine/>
    <w:uiPriority w:val="39"/>
    <w:unhideWhenUsed/>
    <w:rsid w:val="00541420"/>
    <w:pPr>
      <w:widowControl w:val="0"/>
      <w:spacing w:after="100" w:line="240" w:lineRule="atLeast"/>
      <w:ind w:left="400"/>
    </w:pPr>
    <w:rPr>
      <w:rFonts w:ascii="Times New Roman" w:eastAsia="Calibri" w:hAnsi="Times New Roman" w:cs="Times New Roman"/>
      <w:sz w:val="20"/>
      <w:szCs w:val="20"/>
    </w:rPr>
  </w:style>
  <w:style w:type="table" w:styleId="TableGridLight">
    <w:name w:val="Grid Table Light"/>
    <w:basedOn w:val="TableNormal"/>
    <w:uiPriority w:val="40"/>
    <w:rsid w:val="00541420"/>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1B6EB2"/>
    <w:rPr>
      <w:rFonts w:ascii="Times New Roman" w:hAnsi="Times New Roman" w:cs="Times New Roman"/>
      <w:sz w:val="24"/>
      <w:szCs w:val="24"/>
    </w:rPr>
  </w:style>
  <w:style w:type="character" w:styleId="Strong">
    <w:name w:val="Strong"/>
    <w:basedOn w:val="DefaultParagraphFont"/>
    <w:uiPriority w:val="22"/>
    <w:qFormat/>
    <w:rsid w:val="002B4788"/>
    <w:rPr>
      <w:b/>
      <w:bCs/>
    </w:rPr>
  </w:style>
  <w:style w:type="paragraph" w:styleId="ListBullet">
    <w:name w:val="List Bullet"/>
    <w:basedOn w:val="Normal"/>
    <w:uiPriority w:val="99"/>
    <w:unhideWhenUsed/>
    <w:rsid w:val="00C63D29"/>
    <w:pPr>
      <w:numPr>
        <w:numId w:val="58"/>
      </w:numPr>
      <w:tabs>
        <w:tab w:val="clear" w:pos="360"/>
      </w:tabs>
      <w:ind w:left="0" w:firstLine="0"/>
      <w:contextualSpacing/>
    </w:pPr>
    <w:rPr>
      <w:rFonts w:ascii="Calibri Light" w:hAnsi="Calibri Light"/>
      <w:sz w:val="20"/>
    </w:rPr>
  </w:style>
  <w:style w:type="paragraph" w:styleId="Header">
    <w:name w:val="header"/>
    <w:basedOn w:val="Normal"/>
    <w:link w:val="HeaderChar"/>
    <w:uiPriority w:val="99"/>
    <w:unhideWhenUsed/>
    <w:rsid w:val="001520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05B"/>
    <w:rPr>
      <w:rFonts w:eastAsiaTheme="minorEastAsia"/>
      <w:kern w:val="0"/>
      <w:sz w:val="22"/>
      <w:szCs w:val="22"/>
      <w14:ligatures w14:val="non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heme="minorEastAsia"/>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B71ED"/>
    <w:rPr>
      <w:b/>
      <w:bCs/>
    </w:rPr>
  </w:style>
  <w:style w:type="character" w:customStyle="1" w:styleId="CommentSubjectChar">
    <w:name w:val="Comment Subject Char"/>
    <w:basedOn w:val="CommentTextChar"/>
    <w:link w:val="CommentSubject"/>
    <w:uiPriority w:val="99"/>
    <w:semiHidden/>
    <w:rsid w:val="002B71ED"/>
    <w:rPr>
      <w:rFonts w:eastAsiaTheme="minorEastAsia"/>
      <w:b/>
      <w:bCs/>
      <w:kern w:val="0"/>
      <w:sz w:val="20"/>
      <w:szCs w:val="20"/>
      <w14:ligatures w14:val="none"/>
    </w:rPr>
  </w:style>
  <w:style w:type="paragraph" w:styleId="Revision">
    <w:name w:val="Revision"/>
    <w:hidden/>
    <w:uiPriority w:val="99"/>
    <w:semiHidden/>
    <w:rsid w:val="002B71ED"/>
    <w:pPr>
      <w:spacing w:after="0" w:line="240" w:lineRule="auto"/>
    </w:pPr>
    <w:rPr>
      <w:rFonts w:eastAsiaTheme="minorEastAsia"/>
      <w:kern w:val="0"/>
      <w:sz w:val="22"/>
      <w:szCs w:val="22"/>
      <w14:ligatures w14:val="none"/>
    </w:rPr>
  </w:style>
  <w:style w:type="character" w:styleId="FollowedHyperlink">
    <w:name w:val="FollowedHyperlink"/>
    <w:basedOn w:val="DefaultParagraphFont"/>
    <w:uiPriority w:val="99"/>
    <w:semiHidden/>
    <w:unhideWhenUsed/>
    <w:rsid w:val="0026190C"/>
    <w:rPr>
      <w:color w:val="96607D" w:themeColor="followedHyperlink"/>
      <w:u w:val="single"/>
    </w:rPr>
  </w:style>
  <w:style w:type="character" w:styleId="UnresolvedMention">
    <w:name w:val="Unresolved Mention"/>
    <w:basedOn w:val="DefaultParagraphFont"/>
    <w:uiPriority w:val="99"/>
    <w:semiHidden/>
    <w:unhideWhenUsed/>
    <w:rsid w:val="00223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hyperlink" Target="https://mfc-my.sharepoint.com/:x:/r/personal/macalge_mfcgd_com/Documents/Project%20Documents/2026/01%20MVP%203%20Stress%20Testing%20Automation/Copy%20of%20IFRS17%2026Q1%20Consolidated%20Sensitivities%20Results%20(part%201)%20-%2020260423%20value%20only%20(B1%20Stress%20Test%20Sample).xlsb?d=w2cd56b2ebeb4432cbda198e7c129155b&amp;csf=1&amp;web=1&amp;e=2TNhxa" TargetMode="External"/><Relationship Id="rId3" Type="http://schemas.openxmlformats.org/officeDocument/2006/relationships/customXml" Target="../customXml/item3.xml"/><Relationship Id="rId21"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25" Type="http://schemas.openxmlformats.org/officeDocument/2006/relationships/hyperlink" Target="https://mfc-my.sharepoint.com/:x:/r/personal/macalge_mfcgd_com/Documents/Project%20Documents/2026/01%20MVP%203%20Stress%20Testing%20Automation/Copy%20of%20IFRS17%2026Q1%20Consolidated%20Sensitivities%20Results%20(part%201)%20-%2020260423%20value%20only%20(B1%20Stress%20Test%20Sample).xlsb?d=w2cd56b2ebeb4432cbda198e7c129155b&amp;csf=1&amp;web=1&amp;e=2TNhxa"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mfc-my.sharepoint.com/:x:/r/personal/macalge_mfcgd_com/Documents/Project%20Documents/2026/01%20MVP%203%20Stress%20Testing%20Automation/MVP%203%20Calculation%20Logic.xlsx?d=w23fd530774cd4d888f6a6e901667d6bc&amp;csf=1&amp;web=1&amp;e=N8BfZW"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28" Type="http://schemas.openxmlformats.org/officeDocument/2006/relationships/hyperlink" Target="https://mfc-my.sharepoint.com/:x:/r/personal/macalge_mfcgd_com/Documents/Project%20Documents/2026/01%20MVP%203%20Stress%20Testing%20Automation/Copy%20of%20IFRS17%2026Q1%20Consolidated%20Sensitivities%20Results%20(part%201)%20-%2020260423%20value%20only%20(B1%20Stress%20Test%20Sample).xlsb?d=w2cd56b2ebeb4432cbda198e7c129155b&amp;csf=1&amp;web=1&amp;e=2TNhxa" TargetMode="External"/><Relationship Id="rId36" Type="http://schemas.microsoft.com/office/2020/10/relationships/intelligence" Target="intelligence2.xml"/><Relationship Id="rId10" Type="http://schemas.openxmlformats.org/officeDocument/2006/relationships/comments" Target="comments.xml"/><Relationship Id="rId19"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mfc.sharepoint.com/:x:/r/sites/GFTRiskProjects/Project%20Library/2026%20Financial%20Risk%20Stress%20Test%20Framework/BarraOne_Asset_Impact_STM.xlsx?d=wea4c8285e6d14adb97352ed13aff38ef&amp;csf=1&amp;web=1&amp;e=Kt3bQ9" TargetMode="External"/><Relationship Id="rId27" Type="http://schemas.openxmlformats.org/officeDocument/2006/relationships/hyperlink" Target="https://mfc-my.sharepoint.com/:x:/r/personal/macalge_mfcgd_com/Documents/Project%20Documents/2026/01%20MVP%203%20Stress%20Testing%20Automation/Copy%20of%20IFRS17%2026Q1%20Consolidated%20Sensitivities%20Results%20(part%201)%20-%2020260423%20value%20only%20(B1%20Stress%20Test%20Sample).xlsb?d=w2cd56b2ebeb4432cbda198e7c129155b&amp;csf=1&amp;web=1&amp;e=2TNhxa" TargetMode="External"/><Relationship Id="rId30" Type="http://schemas.openxmlformats.org/officeDocument/2006/relationships/footer" Target="footer2.xml"/><Relationship Id="rId35"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652110EC-FC3C-4771-9AD4-58A628899BB9}">
    <t:Anchor>
      <t:Comment id="325430213"/>
    </t:Anchor>
    <t:History>
      <t:Event id="{AA8BB656-72B2-4390-8838-723AC1E02E9A}" time="2026-03-26T18:03:55.67Z">
        <t:Attribution userId="S::duttjoy@mfcgd.com::0eb92b0f-3823-4c03-a9c5-3de46fcbb39c" userProvider="AD" userName="Joy Dutta"/>
        <t:Anchor>
          <t:Comment id="325430213"/>
        </t:Anchor>
        <t:Create/>
      </t:Event>
      <t:Event id="{EBE95ACD-C4D5-4540-B646-F088326BA34F}" time="2026-03-26T18:03:55.67Z">
        <t:Attribution userId="S::duttjoy@mfcgd.com::0eb92b0f-3823-4c03-a9c5-3de46fcbb39c" userProvider="AD" userName="Joy Dutta"/>
        <t:Anchor>
          <t:Comment id="325430213"/>
        </t:Anchor>
        <t:Assign userId="S::vinjaso@mfcgd.com::a9d375d7-86d4-4e29-b97e-95ec194437fc" userProvider="AD" userName="Sowmya Vinjam"/>
      </t:Event>
      <t:Event id="{4B7F9E0F-33C4-4850-B804-91CE6801FF92}" time="2026-03-26T18:03:55.67Z">
        <t:Attribution userId="S::duttjoy@mfcgd.com::0eb92b0f-3823-4c03-a9c5-3de46fcbb39c" userProvider="AD" userName="Joy Dutta"/>
        <t:Anchor>
          <t:Comment id="325430213"/>
        </t:Anchor>
        <t:SetTitle title="@Sowmya Vinjam - Not Clear ?? 2 lines"/>
      </t:Event>
      <t:Event id="{7F1E02BA-9557-4415-BEBB-77E785A3CD27}" time="2026-03-27T19:18:20.952Z">
        <t:Attribution userId="S::vinjaso@mfcgd.com::a9d375d7-86d4-4e29-b97e-95ec194437fc" userProvider="AD" userName="Sowmya Vinjam"/>
        <t:Progress percentComplete="100"/>
      </t:Event>
    </t:History>
  </t:Task>
  <t:Task id="{5BD041F6-82A3-4FEF-A339-53A6664DEE1E}">
    <t:Anchor>
      <t:Comment id="2088862180"/>
    </t:Anchor>
    <t:History>
      <t:Event id="{03C34BB2-7362-4582-B287-226067661293}" time="2026-03-27T18:08:48.923Z">
        <t:Attribution userId="S::duttjoy@mfcgd.com::0eb92b0f-3823-4c03-a9c5-3de46fcbb39c" userProvider="AD" userName="Joy Dutta"/>
        <t:Anchor>
          <t:Comment id="2088862180"/>
        </t:Anchor>
        <t:Create/>
      </t:Event>
      <t:Event id="{467BFA6F-7F8F-4009-AF10-0A35E9996526}" time="2026-03-27T18:08:48.923Z">
        <t:Attribution userId="S::duttjoy@mfcgd.com::0eb92b0f-3823-4c03-a9c5-3de46fcbb39c" userProvider="AD" userName="Joy Dutta"/>
        <t:Anchor>
          <t:Comment id="2088862180"/>
        </t:Anchor>
        <t:Assign userId="S::vinjaso@mfcgd.com::a9d375d7-86d4-4e29-b97e-95ec194437fc" userProvider="AD" userName="Sowmya Vinjam"/>
      </t:Event>
      <t:Event id="{C9D80DEE-E4E1-4728-966D-E736643F8E6E}" time="2026-03-27T18:08:48.923Z">
        <t:Attribution userId="S::duttjoy@mfcgd.com::0eb92b0f-3823-4c03-a9c5-3de46fcbb39c" userProvider="AD" userName="Joy Dutta"/>
        <t:Anchor>
          <t:Comment id="2088862180"/>
        </t:Anchor>
        <t:SetTitle title="@Sowmya Vinjam - What's the difference between the 2 Out of Scope items ?"/>
      </t:Event>
      <t:Event id="{A2B1789F-31A4-446D-9063-2325963A1B18}" time="2026-03-27T18:42:59.41Z">
        <t:Attribution userId="S::vinjaso@mfcgd.com::a9d375d7-86d4-4e29-b97e-95ec194437fc" userProvider="AD" userName="Sowmya Vinjam"/>
        <t:Progress percentComplete="100"/>
      </t:Event>
    </t:History>
  </t:Task>
  <t:Task id="{EC76DED6-657B-4F88-8A65-A84DF465C864}">
    <t:Anchor>
      <t:Comment id="2027736065"/>
    </t:Anchor>
    <t:History>
      <t:Event id="{7720B3E7-55E5-4145-9EE9-7A6C41B4CE2F}" time="2026-03-27T19:19:10.528Z">
        <t:Attribution userId="S::vinjaso@mfcgd.com::a9d375d7-86d4-4e29-b97e-95ec194437fc" userProvider="AD" userName="Sowmya Vinjam"/>
        <t:Anchor>
          <t:Comment id="2027736065"/>
        </t:Anchor>
        <t:Create/>
      </t:Event>
      <t:Event id="{22FF902B-634F-4878-A47E-A9988F932167}" time="2026-03-27T19:19:10.528Z">
        <t:Attribution userId="S::vinjaso@mfcgd.com::a9d375d7-86d4-4e29-b97e-95ec194437fc" userProvider="AD" userName="Sowmya Vinjam"/>
        <t:Anchor>
          <t:Comment id="2027736065"/>
        </t:Anchor>
        <t:Assign userId="S::duttjoy@MFCGD.COM::0eb92b0f-3823-4c03-a9c5-3de46fcbb39c" userProvider="AD" userName="Joy Dutta"/>
      </t:Event>
      <t:Event id="{28833FE1-E204-480B-B8B6-9DEB86D732FF}" time="2026-03-27T19:19:10.528Z">
        <t:Attribution userId="S::vinjaso@mfcgd.com::a9d375d7-86d4-4e29-b97e-95ec194437fc" userProvider="AD" userName="Sowmya Vinjam"/>
        <t:Anchor>
          <t:Comment id="2027736065"/>
        </t:Anchor>
        <t:SetTitle title="@Joy Dutta :added the pictures for each step please check"/>
      </t:Event>
    </t:History>
  </t:Task>
  <t:Task id="{5EE9F5EC-6466-4039-AC0F-11AF991F074D}">
    <t:Anchor>
      <t:Comment id="2125239112"/>
    </t:Anchor>
    <t:History>
      <t:Event id="{9835BAF8-3D33-454F-8A85-A5CEB59CCBF3}" time="2026-03-26T18:03:04.593Z">
        <t:Attribution userId="S::duttjoy@mfcgd.com::0eb92b0f-3823-4c03-a9c5-3de46fcbb39c" userProvider="AD" userName="Joy Dutta"/>
        <t:Anchor>
          <t:Comment id="2125239112"/>
        </t:Anchor>
        <t:Create/>
      </t:Event>
      <t:Event id="{622F229C-268D-4C57-BA61-98CF53D21BA0}" time="2026-03-26T18:03:04.593Z">
        <t:Attribution userId="S::duttjoy@mfcgd.com::0eb92b0f-3823-4c03-a9c5-3de46fcbb39c" userProvider="AD" userName="Joy Dutta"/>
        <t:Anchor>
          <t:Comment id="2125239112"/>
        </t:Anchor>
        <t:Assign userId="S::vinjaso@mfcgd.com::a9d375d7-86d4-4e29-b97e-95ec194437fc" userProvider="AD" userName="Sowmya Vinjam"/>
      </t:Event>
      <t:Event id="{ABC57A0E-F1E7-4C11-8E2A-609F0DAD00FD}" time="2026-03-26T18:03:04.593Z">
        <t:Attribution userId="S::duttjoy@mfcgd.com::0eb92b0f-3823-4c03-a9c5-3de46fcbb39c" userProvider="AD" userName="Joy Dutta"/>
        <t:Anchor>
          <t:Comment id="2125239112"/>
        </t:Anchor>
        <t:SetTitle title="@Sowmya Vinjam - Check with Han - Business Value of this exercise needs to be communicated If Results are already given by BRC Board Risk Committee - Why are we doing this framework to calculate"/>
      </t:Event>
      <t:Event id="{E790CE99-9024-4A19-9D1F-C94E708B557F}" time="2026-03-27T18:43:34.289Z">
        <t:Attribution userId="S::vinjaso@mfcgd.com::a9d375d7-86d4-4e29-b97e-95ec194437fc" userProvider="AD" userName="Sowmya Vinjam"/>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12886e0-e552-4999-964a-a6c2f4ccb2b1" xsi:nil="true"/>
    <lcf76f155ced4ddcb4097134ff3c332f xmlns="877e9747-9192-4fed-b5ad-c8f710f37076">
      <Terms xmlns="http://schemas.microsoft.com/office/infopath/2007/PartnerControls"/>
    </lcf76f155ced4ddcb4097134ff3c332f>
    <choice xmlns="877e9747-9192-4fed-b5ad-c8f710f37076" xsi:nil="true"/>
    <Status xmlns="877e9747-9192-4fed-b5ad-c8f710f37076">New</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0A95DD8753864ABCE5372321CEDC70" ma:contentTypeVersion="19" ma:contentTypeDescription="Create a new document." ma:contentTypeScope="" ma:versionID="1d947067c0f5152b7168abe4f59955f4">
  <xsd:schema xmlns:xsd="http://www.w3.org/2001/XMLSchema" xmlns:xs="http://www.w3.org/2001/XMLSchema" xmlns:p="http://schemas.microsoft.com/office/2006/metadata/properties" xmlns:ns2="877e9747-9192-4fed-b5ad-c8f710f37076" xmlns:ns3="56446a07-ce7e-4997-9e7c-a37e3cfa0a0f" xmlns:ns4="c12886e0-e552-4999-964a-a6c2f4ccb2b1" targetNamespace="http://schemas.microsoft.com/office/2006/metadata/properties" ma:root="true" ma:fieldsID="922567cbb716cbb52e172def25b43098" ns2:_="" ns3:_="" ns4:_="">
    <xsd:import namespace="877e9747-9192-4fed-b5ad-c8f710f37076"/>
    <xsd:import namespace="56446a07-ce7e-4997-9e7c-a37e3cfa0a0f"/>
    <xsd:import namespace="c12886e0-e552-4999-964a-a6c2f4ccb2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element ref="ns3:SharedWithUsers" minOccurs="0"/>
                <xsd:element ref="ns3:SharedWithDetails" minOccurs="0"/>
                <xsd:element ref="ns2:MediaLengthInSeconds" minOccurs="0"/>
                <xsd:element ref="ns2:lcf76f155ced4ddcb4097134ff3c332f" minOccurs="0"/>
                <xsd:element ref="ns4:TaxCatchAll" minOccurs="0"/>
                <xsd:element ref="ns2:Status" minOccurs="0"/>
                <xsd:element ref="ns2:choi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e9747-9192-4fed-b5ad-c8f710f370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c039845-d277-466e-a9af-ee1ca770c935" ma:termSetId="09814cd3-568e-fe90-9814-8d621ff8fb84" ma:anchorId="fba54fb3-c3e1-fe81-a776-ca4b69148c4d" ma:open="true" ma:isKeyword="false">
      <xsd:complexType>
        <xsd:sequence>
          <xsd:element ref="pc:Terms" minOccurs="0" maxOccurs="1"/>
        </xsd:sequence>
      </xsd:complexType>
    </xsd:element>
    <xsd:element name="Status" ma:index="25" nillable="true" ma:displayName="Status" ma:default="New" ma:format="Dropdown" ma:internalName="Status">
      <xsd:simpleType>
        <xsd:restriction base="dms:Choice">
          <xsd:enumeration value="New"/>
          <xsd:enumeration value="Approved"/>
          <xsd:enumeration value="Under Review"/>
          <xsd:enumeration value="Rejected"/>
        </xsd:restriction>
      </xsd:simpleType>
    </xsd:element>
    <xsd:element name="choice" ma:index="26" nillable="true" ma:displayName="choice " ma:format="Dropdown" ma:internalName="choice">
      <xsd:simpleType>
        <xsd:restriction base="dms:Choice">
          <xsd:enumeration value="Choice 1"/>
          <xsd:enumeration value="Choice 2"/>
          <xsd:enumeration value="Choice 3"/>
        </xsd:restriction>
      </xsd:simpleType>
    </xsd:element>
  </xsd:schema>
  <xsd:schema xmlns:xsd="http://www.w3.org/2001/XMLSchema" xmlns:xs="http://www.w3.org/2001/XMLSchema" xmlns:dms="http://schemas.microsoft.com/office/2006/documentManagement/types" xmlns:pc="http://schemas.microsoft.com/office/infopath/2007/PartnerControls" targetNamespace="56446a07-ce7e-4997-9e7c-a37e3cfa0a0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2886e0-e552-4999-964a-a6c2f4ccb2b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a9cfc92c-5bd6-4352-83e3-22d40441cca3}" ma:internalName="TaxCatchAll" ma:showField="CatchAllData" ma:web="56446a07-ce7e-4997-9e7c-a37e3cfa0a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3B386C-A917-4D08-AA98-15B72A710FDE}">
  <ds:schemaRefs>
    <ds:schemaRef ds:uri="http://schemas.microsoft.com/office/2006/metadata/properties"/>
    <ds:schemaRef ds:uri="http://schemas.microsoft.com/office/infopath/2007/PartnerControls"/>
    <ds:schemaRef ds:uri="f2375646-f766-42b9-966b-c945a0806887"/>
    <ds:schemaRef ds:uri="aff3a22c-b168-43d8-a67e-e3f2f0ba7740"/>
  </ds:schemaRefs>
</ds:datastoreItem>
</file>

<file path=customXml/itemProps2.xml><?xml version="1.0" encoding="utf-8"?>
<ds:datastoreItem xmlns:ds="http://schemas.openxmlformats.org/officeDocument/2006/customXml" ds:itemID="{920F80CE-4629-44F8-A1BF-D30C3C393CC1}">
  <ds:schemaRefs>
    <ds:schemaRef ds:uri="http://schemas.microsoft.com/sharepoint/v3/contenttype/forms"/>
  </ds:schemaRefs>
</ds:datastoreItem>
</file>

<file path=customXml/itemProps3.xml><?xml version="1.0" encoding="utf-8"?>
<ds:datastoreItem xmlns:ds="http://schemas.openxmlformats.org/officeDocument/2006/customXml" ds:itemID="{8B9609A7-B569-4DD6-A53E-7F5B0A8DF099}"/>
</file>

<file path=docProps/app.xml><?xml version="1.0" encoding="utf-8"?>
<Properties xmlns="http://schemas.openxmlformats.org/officeDocument/2006/extended-properties" xmlns:vt="http://schemas.openxmlformats.org/officeDocument/2006/docPropsVTypes">
  <Template>Normal.dotm</Template>
  <TotalTime>63</TotalTime>
  <Pages>32</Pages>
  <Words>5951</Words>
  <Characters>33927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Vinjam</dc:creator>
  <cp:keywords/>
  <dc:description/>
  <cp:lastModifiedBy>Jeanine Kwong</cp:lastModifiedBy>
  <cp:revision>63</cp:revision>
  <dcterms:created xsi:type="dcterms:W3CDTF">2026-05-22T20:38:00Z</dcterms:created>
  <dcterms:modified xsi:type="dcterms:W3CDTF">2026-05-22T21:37:00Z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2d27ed2c,56b684d5,37851f2b</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y fmtid="{D5CDD505-2E9C-101B-9397-08002B2CF9AE}" pid="5" name="MSIP_Label_3c9aa860-6a65-4942-a19a-0478291725e1_Enabled">
    <vt:lpwstr>true</vt:lpwstr>
  </property>
  <property fmtid="{D5CDD505-2E9C-101B-9397-08002B2CF9AE}" pid="6" name="MSIP_Label_3c9aa860-6a65-4942-a19a-0478291725e1_SetDate">
    <vt:lpwstr>2025-12-17T16:42:19Z</vt:lpwstr>
  </property>
  <property fmtid="{D5CDD505-2E9C-101B-9397-08002B2CF9AE}" pid="7" name="MSIP_Label_3c9aa860-6a65-4942-a19a-0478291725e1_Method">
    <vt:lpwstr>Privileged</vt:lpwstr>
  </property>
  <property fmtid="{D5CDD505-2E9C-101B-9397-08002B2CF9AE}" pid="8" name="MSIP_Label_3c9aa860-6a65-4942-a19a-0478291725e1_Name">
    <vt:lpwstr>CONFIDENTIAL</vt:lpwstr>
  </property>
  <property fmtid="{D5CDD505-2E9C-101B-9397-08002B2CF9AE}" pid="9" name="MSIP_Label_3c9aa860-6a65-4942-a19a-0478291725e1_SiteId">
    <vt:lpwstr>5d3e2773-e07f-4432-a630-1a0f68a28a05</vt:lpwstr>
  </property>
  <property fmtid="{D5CDD505-2E9C-101B-9397-08002B2CF9AE}" pid="10" name="MSIP_Label_3c9aa860-6a65-4942-a19a-0478291725e1_ActionId">
    <vt:lpwstr>6a114b66-2cfd-478d-b441-c78edb52fdd8</vt:lpwstr>
  </property>
  <property fmtid="{D5CDD505-2E9C-101B-9397-08002B2CF9AE}" pid="11" name="MSIP_Label_3c9aa860-6a65-4942-a19a-0478291725e1_ContentBits">
    <vt:lpwstr>2</vt:lpwstr>
  </property>
  <property fmtid="{D5CDD505-2E9C-101B-9397-08002B2CF9AE}" pid="12" name="MSIP_Label_3c9aa860-6a65-4942-a19a-0478291725e1_Tag">
    <vt:lpwstr>10, 0, 1, 1</vt:lpwstr>
  </property>
  <property fmtid="{D5CDD505-2E9C-101B-9397-08002B2CF9AE}" pid="13" name="ContentTypeId">
    <vt:lpwstr>0x0101000E0A95DD8753864ABCE5372321CEDC70</vt:lpwstr>
  </property>
  <property fmtid="{D5CDD505-2E9C-101B-9397-08002B2CF9AE}" pid="14" name="MediaServiceImageTags">
    <vt:lpwstr/>
  </property>
</Properties>
</file>